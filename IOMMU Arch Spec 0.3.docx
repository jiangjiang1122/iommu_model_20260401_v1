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黑体" w:eastAsia="黑体" w:hAnsi="黑体"/>
          <w:b/>
          <w:bCs/>
          <w:sz w:val="28"/>
          <w:szCs w:val="32"/>
        </w:rPr>
        <w:id w:val="-1962405518"/>
        <w:docPartObj>
          <w:docPartGallery w:val="Cover Pages"/>
          <w:docPartUnique/>
        </w:docPartObj>
      </w:sdtPr>
      <w:sdtEndPr>
        <w:rPr>
          <w:b w:val="0"/>
          <w:bCs w:val="0"/>
          <w:sz w:val="21"/>
          <w:szCs w:val="22"/>
        </w:rPr>
      </w:sdtEndPr>
      <w:sdtContent>
        <w:p w14:paraId="19282EF5" w14:textId="74441A9E" w:rsidR="005C2039" w:rsidRPr="000B0F20" w:rsidRDefault="005C2039" w:rsidP="00266CF7">
          <w:pPr>
            <w:jc w:val="center"/>
            <w:rPr>
              <w:rFonts w:ascii="黑体" w:eastAsia="黑体" w:hAnsi="黑体" w:cs="Arial Unicode MS" w:hint="eastAsia"/>
              <w:b/>
              <w:sz w:val="44"/>
              <w:szCs w:val="44"/>
            </w:rPr>
          </w:pPr>
        </w:p>
        <w:p w14:paraId="359E299F" w14:textId="7DC1E9BA" w:rsidR="005C2039" w:rsidRPr="000B0F20" w:rsidRDefault="005C2039" w:rsidP="004B72B5">
          <w:pPr>
            <w:ind w:firstLine="881"/>
            <w:rPr>
              <w:rFonts w:ascii="黑体" w:eastAsia="黑体" w:hAnsi="黑体" w:cs="Arial Unicode MS" w:hint="eastAsia"/>
              <w:b/>
              <w:sz w:val="44"/>
              <w:szCs w:val="44"/>
            </w:rPr>
          </w:pPr>
        </w:p>
        <w:p w14:paraId="0FAF9095" w14:textId="77777777" w:rsidR="005C2039" w:rsidRPr="000B0F20" w:rsidRDefault="005C2039" w:rsidP="004B72B5">
          <w:pPr>
            <w:ind w:firstLine="881"/>
            <w:rPr>
              <w:rFonts w:ascii="黑体" w:eastAsia="黑体" w:hAnsi="黑体" w:cs="Arial Unicode MS" w:hint="eastAsia"/>
              <w:b/>
              <w:sz w:val="44"/>
              <w:szCs w:val="44"/>
            </w:rPr>
          </w:pPr>
        </w:p>
        <w:p w14:paraId="5D4A531C" w14:textId="77777777" w:rsidR="005C2039" w:rsidRPr="000B0F20" w:rsidRDefault="005C2039" w:rsidP="005C2039">
          <w:pPr>
            <w:jc w:val="center"/>
            <w:rPr>
              <w:rFonts w:ascii="黑体" w:eastAsia="黑体" w:hAnsi="黑体" w:cs="Arial Unicode MS" w:hint="eastAsia"/>
              <w:b/>
              <w:sz w:val="24"/>
              <w:szCs w:val="44"/>
            </w:rPr>
          </w:pPr>
        </w:p>
        <w:p w14:paraId="07632EBE" w14:textId="6109680E" w:rsidR="005C2039" w:rsidRPr="000B0F20" w:rsidRDefault="008A2B1D" w:rsidP="005C2039">
          <w:pPr>
            <w:jc w:val="center"/>
            <w:rPr>
              <w:rFonts w:ascii="黑体" w:eastAsia="黑体" w:hAnsi="黑体" w:hint="eastAsia"/>
              <w:color w:val="0070C0"/>
              <w:sz w:val="24"/>
              <w:szCs w:val="24"/>
            </w:rPr>
          </w:pPr>
          <w:r>
            <w:rPr>
              <w:rFonts w:ascii="黑体" w:eastAsia="黑体" w:hAnsi="黑体" w:cs="Arial Unicode MS" w:hint="eastAsia"/>
              <w:b/>
              <w:sz w:val="52"/>
              <w:szCs w:val="52"/>
            </w:rPr>
            <w:t>IOMMU</w:t>
          </w:r>
          <w:r w:rsidR="00266CF7" w:rsidRPr="00266CF7">
            <w:rPr>
              <w:rFonts w:ascii="黑体" w:eastAsia="黑体" w:hAnsi="黑体" w:cs="Arial Unicode MS"/>
              <w:b/>
              <w:sz w:val="52"/>
              <w:szCs w:val="52"/>
            </w:rPr>
            <w:t xml:space="preserve"> Architecture Spec</w:t>
          </w:r>
        </w:p>
        <w:p w14:paraId="0304F323" w14:textId="6DD0335F" w:rsidR="005C2039" w:rsidRPr="000B0F20" w:rsidRDefault="005C2039" w:rsidP="005C2039">
          <w:pPr>
            <w:jc w:val="center"/>
            <w:rPr>
              <w:rFonts w:ascii="黑体" w:eastAsia="黑体" w:hAnsi="黑体" w:hint="eastAsia"/>
              <w:sz w:val="24"/>
              <w:szCs w:val="24"/>
            </w:rPr>
          </w:pPr>
          <w:r w:rsidRPr="000B0F20">
            <w:rPr>
              <w:rFonts w:ascii="黑体" w:eastAsia="黑体" w:hAnsi="黑体" w:hint="eastAsia"/>
              <w:sz w:val="24"/>
              <w:szCs w:val="24"/>
            </w:rPr>
            <w:t>版 本 号：</w:t>
          </w:r>
          <w:r w:rsidRPr="000B0F20">
            <w:rPr>
              <w:rFonts w:ascii="黑体" w:eastAsia="黑体" w:hAnsi="黑体"/>
              <w:sz w:val="24"/>
              <w:szCs w:val="24"/>
            </w:rPr>
            <w:t>V</w:t>
          </w:r>
          <w:r w:rsidR="00720EBE">
            <w:rPr>
              <w:rFonts w:ascii="黑体" w:eastAsia="黑体" w:hAnsi="黑体" w:hint="eastAsia"/>
              <w:sz w:val="24"/>
              <w:szCs w:val="24"/>
            </w:rPr>
            <w:t>0</w:t>
          </w:r>
          <w:r w:rsidRPr="000B0F20">
            <w:rPr>
              <w:rFonts w:ascii="黑体" w:eastAsia="黑体" w:hAnsi="黑体"/>
              <w:sz w:val="24"/>
              <w:szCs w:val="24"/>
            </w:rPr>
            <w:t>.</w:t>
          </w:r>
          <w:r w:rsidR="008A2B1D">
            <w:rPr>
              <w:rFonts w:ascii="黑体" w:eastAsia="黑体" w:hAnsi="黑体" w:hint="eastAsia"/>
              <w:sz w:val="24"/>
              <w:szCs w:val="24"/>
            </w:rPr>
            <w:t>3</w:t>
          </w:r>
        </w:p>
        <w:p w14:paraId="6FF03D75" w14:textId="2CC90C52" w:rsidR="005C2039" w:rsidRPr="000B0F20" w:rsidRDefault="005C2039" w:rsidP="005C2039">
          <w:pPr>
            <w:jc w:val="center"/>
            <w:rPr>
              <w:rFonts w:ascii="黑体" w:eastAsia="黑体" w:hAnsi="黑体" w:hint="eastAsia"/>
              <w:sz w:val="24"/>
              <w:szCs w:val="24"/>
            </w:rPr>
          </w:pPr>
          <w:r w:rsidRPr="000B0F20">
            <w:rPr>
              <w:rFonts w:ascii="黑体" w:eastAsia="黑体" w:hAnsi="黑体" w:hint="eastAsia"/>
              <w:sz w:val="24"/>
              <w:szCs w:val="24"/>
            </w:rPr>
            <w:t>文件编码：</w:t>
          </w:r>
        </w:p>
        <w:p w14:paraId="6E72B71A" w14:textId="77777777" w:rsidR="005C2039" w:rsidRPr="000B0F20" w:rsidRDefault="005C2039" w:rsidP="005C2039">
          <w:pPr>
            <w:jc w:val="center"/>
            <w:rPr>
              <w:rFonts w:ascii="黑体" w:eastAsia="黑体" w:hAnsi="黑体" w:hint="eastAsia"/>
              <w:color w:val="0070C0"/>
              <w:sz w:val="20"/>
            </w:rPr>
          </w:pPr>
        </w:p>
        <w:p w14:paraId="6902CD51" w14:textId="77777777" w:rsidR="005C2039" w:rsidRPr="000B0F20" w:rsidRDefault="005C2039" w:rsidP="005C2039">
          <w:pPr>
            <w:rPr>
              <w:rFonts w:ascii="黑体" w:eastAsia="黑体" w:hAnsi="黑体" w:hint="eastAsia"/>
              <w:b/>
              <w:color w:val="0070C0"/>
              <w:szCs w:val="21"/>
            </w:rPr>
          </w:pPr>
        </w:p>
        <w:p w14:paraId="2B8B91B1" w14:textId="77777777" w:rsidR="005C2039" w:rsidRPr="000B0F20" w:rsidRDefault="005C2039" w:rsidP="005C2039">
          <w:pPr>
            <w:tabs>
              <w:tab w:val="left" w:pos="1335"/>
              <w:tab w:val="center" w:pos="4819"/>
            </w:tabs>
            <w:jc w:val="center"/>
            <w:rPr>
              <w:rFonts w:ascii="黑体" w:eastAsia="黑体" w:hAnsi="黑体" w:hint="eastAsia"/>
              <w:b/>
              <w:sz w:val="32"/>
              <w:szCs w:val="32"/>
            </w:rPr>
          </w:pPr>
          <w:r w:rsidRPr="000B0F20">
            <w:rPr>
              <w:rFonts w:ascii="黑体" w:eastAsia="黑体" w:hAnsi="黑体"/>
              <w:b/>
              <w:sz w:val="32"/>
              <w:szCs w:val="32"/>
            </w:rPr>
            <w:t>文件摘要</w:t>
          </w: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3402"/>
            <w:gridCol w:w="1418"/>
            <w:gridCol w:w="3988"/>
          </w:tblGrid>
          <w:tr w:rsidR="005C2039" w:rsidRPr="000B0F20" w14:paraId="05725525" w14:textId="77777777" w:rsidTr="00D1601E">
            <w:trPr>
              <w:trHeight w:val="510"/>
              <w:jc w:val="center"/>
            </w:trPr>
            <w:tc>
              <w:tcPr>
                <w:tcW w:w="1242" w:type="dxa"/>
                <w:tcBorders>
                  <w:top w:val="double" w:sz="4" w:space="0" w:color="auto"/>
                  <w:left w:val="double" w:sz="4" w:space="0" w:color="auto"/>
                </w:tcBorders>
                <w:shd w:val="clear" w:color="auto" w:fill="D9D9D9"/>
                <w:vAlign w:val="center"/>
              </w:tcPr>
              <w:p w14:paraId="2460F10B"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文件名称</w:t>
                </w:r>
              </w:p>
            </w:tc>
            <w:tc>
              <w:tcPr>
                <w:tcW w:w="8808" w:type="dxa"/>
                <w:gridSpan w:val="3"/>
                <w:tcBorders>
                  <w:top w:val="double" w:sz="4" w:space="0" w:color="auto"/>
                  <w:right w:val="double" w:sz="4" w:space="0" w:color="auto"/>
                </w:tcBorders>
                <w:shd w:val="clear" w:color="auto" w:fill="auto"/>
                <w:vAlign w:val="center"/>
              </w:tcPr>
              <w:p w14:paraId="360C0040" w14:textId="535D95C6" w:rsidR="005C2039" w:rsidRPr="000B0F20" w:rsidRDefault="00AC38D7" w:rsidP="00D12962">
                <w:pPr>
                  <w:adjustRightInd w:val="0"/>
                  <w:snapToGrid w:val="0"/>
                  <w:rPr>
                    <w:rFonts w:ascii="黑体" w:eastAsia="黑体" w:hAnsi="黑体" w:cs="Arial" w:hint="eastAsia"/>
                    <w:color w:val="FF0000"/>
                  </w:rPr>
                </w:pPr>
                <w:r>
                  <w:rPr>
                    <w:rFonts w:ascii="黑体" w:eastAsia="黑体" w:hAnsi="黑体" w:cs="宋体" w:hint="eastAsia"/>
                    <w:bCs/>
                    <w:color w:val="000000"/>
                  </w:rPr>
                  <w:t>IOMMU</w:t>
                </w:r>
                <w:r w:rsidR="00266CF7" w:rsidRPr="00266CF7">
                  <w:rPr>
                    <w:rFonts w:ascii="黑体" w:eastAsia="黑体" w:hAnsi="黑体" w:cs="宋体"/>
                    <w:bCs/>
                    <w:color w:val="000000"/>
                  </w:rPr>
                  <w:t xml:space="preserve"> Architecture Spec</w:t>
                </w:r>
              </w:p>
            </w:tc>
          </w:tr>
          <w:tr w:rsidR="005C2039" w:rsidRPr="000B0F20" w14:paraId="2AFE0F32" w14:textId="77777777" w:rsidTr="00D1601E">
            <w:trPr>
              <w:trHeight w:val="510"/>
              <w:jc w:val="center"/>
            </w:trPr>
            <w:tc>
              <w:tcPr>
                <w:tcW w:w="1242" w:type="dxa"/>
                <w:tcBorders>
                  <w:left w:val="double" w:sz="4" w:space="0" w:color="auto"/>
                </w:tcBorders>
                <w:shd w:val="clear" w:color="auto" w:fill="D9D9D9"/>
                <w:vAlign w:val="center"/>
              </w:tcPr>
              <w:p w14:paraId="0E392145"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文件编码</w:t>
                </w:r>
              </w:p>
            </w:tc>
            <w:tc>
              <w:tcPr>
                <w:tcW w:w="3402" w:type="dxa"/>
                <w:shd w:val="clear" w:color="auto" w:fill="auto"/>
                <w:vAlign w:val="center"/>
              </w:tcPr>
              <w:p w14:paraId="40BE09B7" w14:textId="138FA9D9" w:rsidR="005C2039" w:rsidRPr="000B0F20" w:rsidRDefault="005C2039" w:rsidP="00D12962">
                <w:pPr>
                  <w:rPr>
                    <w:rFonts w:ascii="黑体" w:eastAsia="黑体" w:hAnsi="黑体" w:cs="Arial" w:hint="eastAsia"/>
                    <w:b/>
                    <w:color w:val="000080"/>
                  </w:rPr>
                </w:pPr>
              </w:p>
            </w:tc>
            <w:tc>
              <w:tcPr>
                <w:tcW w:w="1418" w:type="dxa"/>
                <w:shd w:val="clear" w:color="auto" w:fill="D9D9D9"/>
                <w:vAlign w:val="center"/>
              </w:tcPr>
              <w:p w14:paraId="55878D6B" w14:textId="77777777" w:rsidR="005C2039" w:rsidRPr="000B0F20" w:rsidRDefault="005C2039" w:rsidP="00D12962">
                <w:pPr>
                  <w:adjustRightInd w:val="0"/>
                  <w:snapToGrid w:val="0"/>
                  <w:jc w:val="center"/>
                  <w:rPr>
                    <w:rFonts w:ascii="黑体" w:eastAsia="黑体" w:hAnsi="黑体" w:cs="宋体" w:hint="eastAsia"/>
                    <w:b/>
                  </w:rPr>
                </w:pPr>
                <w:r w:rsidRPr="000B0F20">
                  <w:rPr>
                    <w:rFonts w:ascii="黑体" w:eastAsia="黑体" w:hAnsi="黑体" w:cs="宋体" w:hint="eastAsia"/>
                  </w:rPr>
                  <w:t>生效日期</w:t>
                </w:r>
              </w:p>
            </w:tc>
            <w:tc>
              <w:tcPr>
                <w:tcW w:w="3988" w:type="dxa"/>
                <w:tcBorders>
                  <w:right w:val="double" w:sz="4" w:space="0" w:color="auto"/>
                </w:tcBorders>
                <w:shd w:val="clear" w:color="auto" w:fill="auto"/>
                <w:vAlign w:val="center"/>
              </w:tcPr>
              <w:p w14:paraId="4C4916D7" w14:textId="0D882A39" w:rsidR="005C2039" w:rsidRPr="000B0F20" w:rsidRDefault="005C2039" w:rsidP="00D12962">
                <w:pPr>
                  <w:adjustRightInd w:val="0"/>
                  <w:snapToGrid w:val="0"/>
                  <w:rPr>
                    <w:rFonts w:ascii="黑体" w:eastAsia="黑体" w:hAnsi="黑体" w:cs="宋体" w:hint="eastAsia"/>
                    <w:b/>
                  </w:rPr>
                </w:pPr>
              </w:p>
            </w:tc>
          </w:tr>
          <w:tr w:rsidR="005C2039" w:rsidRPr="000B0F20" w14:paraId="210D1CBE" w14:textId="77777777" w:rsidTr="00D1601E">
            <w:trPr>
              <w:trHeight w:val="510"/>
              <w:jc w:val="center"/>
            </w:trPr>
            <w:tc>
              <w:tcPr>
                <w:tcW w:w="1242" w:type="dxa"/>
                <w:tcBorders>
                  <w:left w:val="double" w:sz="4" w:space="0" w:color="auto"/>
                </w:tcBorders>
                <w:shd w:val="clear" w:color="auto" w:fill="D9D9D9"/>
                <w:vAlign w:val="center"/>
              </w:tcPr>
              <w:p w14:paraId="6F99C9E0"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 xml:space="preserve">版 </w:t>
                </w:r>
                <w:r w:rsidRPr="000B0F20">
                  <w:rPr>
                    <w:rFonts w:ascii="黑体" w:eastAsia="黑体" w:hAnsi="黑体" w:cs="宋体"/>
                    <w:bCs/>
                    <w:color w:val="000000"/>
                  </w:rPr>
                  <w:t xml:space="preserve"> </w:t>
                </w:r>
                <w:r w:rsidRPr="000B0F20">
                  <w:rPr>
                    <w:rFonts w:ascii="黑体" w:eastAsia="黑体" w:hAnsi="黑体" w:cs="宋体" w:hint="eastAsia"/>
                    <w:bCs/>
                    <w:color w:val="000000"/>
                  </w:rPr>
                  <w:t xml:space="preserve">  本</w:t>
                </w:r>
              </w:p>
            </w:tc>
            <w:tc>
              <w:tcPr>
                <w:tcW w:w="3402" w:type="dxa"/>
                <w:shd w:val="clear" w:color="auto" w:fill="auto"/>
                <w:vAlign w:val="center"/>
              </w:tcPr>
              <w:p w14:paraId="79E298F9" w14:textId="229B4D8D" w:rsidR="005C2039" w:rsidRPr="000B0F20" w:rsidRDefault="00280610" w:rsidP="00890287">
                <w:pPr>
                  <w:rPr>
                    <w:rFonts w:ascii="黑体" w:eastAsia="黑体" w:hAnsi="黑体" w:cs="宋体" w:hint="eastAsia"/>
                    <w:bCs/>
                    <w:color w:val="000000"/>
                  </w:rPr>
                </w:pPr>
                <w:r>
                  <w:rPr>
                    <w:rFonts w:ascii="黑体" w:eastAsia="黑体" w:hAnsi="黑体" w:cs="宋体" w:hint="eastAsia"/>
                    <w:bCs/>
                    <w:color w:val="000000"/>
                  </w:rPr>
                  <w:t>0</w:t>
                </w:r>
                <w:r>
                  <w:rPr>
                    <w:rFonts w:ascii="黑体" w:eastAsia="黑体" w:hAnsi="黑体" w:cs="宋体"/>
                    <w:bCs/>
                    <w:color w:val="000000"/>
                  </w:rPr>
                  <w:t>.</w:t>
                </w:r>
                <w:r w:rsidR="00AC38D7">
                  <w:rPr>
                    <w:rFonts w:ascii="黑体" w:eastAsia="黑体" w:hAnsi="黑体" w:cs="宋体" w:hint="eastAsia"/>
                    <w:bCs/>
                    <w:color w:val="000000"/>
                  </w:rPr>
                  <w:t>3</w:t>
                </w:r>
              </w:p>
            </w:tc>
            <w:tc>
              <w:tcPr>
                <w:tcW w:w="1418" w:type="dxa"/>
                <w:shd w:val="clear" w:color="auto" w:fill="D9D9D9"/>
                <w:vAlign w:val="center"/>
              </w:tcPr>
              <w:p w14:paraId="05137961" w14:textId="77777777" w:rsidR="005C2039" w:rsidRPr="000B0F20" w:rsidRDefault="005C2039" w:rsidP="00D12962">
                <w:pPr>
                  <w:adjustRightInd w:val="0"/>
                  <w:snapToGrid w:val="0"/>
                  <w:jc w:val="center"/>
                  <w:rPr>
                    <w:rFonts w:ascii="黑体" w:eastAsia="黑体" w:hAnsi="黑体" w:cs="宋体" w:hint="eastAsia"/>
                    <w:b/>
                  </w:rPr>
                </w:pPr>
                <w:r w:rsidRPr="000B0F20">
                  <w:rPr>
                    <w:rFonts w:ascii="黑体" w:eastAsia="黑体" w:hAnsi="黑体" w:cs="宋体" w:hint="eastAsia"/>
                    <w:bCs/>
                    <w:color w:val="000000"/>
                  </w:rPr>
                  <w:t>编 制 人</w:t>
                </w:r>
              </w:p>
            </w:tc>
            <w:tc>
              <w:tcPr>
                <w:tcW w:w="3988" w:type="dxa"/>
                <w:tcBorders>
                  <w:right w:val="double" w:sz="4" w:space="0" w:color="auto"/>
                </w:tcBorders>
                <w:shd w:val="clear" w:color="auto" w:fill="auto"/>
                <w:vAlign w:val="center"/>
              </w:tcPr>
              <w:p w14:paraId="57242786" w14:textId="445E6347" w:rsidR="005C2039" w:rsidRPr="000B0F20" w:rsidRDefault="00266CF7" w:rsidP="00D12962">
                <w:pPr>
                  <w:rPr>
                    <w:rFonts w:ascii="黑体" w:eastAsia="黑体" w:hAnsi="黑体" w:hint="eastAsia"/>
                    <w:bCs/>
                    <w:color w:val="0070C0"/>
                  </w:rPr>
                </w:pPr>
                <w:r>
                  <w:rPr>
                    <w:rFonts w:ascii="黑体" w:eastAsia="黑体" w:hAnsi="黑体" w:hint="eastAsia"/>
                    <w:bCs/>
                    <w:color w:val="0070C0"/>
                  </w:rPr>
                  <w:t>李树青</w:t>
                </w:r>
              </w:p>
            </w:tc>
          </w:tr>
          <w:tr w:rsidR="005C2039" w:rsidRPr="000B0F20" w14:paraId="5BCD7E1C" w14:textId="77777777" w:rsidTr="00D1601E">
            <w:trPr>
              <w:trHeight w:val="510"/>
              <w:jc w:val="center"/>
            </w:trPr>
            <w:tc>
              <w:tcPr>
                <w:tcW w:w="1242" w:type="dxa"/>
                <w:tcBorders>
                  <w:left w:val="double" w:sz="4" w:space="0" w:color="auto"/>
                </w:tcBorders>
                <w:shd w:val="clear" w:color="auto" w:fill="D9D9D9"/>
                <w:vAlign w:val="center"/>
              </w:tcPr>
              <w:p w14:paraId="0F146F6E"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审 核 人</w:t>
                </w:r>
              </w:p>
            </w:tc>
            <w:tc>
              <w:tcPr>
                <w:tcW w:w="3402" w:type="dxa"/>
                <w:shd w:val="clear" w:color="auto" w:fill="auto"/>
                <w:vAlign w:val="center"/>
              </w:tcPr>
              <w:p w14:paraId="1E03909A" w14:textId="14341803" w:rsidR="005C2039" w:rsidRPr="000B0F20" w:rsidRDefault="005C2039" w:rsidP="00D12962">
                <w:pPr>
                  <w:rPr>
                    <w:rFonts w:ascii="黑体" w:eastAsia="黑体" w:hAnsi="黑体" w:cs="宋体" w:hint="eastAsia"/>
                    <w:bCs/>
                    <w:color w:val="000000"/>
                  </w:rPr>
                </w:pPr>
              </w:p>
            </w:tc>
            <w:tc>
              <w:tcPr>
                <w:tcW w:w="1418" w:type="dxa"/>
                <w:shd w:val="clear" w:color="auto" w:fill="D9D9D9"/>
                <w:vAlign w:val="center"/>
              </w:tcPr>
              <w:p w14:paraId="09CF1BEC" w14:textId="77777777" w:rsidR="005C2039" w:rsidRPr="000B0F20" w:rsidRDefault="005C2039" w:rsidP="00D12962">
                <w:pPr>
                  <w:adjustRightInd w:val="0"/>
                  <w:snapToGrid w:val="0"/>
                  <w:jc w:val="center"/>
                  <w:rPr>
                    <w:rFonts w:ascii="黑体" w:eastAsia="黑体" w:hAnsi="黑体" w:cs="宋体" w:hint="eastAsia"/>
                    <w:b/>
                  </w:rPr>
                </w:pPr>
                <w:r w:rsidRPr="000B0F20">
                  <w:rPr>
                    <w:rFonts w:ascii="黑体" w:eastAsia="黑体" w:hAnsi="黑体" w:cs="宋体" w:hint="eastAsia"/>
                  </w:rPr>
                  <w:t>流程Owner</w:t>
                </w:r>
              </w:p>
            </w:tc>
            <w:tc>
              <w:tcPr>
                <w:tcW w:w="3988" w:type="dxa"/>
                <w:tcBorders>
                  <w:right w:val="double" w:sz="4" w:space="0" w:color="auto"/>
                </w:tcBorders>
                <w:shd w:val="clear" w:color="auto" w:fill="auto"/>
                <w:vAlign w:val="center"/>
              </w:tcPr>
              <w:p w14:paraId="696ED425" w14:textId="3BC88F2B" w:rsidR="005C2039" w:rsidRPr="000B0F20" w:rsidRDefault="005C2039" w:rsidP="00266CF7">
                <w:pPr>
                  <w:adjustRightInd w:val="0"/>
                  <w:snapToGrid w:val="0"/>
                  <w:rPr>
                    <w:rFonts w:ascii="黑体" w:eastAsia="黑体" w:hAnsi="黑体" w:hint="eastAsia"/>
                    <w:bCs/>
                    <w:color w:val="0070C0"/>
                  </w:rPr>
                </w:pPr>
              </w:p>
            </w:tc>
          </w:tr>
          <w:tr w:rsidR="005C2039" w:rsidRPr="000B0F20" w14:paraId="181A5E8B" w14:textId="77777777" w:rsidTr="00D1601E">
            <w:trPr>
              <w:trHeight w:val="510"/>
              <w:jc w:val="center"/>
            </w:trPr>
            <w:tc>
              <w:tcPr>
                <w:tcW w:w="1242" w:type="dxa"/>
                <w:tcBorders>
                  <w:left w:val="double" w:sz="4" w:space="0" w:color="auto"/>
                </w:tcBorders>
                <w:shd w:val="clear" w:color="auto" w:fill="D9D9D9"/>
                <w:vAlign w:val="center"/>
              </w:tcPr>
              <w:p w14:paraId="756BDCDF"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批 准 人</w:t>
                </w:r>
              </w:p>
            </w:tc>
            <w:tc>
              <w:tcPr>
                <w:tcW w:w="3402" w:type="dxa"/>
                <w:shd w:val="clear" w:color="auto" w:fill="auto"/>
                <w:vAlign w:val="center"/>
              </w:tcPr>
              <w:p w14:paraId="46055C02" w14:textId="2D89E3AA" w:rsidR="005C2039" w:rsidRPr="000B0F20" w:rsidRDefault="005C2039" w:rsidP="00D12962">
                <w:pPr>
                  <w:rPr>
                    <w:rFonts w:ascii="黑体" w:eastAsia="黑体" w:hAnsi="黑体" w:cs="宋体" w:hint="eastAsia"/>
                    <w:bCs/>
                    <w:color w:val="0070C0"/>
                  </w:rPr>
                </w:pPr>
              </w:p>
            </w:tc>
            <w:tc>
              <w:tcPr>
                <w:tcW w:w="1418" w:type="dxa"/>
                <w:shd w:val="clear" w:color="auto" w:fill="D9D9D9"/>
                <w:vAlign w:val="center"/>
              </w:tcPr>
              <w:p w14:paraId="56A7A273" w14:textId="77777777" w:rsidR="005C2039" w:rsidRPr="000B0F20" w:rsidRDefault="005C2039" w:rsidP="00D12962">
                <w:pPr>
                  <w:adjustRightInd w:val="0"/>
                  <w:snapToGrid w:val="0"/>
                  <w:jc w:val="center"/>
                  <w:rPr>
                    <w:rFonts w:ascii="黑体" w:eastAsia="黑体" w:hAnsi="黑体" w:cs="宋体" w:hint="eastAsia"/>
                    <w:b/>
                  </w:rPr>
                </w:pPr>
                <w:r w:rsidRPr="000B0F20">
                  <w:rPr>
                    <w:rFonts w:ascii="黑体" w:eastAsia="黑体" w:hAnsi="黑体" w:cs="宋体" w:hint="eastAsia"/>
                  </w:rPr>
                  <w:t>标准</w:t>
                </w:r>
                <w:r w:rsidRPr="000B0F20">
                  <w:rPr>
                    <w:rFonts w:ascii="黑体" w:eastAsia="黑体" w:hAnsi="黑体" w:cs="Arial" w:hint="eastAsia"/>
                  </w:rPr>
                  <w:t>角色</w:t>
                </w:r>
              </w:p>
            </w:tc>
            <w:tc>
              <w:tcPr>
                <w:tcW w:w="3988" w:type="dxa"/>
                <w:tcBorders>
                  <w:right w:val="double" w:sz="4" w:space="0" w:color="auto"/>
                </w:tcBorders>
                <w:shd w:val="clear" w:color="auto" w:fill="auto"/>
                <w:vAlign w:val="center"/>
              </w:tcPr>
              <w:p w14:paraId="780FFAED" w14:textId="77777777" w:rsidR="005C2039" w:rsidRPr="000B0F20" w:rsidRDefault="005C2039" w:rsidP="00D12962">
                <w:pPr>
                  <w:adjustRightInd w:val="0"/>
                  <w:snapToGrid w:val="0"/>
                  <w:rPr>
                    <w:rFonts w:ascii="黑体" w:eastAsia="黑体" w:hAnsi="黑体" w:hint="eastAsia"/>
                    <w:bCs/>
                    <w:color w:val="0070C0"/>
                  </w:rPr>
                </w:pPr>
              </w:p>
            </w:tc>
          </w:tr>
          <w:tr w:rsidR="005C2039" w:rsidRPr="000B0F20" w14:paraId="78A4F34C" w14:textId="77777777" w:rsidTr="00D1601E">
            <w:trPr>
              <w:trHeight w:val="510"/>
              <w:jc w:val="center"/>
            </w:trPr>
            <w:tc>
              <w:tcPr>
                <w:tcW w:w="1242" w:type="dxa"/>
                <w:tcBorders>
                  <w:left w:val="double" w:sz="4" w:space="0" w:color="auto"/>
                </w:tcBorders>
                <w:shd w:val="clear" w:color="auto" w:fill="D9D9D9"/>
                <w:vAlign w:val="center"/>
              </w:tcPr>
              <w:p w14:paraId="46A9CB7E"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适用场景</w:t>
                </w:r>
              </w:p>
            </w:tc>
            <w:tc>
              <w:tcPr>
                <w:tcW w:w="8808" w:type="dxa"/>
                <w:gridSpan w:val="3"/>
                <w:tcBorders>
                  <w:right w:val="double" w:sz="4" w:space="0" w:color="auto"/>
                </w:tcBorders>
                <w:shd w:val="clear" w:color="auto" w:fill="auto"/>
                <w:vAlign w:val="center"/>
              </w:tcPr>
              <w:p w14:paraId="7AF0882C" w14:textId="1DEFA98E" w:rsidR="005C2039" w:rsidRPr="000B0F20" w:rsidRDefault="005C2039" w:rsidP="00D12962">
                <w:pPr>
                  <w:adjustRightInd w:val="0"/>
                  <w:snapToGrid w:val="0"/>
                  <w:rPr>
                    <w:rFonts w:ascii="黑体" w:eastAsia="黑体" w:hAnsi="黑体" w:hint="eastAsia"/>
                    <w:bCs/>
                    <w:color w:val="0070C0"/>
                  </w:rPr>
                </w:pPr>
              </w:p>
            </w:tc>
          </w:tr>
        </w:tbl>
        <w:p w14:paraId="6B16996D" w14:textId="77777777" w:rsidR="005C2039" w:rsidRPr="000B0F20" w:rsidRDefault="005C2039" w:rsidP="005C2039">
          <w:pPr>
            <w:ind w:firstLine="641"/>
            <w:rPr>
              <w:rFonts w:ascii="黑体" w:eastAsia="黑体" w:hAnsi="黑体" w:hint="eastAsia"/>
              <w:b/>
              <w:sz w:val="32"/>
              <w:szCs w:val="32"/>
            </w:rPr>
          </w:pPr>
        </w:p>
        <w:p w14:paraId="7D695CD7" w14:textId="77777777" w:rsidR="005C2039" w:rsidRPr="000B0F20" w:rsidRDefault="005C2039" w:rsidP="005C2039">
          <w:pPr>
            <w:ind w:firstLine="440"/>
            <w:jc w:val="center"/>
            <w:rPr>
              <w:rFonts w:ascii="黑体" w:eastAsia="黑体" w:hAnsi="黑体" w:cs="Arial Unicode MS" w:hint="eastAsia"/>
            </w:rPr>
          </w:pPr>
          <w:r w:rsidRPr="000B0F20">
            <w:rPr>
              <w:rFonts w:ascii="黑体" w:eastAsia="黑体" w:hAnsi="黑体" w:cs="Arial Unicode MS"/>
            </w:rPr>
            <w:br w:type="page"/>
          </w:r>
        </w:p>
        <w:p w14:paraId="4E1BAD00" w14:textId="77777777" w:rsidR="005C2039" w:rsidRPr="000B0F20" w:rsidRDefault="005C2039" w:rsidP="00C82687">
          <w:r w:rsidRPr="000B0F20">
            <w:rPr>
              <w:rFonts w:hint="eastAsia"/>
            </w:rPr>
            <w:lastRenderedPageBreak/>
            <w:t>文件发布</w:t>
          </w:r>
          <w:r w:rsidRPr="000B0F20">
            <w:t>范围</w:t>
          </w:r>
        </w:p>
        <w:tbl>
          <w:tblPr>
            <w:tblW w:w="0" w:type="auto"/>
            <w:jc w:val="center"/>
            <w:tblLayout w:type="fixed"/>
            <w:tblLook w:val="04A0" w:firstRow="1" w:lastRow="0" w:firstColumn="1" w:lastColumn="0" w:noHBand="0" w:noVBand="1"/>
          </w:tblPr>
          <w:tblGrid>
            <w:gridCol w:w="1951"/>
            <w:gridCol w:w="1134"/>
            <w:gridCol w:w="2410"/>
            <w:gridCol w:w="4467"/>
          </w:tblGrid>
          <w:tr w:rsidR="005C2039" w:rsidRPr="000B0F20" w14:paraId="0B463EAA" w14:textId="77777777" w:rsidTr="00D1601E">
            <w:trPr>
              <w:trHeight w:val="567"/>
              <w:jc w:val="center"/>
            </w:trPr>
            <w:tc>
              <w:tcPr>
                <w:tcW w:w="1951" w:type="dxa"/>
                <w:tcBorders>
                  <w:top w:val="double" w:sz="4" w:space="0" w:color="auto"/>
                  <w:left w:val="double" w:sz="4" w:space="0" w:color="auto"/>
                  <w:bottom w:val="single" w:sz="4" w:space="0" w:color="auto"/>
                  <w:right w:val="single" w:sz="4" w:space="0" w:color="auto"/>
                </w:tcBorders>
                <w:shd w:val="clear" w:color="auto" w:fill="D9D9D9"/>
                <w:vAlign w:val="center"/>
                <w:hideMark/>
              </w:tcPr>
              <w:p w14:paraId="16C8AD72"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一级部门</w:t>
                </w:r>
              </w:p>
            </w:tc>
            <w:tc>
              <w:tcPr>
                <w:tcW w:w="1134" w:type="dxa"/>
                <w:tcBorders>
                  <w:top w:val="double" w:sz="4" w:space="0" w:color="auto"/>
                  <w:left w:val="nil"/>
                  <w:bottom w:val="single" w:sz="4" w:space="0" w:color="auto"/>
                  <w:right w:val="single" w:sz="4" w:space="0" w:color="auto"/>
                </w:tcBorders>
                <w:shd w:val="clear" w:color="auto" w:fill="D9D9D9"/>
                <w:noWrap/>
                <w:vAlign w:val="center"/>
                <w:hideMark/>
              </w:tcPr>
              <w:p w14:paraId="2BB2BD17"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二级处</w:t>
                </w:r>
              </w:p>
            </w:tc>
            <w:tc>
              <w:tcPr>
                <w:tcW w:w="2410" w:type="dxa"/>
                <w:tcBorders>
                  <w:top w:val="double" w:sz="4" w:space="0" w:color="auto"/>
                  <w:left w:val="nil"/>
                  <w:bottom w:val="single" w:sz="4" w:space="0" w:color="auto"/>
                  <w:right w:val="single" w:sz="4" w:space="0" w:color="auto"/>
                </w:tcBorders>
                <w:shd w:val="clear" w:color="auto" w:fill="D9D9D9"/>
                <w:noWrap/>
                <w:vAlign w:val="center"/>
                <w:hideMark/>
              </w:tcPr>
              <w:p w14:paraId="030CEA8F"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 xml:space="preserve">三级班组 </w:t>
                </w:r>
                <w:r w:rsidRPr="000B0F20">
                  <w:rPr>
                    <w:rFonts w:ascii="黑体" w:eastAsia="黑体" w:hAnsi="黑体"/>
                    <w:bCs/>
                    <w:i/>
                    <w:color w:val="0070C0"/>
                    <w:sz w:val="20"/>
                  </w:rPr>
                  <w:t>&lt;</w:t>
                </w:r>
                <w:r w:rsidRPr="000B0F20">
                  <w:rPr>
                    <w:rFonts w:ascii="黑体" w:eastAsia="黑体" w:hAnsi="黑体" w:hint="eastAsia"/>
                    <w:bCs/>
                    <w:i/>
                    <w:color w:val="0070C0"/>
                    <w:sz w:val="20"/>
                  </w:rPr>
                  <w:t>如有则填写&gt;</w:t>
                </w:r>
              </w:p>
            </w:tc>
            <w:tc>
              <w:tcPr>
                <w:tcW w:w="4467" w:type="dxa"/>
                <w:tcBorders>
                  <w:top w:val="double" w:sz="4" w:space="0" w:color="auto"/>
                  <w:left w:val="nil"/>
                  <w:bottom w:val="single" w:sz="4" w:space="0" w:color="auto"/>
                  <w:right w:val="double" w:sz="4" w:space="0" w:color="auto"/>
                </w:tcBorders>
                <w:shd w:val="clear" w:color="auto" w:fill="D9D9D9"/>
                <w:noWrap/>
                <w:vAlign w:val="center"/>
                <w:hideMark/>
              </w:tcPr>
              <w:p w14:paraId="218F2334"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 xml:space="preserve">岗位名称 </w:t>
                </w:r>
                <w:r w:rsidRPr="000B0F20">
                  <w:rPr>
                    <w:rFonts w:ascii="黑体" w:eastAsia="黑体" w:hAnsi="黑体"/>
                    <w:bCs/>
                    <w:i/>
                    <w:color w:val="0070C0"/>
                    <w:sz w:val="20"/>
                  </w:rPr>
                  <w:t>&lt;</w:t>
                </w:r>
                <w:r w:rsidRPr="000B0F20">
                  <w:rPr>
                    <w:rFonts w:ascii="黑体" w:eastAsia="黑体" w:hAnsi="黑体" w:hint="eastAsia"/>
                    <w:bCs/>
                    <w:i/>
                    <w:color w:val="0070C0"/>
                    <w:sz w:val="20"/>
                  </w:rPr>
                  <w:t>岗位名称由参与文件开发与优化的各部门代表提供&gt;</w:t>
                </w:r>
              </w:p>
            </w:tc>
          </w:tr>
          <w:tr w:rsidR="005C2039" w:rsidRPr="000B0F20" w14:paraId="04DB13B6" w14:textId="77777777" w:rsidTr="00D1601E">
            <w:trPr>
              <w:trHeight w:val="715"/>
              <w:jc w:val="center"/>
            </w:trPr>
            <w:tc>
              <w:tcPr>
                <w:tcW w:w="1951" w:type="dxa"/>
                <w:tcBorders>
                  <w:top w:val="nil"/>
                  <w:left w:val="double" w:sz="4" w:space="0" w:color="auto"/>
                  <w:bottom w:val="single" w:sz="4" w:space="0" w:color="auto"/>
                  <w:right w:val="single" w:sz="4" w:space="0" w:color="auto"/>
                </w:tcBorders>
                <w:shd w:val="clear" w:color="auto" w:fill="FFFFFF"/>
                <w:noWrap/>
                <w:vAlign w:val="center"/>
              </w:tcPr>
              <w:p w14:paraId="20DEAFCA" w14:textId="05BC9120" w:rsidR="005C2039" w:rsidRPr="000B0F20" w:rsidRDefault="005C2039" w:rsidP="00D12962">
                <w:pPr>
                  <w:rPr>
                    <w:rFonts w:ascii="黑体" w:eastAsia="黑体" w:hAnsi="黑体" w:hint="eastAsia"/>
                    <w:bCs/>
                    <w:i/>
                    <w:color w:val="0070C0"/>
                  </w:rPr>
                </w:pPr>
              </w:p>
            </w:tc>
            <w:tc>
              <w:tcPr>
                <w:tcW w:w="1134" w:type="dxa"/>
                <w:tcBorders>
                  <w:top w:val="nil"/>
                  <w:left w:val="nil"/>
                  <w:bottom w:val="single" w:sz="4" w:space="0" w:color="auto"/>
                  <w:right w:val="single" w:sz="4" w:space="0" w:color="auto"/>
                </w:tcBorders>
                <w:shd w:val="clear" w:color="auto" w:fill="FFFFFF"/>
                <w:noWrap/>
                <w:vAlign w:val="center"/>
              </w:tcPr>
              <w:p w14:paraId="1A0A9C6C" w14:textId="6DA59E73" w:rsidR="005C2039" w:rsidRPr="000B0F20" w:rsidRDefault="005C2039" w:rsidP="00D12962">
                <w:pPr>
                  <w:rPr>
                    <w:rFonts w:ascii="黑体" w:eastAsia="黑体" w:hAnsi="黑体" w:hint="eastAsia"/>
                    <w:bCs/>
                    <w:i/>
                    <w:color w:val="0070C0"/>
                  </w:rPr>
                </w:pPr>
              </w:p>
            </w:tc>
            <w:tc>
              <w:tcPr>
                <w:tcW w:w="2410" w:type="dxa"/>
                <w:tcBorders>
                  <w:top w:val="nil"/>
                  <w:left w:val="nil"/>
                  <w:bottom w:val="single" w:sz="4" w:space="0" w:color="auto"/>
                  <w:right w:val="single" w:sz="4" w:space="0" w:color="auto"/>
                </w:tcBorders>
                <w:shd w:val="clear" w:color="auto" w:fill="FFFFFF"/>
                <w:noWrap/>
                <w:vAlign w:val="center"/>
              </w:tcPr>
              <w:p w14:paraId="241F8C04" w14:textId="77777777" w:rsidR="005C2039" w:rsidRPr="000B0F20" w:rsidRDefault="005C2039" w:rsidP="00D12962">
                <w:pPr>
                  <w:rPr>
                    <w:rFonts w:ascii="黑体" w:eastAsia="黑体" w:hAnsi="黑体" w:hint="eastAsia"/>
                    <w:bCs/>
                    <w:i/>
                    <w:color w:val="0070C0"/>
                  </w:rPr>
                </w:pPr>
              </w:p>
            </w:tc>
            <w:tc>
              <w:tcPr>
                <w:tcW w:w="4467" w:type="dxa"/>
                <w:tcBorders>
                  <w:top w:val="nil"/>
                  <w:left w:val="nil"/>
                  <w:bottom w:val="single" w:sz="4" w:space="0" w:color="auto"/>
                  <w:right w:val="double" w:sz="4" w:space="0" w:color="auto"/>
                </w:tcBorders>
                <w:shd w:val="clear" w:color="auto" w:fill="FFFFFF"/>
                <w:noWrap/>
                <w:vAlign w:val="center"/>
              </w:tcPr>
              <w:p w14:paraId="694B3271" w14:textId="33EB86F8" w:rsidR="005C2039" w:rsidRPr="000B0F20" w:rsidRDefault="005C2039" w:rsidP="00D12962">
                <w:pPr>
                  <w:rPr>
                    <w:rFonts w:ascii="黑体" w:eastAsia="黑体" w:hAnsi="黑体" w:hint="eastAsia"/>
                    <w:bCs/>
                    <w:i/>
                    <w:color w:val="0070C0"/>
                  </w:rPr>
                </w:pPr>
              </w:p>
            </w:tc>
          </w:tr>
          <w:tr w:rsidR="005C2039" w:rsidRPr="000B0F20" w14:paraId="005CBB1C" w14:textId="77777777" w:rsidTr="00D1601E">
            <w:trPr>
              <w:trHeight w:val="454"/>
              <w:jc w:val="center"/>
            </w:trPr>
            <w:tc>
              <w:tcPr>
                <w:tcW w:w="1951" w:type="dxa"/>
                <w:tcBorders>
                  <w:top w:val="nil"/>
                  <w:left w:val="double" w:sz="4" w:space="0" w:color="auto"/>
                  <w:bottom w:val="single" w:sz="4" w:space="0" w:color="auto"/>
                  <w:right w:val="single" w:sz="4" w:space="0" w:color="auto"/>
                </w:tcBorders>
                <w:shd w:val="clear" w:color="auto" w:fill="FFFFFF"/>
                <w:noWrap/>
                <w:vAlign w:val="center"/>
              </w:tcPr>
              <w:p w14:paraId="638FEDDA" w14:textId="77777777" w:rsidR="005C2039" w:rsidRPr="000B0F20" w:rsidRDefault="005C2039" w:rsidP="00D12962">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23A4C201" w14:textId="77777777" w:rsidR="005C2039" w:rsidRPr="000B0F20" w:rsidRDefault="005C2039" w:rsidP="00D12962">
                <w:pPr>
                  <w:rPr>
                    <w:rFonts w:ascii="黑体" w:eastAsia="黑体" w:hAnsi="黑体" w:cs="宋体" w:hint="eastAsia"/>
                  </w:rPr>
                </w:pPr>
              </w:p>
            </w:tc>
            <w:tc>
              <w:tcPr>
                <w:tcW w:w="2410" w:type="dxa"/>
                <w:tcBorders>
                  <w:top w:val="nil"/>
                  <w:left w:val="nil"/>
                  <w:bottom w:val="single" w:sz="4" w:space="0" w:color="auto"/>
                  <w:right w:val="single" w:sz="4" w:space="0" w:color="auto"/>
                </w:tcBorders>
                <w:shd w:val="clear" w:color="auto" w:fill="FFFFFF"/>
                <w:vAlign w:val="center"/>
              </w:tcPr>
              <w:p w14:paraId="02B352DE" w14:textId="77777777" w:rsidR="005C2039" w:rsidRPr="000B0F20" w:rsidRDefault="005C2039" w:rsidP="00D12962">
                <w:pPr>
                  <w:rPr>
                    <w:rFonts w:ascii="黑体" w:eastAsia="黑体" w:hAnsi="黑体" w:cs="宋体" w:hint="eastAsia"/>
                  </w:rPr>
                </w:pPr>
              </w:p>
            </w:tc>
            <w:tc>
              <w:tcPr>
                <w:tcW w:w="4467" w:type="dxa"/>
                <w:tcBorders>
                  <w:top w:val="nil"/>
                  <w:left w:val="nil"/>
                  <w:bottom w:val="single" w:sz="4" w:space="0" w:color="auto"/>
                  <w:right w:val="double" w:sz="4" w:space="0" w:color="auto"/>
                </w:tcBorders>
                <w:shd w:val="clear" w:color="auto" w:fill="FFFFFF"/>
                <w:noWrap/>
                <w:vAlign w:val="center"/>
              </w:tcPr>
              <w:p w14:paraId="347ED276" w14:textId="77777777" w:rsidR="005C2039" w:rsidRPr="000B0F20" w:rsidRDefault="005C2039" w:rsidP="00D12962">
                <w:pPr>
                  <w:rPr>
                    <w:rFonts w:ascii="黑体" w:eastAsia="黑体" w:hAnsi="黑体" w:hint="eastAsia"/>
                    <w:bCs/>
                    <w:color w:val="0070C0"/>
                  </w:rPr>
                </w:pPr>
              </w:p>
            </w:tc>
          </w:tr>
          <w:tr w:rsidR="005C2039" w:rsidRPr="000B0F20" w14:paraId="08F72AA3" w14:textId="77777777" w:rsidTr="00D1601E">
            <w:trPr>
              <w:trHeight w:val="454"/>
              <w:jc w:val="center"/>
            </w:trPr>
            <w:tc>
              <w:tcPr>
                <w:tcW w:w="1951" w:type="dxa"/>
                <w:tcBorders>
                  <w:top w:val="nil"/>
                  <w:left w:val="double" w:sz="4" w:space="0" w:color="auto"/>
                  <w:bottom w:val="single" w:sz="4" w:space="0" w:color="auto"/>
                  <w:right w:val="single" w:sz="4" w:space="0" w:color="auto"/>
                </w:tcBorders>
                <w:shd w:val="clear" w:color="auto" w:fill="FFFFFF"/>
                <w:noWrap/>
                <w:vAlign w:val="center"/>
              </w:tcPr>
              <w:p w14:paraId="0082DB2C" w14:textId="77777777" w:rsidR="005C2039" w:rsidRPr="000B0F20" w:rsidRDefault="005C2039" w:rsidP="00D12962">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371ECABA" w14:textId="77777777" w:rsidR="005C2039" w:rsidRPr="000B0F20" w:rsidRDefault="005C2039" w:rsidP="00D12962">
                <w:pPr>
                  <w:rPr>
                    <w:rFonts w:ascii="黑体" w:eastAsia="黑体" w:hAnsi="黑体" w:cs="宋体" w:hint="eastAsia"/>
                  </w:rPr>
                </w:pPr>
              </w:p>
            </w:tc>
            <w:tc>
              <w:tcPr>
                <w:tcW w:w="2410" w:type="dxa"/>
                <w:tcBorders>
                  <w:top w:val="nil"/>
                  <w:left w:val="nil"/>
                  <w:bottom w:val="single" w:sz="4" w:space="0" w:color="auto"/>
                  <w:right w:val="single" w:sz="4" w:space="0" w:color="auto"/>
                </w:tcBorders>
                <w:shd w:val="clear" w:color="auto" w:fill="FFFFFF"/>
                <w:noWrap/>
                <w:vAlign w:val="center"/>
              </w:tcPr>
              <w:p w14:paraId="33541C12" w14:textId="77777777" w:rsidR="005C2039" w:rsidRPr="000B0F20" w:rsidRDefault="005C2039" w:rsidP="00D12962">
                <w:pPr>
                  <w:rPr>
                    <w:rFonts w:ascii="黑体" w:eastAsia="黑体" w:hAnsi="黑体" w:cs="宋体" w:hint="eastAsia"/>
                  </w:rPr>
                </w:pPr>
              </w:p>
            </w:tc>
            <w:tc>
              <w:tcPr>
                <w:tcW w:w="4467" w:type="dxa"/>
                <w:tcBorders>
                  <w:top w:val="nil"/>
                  <w:left w:val="nil"/>
                  <w:bottom w:val="single" w:sz="4" w:space="0" w:color="auto"/>
                  <w:right w:val="double" w:sz="4" w:space="0" w:color="auto"/>
                </w:tcBorders>
                <w:shd w:val="clear" w:color="auto" w:fill="FFFFFF"/>
                <w:noWrap/>
                <w:vAlign w:val="center"/>
              </w:tcPr>
              <w:p w14:paraId="3CC5BD2D" w14:textId="77777777" w:rsidR="005C2039" w:rsidRPr="000B0F20" w:rsidRDefault="005C2039" w:rsidP="00D12962">
                <w:pPr>
                  <w:rPr>
                    <w:rFonts w:ascii="黑体" w:eastAsia="黑体" w:hAnsi="黑体" w:hint="eastAsia"/>
                    <w:bCs/>
                    <w:color w:val="0070C0"/>
                  </w:rPr>
                </w:pPr>
              </w:p>
            </w:tc>
          </w:tr>
          <w:tr w:rsidR="005C2039" w:rsidRPr="000B0F20" w14:paraId="1C85E39B" w14:textId="77777777" w:rsidTr="00D1601E">
            <w:trPr>
              <w:trHeight w:val="454"/>
              <w:jc w:val="center"/>
            </w:trPr>
            <w:tc>
              <w:tcPr>
                <w:tcW w:w="1951" w:type="dxa"/>
                <w:tcBorders>
                  <w:top w:val="nil"/>
                  <w:left w:val="double" w:sz="4" w:space="0" w:color="auto"/>
                  <w:bottom w:val="single" w:sz="4" w:space="0" w:color="auto"/>
                  <w:right w:val="single" w:sz="4" w:space="0" w:color="auto"/>
                </w:tcBorders>
                <w:shd w:val="clear" w:color="auto" w:fill="FFFFFF"/>
                <w:noWrap/>
                <w:vAlign w:val="center"/>
              </w:tcPr>
              <w:p w14:paraId="0D2B670A" w14:textId="77777777" w:rsidR="005C2039" w:rsidRPr="000B0F20" w:rsidRDefault="005C2039" w:rsidP="00D12962">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551CAA79" w14:textId="77777777" w:rsidR="005C2039" w:rsidRPr="000B0F20" w:rsidRDefault="005C2039" w:rsidP="00D12962">
                <w:pPr>
                  <w:rPr>
                    <w:rFonts w:ascii="黑体" w:eastAsia="黑体" w:hAnsi="黑体" w:cs="宋体" w:hint="eastAsia"/>
                  </w:rPr>
                </w:pPr>
              </w:p>
            </w:tc>
            <w:tc>
              <w:tcPr>
                <w:tcW w:w="2410" w:type="dxa"/>
                <w:tcBorders>
                  <w:top w:val="nil"/>
                  <w:left w:val="nil"/>
                  <w:bottom w:val="single" w:sz="4" w:space="0" w:color="auto"/>
                  <w:right w:val="single" w:sz="4" w:space="0" w:color="auto"/>
                </w:tcBorders>
                <w:shd w:val="clear" w:color="auto" w:fill="FFFFFF"/>
                <w:noWrap/>
                <w:vAlign w:val="center"/>
              </w:tcPr>
              <w:p w14:paraId="47C4B481" w14:textId="77777777" w:rsidR="005C2039" w:rsidRPr="000B0F20" w:rsidRDefault="005C2039" w:rsidP="00D12962">
                <w:pPr>
                  <w:rPr>
                    <w:rFonts w:ascii="黑体" w:eastAsia="黑体" w:hAnsi="黑体" w:cs="宋体" w:hint="eastAsia"/>
                  </w:rPr>
                </w:pPr>
              </w:p>
            </w:tc>
            <w:tc>
              <w:tcPr>
                <w:tcW w:w="4467" w:type="dxa"/>
                <w:tcBorders>
                  <w:top w:val="nil"/>
                  <w:left w:val="nil"/>
                  <w:bottom w:val="single" w:sz="4" w:space="0" w:color="auto"/>
                  <w:right w:val="double" w:sz="4" w:space="0" w:color="auto"/>
                </w:tcBorders>
                <w:shd w:val="clear" w:color="auto" w:fill="FFFFFF"/>
                <w:noWrap/>
                <w:vAlign w:val="center"/>
              </w:tcPr>
              <w:p w14:paraId="604D9CD1" w14:textId="77777777" w:rsidR="005C2039" w:rsidRPr="000B0F20" w:rsidRDefault="005C2039" w:rsidP="00D12962">
                <w:pPr>
                  <w:rPr>
                    <w:rFonts w:ascii="黑体" w:eastAsia="黑体" w:hAnsi="黑体" w:cs="宋体" w:hint="eastAsia"/>
                  </w:rPr>
                </w:pPr>
              </w:p>
            </w:tc>
          </w:tr>
          <w:tr w:rsidR="005C2039" w:rsidRPr="000B0F20" w14:paraId="2A0DF0AD" w14:textId="77777777" w:rsidTr="00D1601E">
            <w:trPr>
              <w:trHeight w:val="454"/>
              <w:jc w:val="center"/>
            </w:trPr>
            <w:tc>
              <w:tcPr>
                <w:tcW w:w="1951" w:type="dxa"/>
                <w:tcBorders>
                  <w:top w:val="nil"/>
                  <w:left w:val="double" w:sz="4" w:space="0" w:color="auto"/>
                  <w:bottom w:val="double" w:sz="4" w:space="0" w:color="auto"/>
                  <w:right w:val="single" w:sz="4" w:space="0" w:color="auto"/>
                </w:tcBorders>
                <w:shd w:val="clear" w:color="auto" w:fill="FFFFFF"/>
                <w:noWrap/>
                <w:vAlign w:val="center"/>
                <w:hideMark/>
              </w:tcPr>
              <w:p w14:paraId="57797771" w14:textId="77777777" w:rsidR="005C2039" w:rsidRPr="000B0F20" w:rsidRDefault="005C2039" w:rsidP="00D12962">
                <w:pPr>
                  <w:rPr>
                    <w:rFonts w:ascii="黑体" w:eastAsia="黑体" w:hAnsi="黑体" w:cs="宋体" w:hint="eastAsia"/>
                  </w:rPr>
                </w:pPr>
              </w:p>
            </w:tc>
            <w:tc>
              <w:tcPr>
                <w:tcW w:w="1134" w:type="dxa"/>
                <w:tcBorders>
                  <w:top w:val="nil"/>
                  <w:left w:val="nil"/>
                  <w:bottom w:val="double" w:sz="4" w:space="0" w:color="auto"/>
                  <w:right w:val="single" w:sz="4" w:space="0" w:color="auto"/>
                </w:tcBorders>
                <w:shd w:val="clear" w:color="auto" w:fill="FFFFFF"/>
                <w:noWrap/>
                <w:vAlign w:val="center"/>
                <w:hideMark/>
              </w:tcPr>
              <w:p w14:paraId="69E8047D" w14:textId="77777777" w:rsidR="005C2039" w:rsidRPr="000B0F20" w:rsidRDefault="005C2039" w:rsidP="00D12962">
                <w:pPr>
                  <w:rPr>
                    <w:rFonts w:ascii="黑体" w:eastAsia="黑体" w:hAnsi="黑体" w:cs="宋体" w:hint="eastAsia"/>
                  </w:rPr>
                </w:pPr>
              </w:p>
            </w:tc>
            <w:tc>
              <w:tcPr>
                <w:tcW w:w="2410" w:type="dxa"/>
                <w:tcBorders>
                  <w:top w:val="nil"/>
                  <w:left w:val="nil"/>
                  <w:bottom w:val="double" w:sz="4" w:space="0" w:color="auto"/>
                  <w:right w:val="single" w:sz="4" w:space="0" w:color="auto"/>
                </w:tcBorders>
                <w:shd w:val="clear" w:color="auto" w:fill="FFFFFF"/>
                <w:noWrap/>
                <w:vAlign w:val="center"/>
                <w:hideMark/>
              </w:tcPr>
              <w:p w14:paraId="05011278" w14:textId="77777777" w:rsidR="005C2039" w:rsidRPr="000B0F20" w:rsidRDefault="005C2039" w:rsidP="00D12962">
                <w:pPr>
                  <w:rPr>
                    <w:rFonts w:ascii="黑体" w:eastAsia="黑体" w:hAnsi="黑体" w:cs="宋体" w:hint="eastAsia"/>
                  </w:rPr>
                </w:pPr>
              </w:p>
            </w:tc>
            <w:tc>
              <w:tcPr>
                <w:tcW w:w="4467" w:type="dxa"/>
                <w:tcBorders>
                  <w:top w:val="nil"/>
                  <w:left w:val="nil"/>
                  <w:bottom w:val="double" w:sz="4" w:space="0" w:color="auto"/>
                  <w:right w:val="double" w:sz="4" w:space="0" w:color="auto"/>
                </w:tcBorders>
                <w:shd w:val="clear" w:color="auto" w:fill="FFFFFF"/>
                <w:noWrap/>
                <w:vAlign w:val="center"/>
                <w:hideMark/>
              </w:tcPr>
              <w:p w14:paraId="152E3E05" w14:textId="77777777" w:rsidR="005C2039" w:rsidRPr="000B0F20" w:rsidRDefault="005C2039" w:rsidP="00D12962">
                <w:pPr>
                  <w:rPr>
                    <w:rFonts w:ascii="黑体" w:eastAsia="黑体" w:hAnsi="黑体" w:cs="宋体" w:hint="eastAsia"/>
                    <w:color w:val="000000"/>
                  </w:rPr>
                </w:pPr>
              </w:p>
            </w:tc>
          </w:tr>
        </w:tbl>
        <w:p w14:paraId="73D6F2CA" w14:textId="77777777" w:rsidR="005C2039" w:rsidRPr="000B0F20" w:rsidRDefault="005C2039" w:rsidP="005C2039">
          <w:pPr>
            <w:rPr>
              <w:rFonts w:ascii="黑体" w:eastAsia="黑体" w:hAnsi="黑体" w:hint="eastAsia"/>
              <w:color w:val="0070C0"/>
              <w:szCs w:val="21"/>
            </w:rPr>
          </w:pPr>
        </w:p>
        <w:p w14:paraId="182D1656" w14:textId="21DD9104" w:rsidR="005C2039" w:rsidRPr="000B0F20" w:rsidRDefault="005C2039" w:rsidP="005C2039">
          <w:pPr>
            <w:rPr>
              <w:rFonts w:ascii="黑体" w:eastAsia="黑体" w:hAnsi="黑体" w:hint="eastAsia"/>
              <w:i/>
              <w:color w:val="0070C0"/>
              <w:sz w:val="20"/>
            </w:rPr>
          </w:pPr>
        </w:p>
        <w:p w14:paraId="14BEAAE6" w14:textId="77777777" w:rsidR="005C2039" w:rsidRPr="000B0F20" w:rsidRDefault="005C2039" w:rsidP="005C2039">
          <w:pPr>
            <w:rPr>
              <w:rFonts w:ascii="黑体" w:eastAsia="黑体" w:hAnsi="黑体" w:hint="eastAsia"/>
              <w:color w:val="0070C0"/>
              <w:szCs w:val="21"/>
            </w:rPr>
          </w:pPr>
        </w:p>
        <w:p w14:paraId="71AF023C" w14:textId="77777777" w:rsidR="005C2039" w:rsidRPr="000B0F20" w:rsidRDefault="005C2039" w:rsidP="005C2039">
          <w:pPr>
            <w:spacing w:beforeLines="100" w:before="312"/>
            <w:jc w:val="center"/>
            <w:rPr>
              <w:rFonts w:ascii="黑体" w:eastAsia="黑体" w:hAnsi="黑体" w:hint="eastAsia"/>
              <w:color w:val="0070C0"/>
              <w:szCs w:val="21"/>
            </w:rPr>
          </w:pPr>
        </w:p>
        <w:p w14:paraId="61F598FA" w14:textId="77777777" w:rsidR="005C2039" w:rsidRPr="000B0F20" w:rsidRDefault="005C2039" w:rsidP="005C2039">
          <w:pPr>
            <w:spacing w:beforeLines="100" w:before="312"/>
            <w:jc w:val="center"/>
            <w:rPr>
              <w:rFonts w:ascii="黑体" w:eastAsia="黑体" w:hAnsi="黑体" w:hint="eastAsia"/>
              <w:b/>
              <w:sz w:val="32"/>
              <w:szCs w:val="32"/>
            </w:rPr>
          </w:pPr>
          <w:r w:rsidRPr="000B0F20">
            <w:rPr>
              <w:rFonts w:ascii="黑体" w:eastAsia="黑体" w:hAnsi="黑体" w:hint="eastAsia"/>
              <w:b/>
              <w:sz w:val="32"/>
              <w:szCs w:val="32"/>
            </w:rPr>
            <w:t>文件</w:t>
          </w:r>
          <w:r w:rsidRPr="000B0F20">
            <w:rPr>
              <w:rFonts w:ascii="黑体" w:eastAsia="黑体" w:hAnsi="黑体"/>
              <w:b/>
              <w:sz w:val="32"/>
              <w:szCs w:val="32"/>
            </w:rPr>
            <w:t>控制</w:t>
          </w:r>
          <w:r w:rsidRPr="000B0F20">
            <w:rPr>
              <w:rFonts w:ascii="黑体" w:eastAsia="黑体" w:hAnsi="黑体" w:hint="eastAsia"/>
              <w:b/>
              <w:sz w:val="32"/>
              <w:szCs w:val="32"/>
            </w:rPr>
            <w:t>记录</w:t>
          </w:r>
        </w:p>
        <w:tbl>
          <w:tblPr>
            <w:tblW w:w="9962" w:type="dxa"/>
            <w:jc w:val="center"/>
            <w:tblLayout w:type="fixed"/>
            <w:tblLook w:val="04A0" w:firstRow="1" w:lastRow="0" w:firstColumn="1" w:lastColumn="0" w:noHBand="0" w:noVBand="1"/>
          </w:tblPr>
          <w:tblGrid>
            <w:gridCol w:w="1526"/>
            <w:gridCol w:w="1134"/>
            <w:gridCol w:w="1984"/>
            <w:gridCol w:w="5318"/>
          </w:tblGrid>
          <w:tr w:rsidR="005C2039" w:rsidRPr="000B0F20" w14:paraId="0237F143" w14:textId="77777777" w:rsidTr="00D1601E">
            <w:trPr>
              <w:trHeight w:val="567"/>
              <w:jc w:val="center"/>
            </w:trPr>
            <w:tc>
              <w:tcPr>
                <w:tcW w:w="1526" w:type="dxa"/>
                <w:tcBorders>
                  <w:top w:val="double" w:sz="4" w:space="0" w:color="auto"/>
                  <w:left w:val="double" w:sz="4" w:space="0" w:color="auto"/>
                  <w:bottom w:val="single" w:sz="4" w:space="0" w:color="auto"/>
                  <w:right w:val="single" w:sz="4" w:space="0" w:color="auto"/>
                </w:tcBorders>
                <w:shd w:val="clear" w:color="auto" w:fill="D9D9D9"/>
                <w:vAlign w:val="center"/>
                <w:hideMark/>
              </w:tcPr>
              <w:p w14:paraId="25FA9F4A"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日期</w:t>
                </w:r>
              </w:p>
            </w:tc>
            <w:tc>
              <w:tcPr>
                <w:tcW w:w="1134" w:type="dxa"/>
                <w:tcBorders>
                  <w:top w:val="double" w:sz="4" w:space="0" w:color="auto"/>
                  <w:left w:val="nil"/>
                  <w:bottom w:val="single" w:sz="4" w:space="0" w:color="auto"/>
                  <w:right w:val="single" w:sz="4" w:space="0" w:color="auto"/>
                </w:tcBorders>
                <w:shd w:val="clear" w:color="auto" w:fill="D9D9D9"/>
                <w:noWrap/>
                <w:vAlign w:val="center"/>
                <w:hideMark/>
              </w:tcPr>
              <w:p w14:paraId="1ABDA603"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版本</w:t>
                </w:r>
              </w:p>
            </w:tc>
            <w:tc>
              <w:tcPr>
                <w:tcW w:w="1984" w:type="dxa"/>
                <w:tcBorders>
                  <w:top w:val="double" w:sz="4" w:space="0" w:color="auto"/>
                  <w:left w:val="nil"/>
                  <w:bottom w:val="single" w:sz="4" w:space="0" w:color="auto"/>
                  <w:right w:val="single" w:sz="4" w:space="0" w:color="auto"/>
                </w:tcBorders>
                <w:shd w:val="clear" w:color="auto" w:fill="D9D9D9"/>
                <w:noWrap/>
                <w:vAlign w:val="center"/>
                <w:hideMark/>
              </w:tcPr>
              <w:p w14:paraId="7896898B"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编制人/修订人</w:t>
                </w:r>
              </w:p>
            </w:tc>
            <w:tc>
              <w:tcPr>
                <w:tcW w:w="5318" w:type="dxa"/>
                <w:tcBorders>
                  <w:top w:val="double" w:sz="4" w:space="0" w:color="auto"/>
                  <w:left w:val="nil"/>
                  <w:bottom w:val="single" w:sz="4" w:space="0" w:color="auto"/>
                  <w:right w:val="double" w:sz="4" w:space="0" w:color="auto"/>
                </w:tcBorders>
                <w:shd w:val="clear" w:color="auto" w:fill="D9D9D9"/>
                <w:noWrap/>
                <w:vAlign w:val="center"/>
                <w:hideMark/>
              </w:tcPr>
              <w:p w14:paraId="42278C23"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修订说明</w:t>
                </w:r>
              </w:p>
            </w:tc>
          </w:tr>
          <w:tr w:rsidR="005C2039" w:rsidRPr="000B0F20" w14:paraId="16232105" w14:textId="77777777" w:rsidTr="00D1601E">
            <w:trPr>
              <w:trHeight w:val="715"/>
              <w:jc w:val="center"/>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372F42F3" w14:textId="0FE958E9" w:rsidR="005C2039" w:rsidRPr="00835747" w:rsidRDefault="00233781" w:rsidP="00830A4C">
                <w:pPr>
                  <w:rPr>
                    <w:rFonts w:ascii="黑体" w:eastAsia="黑体" w:hAnsi="黑体" w:hint="eastAsia"/>
                    <w:bCs/>
                    <w:color w:val="0070C0"/>
                  </w:rPr>
                </w:pPr>
                <w:r>
                  <w:rPr>
                    <w:rFonts w:ascii="黑体" w:eastAsia="黑体" w:hAnsi="黑体" w:hint="eastAsia"/>
                    <w:bCs/>
                    <w:color w:val="0070C0"/>
                  </w:rPr>
                  <w:t>2026.4.15</w:t>
                </w:r>
              </w:p>
            </w:tc>
            <w:tc>
              <w:tcPr>
                <w:tcW w:w="1134" w:type="dxa"/>
                <w:tcBorders>
                  <w:top w:val="nil"/>
                  <w:left w:val="nil"/>
                  <w:bottom w:val="single" w:sz="4" w:space="0" w:color="auto"/>
                  <w:right w:val="single" w:sz="4" w:space="0" w:color="auto"/>
                </w:tcBorders>
                <w:shd w:val="clear" w:color="auto" w:fill="FFFFFF"/>
                <w:noWrap/>
                <w:vAlign w:val="center"/>
              </w:tcPr>
              <w:p w14:paraId="2B28332E" w14:textId="6E4BD971" w:rsidR="005C2039" w:rsidRPr="00835747" w:rsidRDefault="00233781" w:rsidP="00D12962">
                <w:pPr>
                  <w:rPr>
                    <w:rFonts w:ascii="黑体" w:eastAsia="黑体" w:hAnsi="黑体" w:hint="eastAsia"/>
                    <w:bCs/>
                    <w:color w:val="0070C0"/>
                  </w:rPr>
                </w:pPr>
                <w:r>
                  <w:rPr>
                    <w:rFonts w:ascii="黑体" w:eastAsia="黑体" w:hAnsi="黑体" w:hint="eastAsia"/>
                    <w:bCs/>
                    <w:color w:val="0070C0"/>
                  </w:rPr>
                  <w:t>0.3 pre</w:t>
                </w:r>
              </w:p>
            </w:tc>
            <w:tc>
              <w:tcPr>
                <w:tcW w:w="1984" w:type="dxa"/>
                <w:tcBorders>
                  <w:top w:val="nil"/>
                  <w:left w:val="nil"/>
                  <w:bottom w:val="single" w:sz="4" w:space="0" w:color="auto"/>
                  <w:right w:val="single" w:sz="4" w:space="0" w:color="auto"/>
                </w:tcBorders>
                <w:shd w:val="clear" w:color="auto" w:fill="FFFFFF"/>
                <w:noWrap/>
                <w:vAlign w:val="center"/>
              </w:tcPr>
              <w:p w14:paraId="40404075" w14:textId="608B8DB3" w:rsidR="005C2039" w:rsidRPr="00835747" w:rsidRDefault="00233781" w:rsidP="00D12962">
                <w:pPr>
                  <w:rPr>
                    <w:rFonts w:ascii="黑体" w:eastAsia="黑体" w:hAnsi="黑体" w:hint="eastAsia"/>
                    <w:bCs/>
                    <w:color w:val="0070C0"/>
                  </w:rPr>
                </w:pPr>
                <w:r>
                  <w:rPr>
                    <w:rFonts w:ascii="黑体" w:eastAsia="黑体" w:hAnsi="黑体" w:hint="eastAsia"/>
                    <w:bCs/>
                    <w:color w:val="0070C0"/>
                  </w:rPr>
                  <w:t>李树青、马国臣</w:t>
                </w:r>
              </w:p>
            </w:tc>
            <w:tc>
              <w:tcPr>
                <w:tcW w:w="5318" w:type="dxa"/>
                <w:tcBorders>
                  <w:top w:val="nil"/>
                  <w:left w:val="nil"/>
                  <w:bottom w:val="single" w:sz="4" w:space="0" w:color="auto"/>
                  <w:right w:val="double" w:sz="4" w:space="0" w:color="auto"/>
                </w:tcBorders>
                <w:shd w:val="clear" w:color="auto" w:fill="FFFFFF"/>
                <w:noWrap/>
                <w:vAlign w:val="center"/>
              </w:tcPr>
              <w:p w14:paraId="7BF58CAF" w14:textId="43D83A64" w:rsidR="005C2039" w:rsidRPr="00835747" w:rsidRDefault="00233781" w:rsidP="00D12962">
                <w:pPr>
                  <w:rPr>
                    <w:rFonts w:ascii="黑体" w:eastAsia="黑体" w:hAnsi="黑体" w:hint="eastAsia"/>
                    <w:bCs/>
                    <w:color w:val="0070C0"/>
                  </w:rPr>
                </w:pPr>
                <w:r>
                  <w:rPr>
                    <w:rFonts w:ascii="黑体" w:eastAsia="黑体" w:hAnsi="黑体" w:hint="eastAsia"/>
                    <w:bCs/>
                    <w:color w:val="0070C0"/>
                  </w:rPr>
                  <w:t>初始版本</w:t>
                </w:r>
              </w:p>
            </w:tc>
          </w:tr>
          <w:tr w:rsidR="00D1601E" w:rsidRPr="000B0F20" w14:paraId="66A34D91" w14:textId="77777777" w:rsidTr="00D1601E">
            <w:trPr>
              <w:trHeight w:val="454"/>
              <w:jc w:val="center"/>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5CB671A4" w14:textId="3D0634E8" w:rsidR="00D1601E" w:rsidRPr="000B0F20" w:rsidRDefault="00296308" w:rsidP="00D1601E">
                <w:pPr>
                  <w:rPr>
                    <w:rFonts w:ascii="黑体" w:eastAsia="黑体" w:hAnsi="黑体" w:cs="宋体" w:hint="eastAsia"/>
                  </w:rPr>
                </w:pPr>
                <w:r>
                  <w:rPr>
                    <w:rFonts w:ascii="黑体" w:eastAsia="黑体" w:hAnsi="黑体" w:cs="宋体" w:hint="eastAsia"/>
                  </w:rPr>
                  <w:t>2026.4.27</w:t>
                </w:r>
              </w:p>
            </w:tc>
            <w:tc>
              <w:tcPr>
                <w:tcW w:w="1134" w:type="dxa"/>
                <w:tcBorders>
                  <w:top w:val="nil"/>
                  <w:left w:val="nil"/>
                  <w:bottom w:val="single" w:sz="4" w:space="0" w:color="auto"/>
                  <w:right w:val="single" w:sz="4" w:space="0" w:color="auto"/>
                </w:tcBorders>
                <w:shd w:val="clear" w:color="auto" w:fill="FFFFFF"/>
                <w:noWrap/>
                <w:vAlign w:val="center"/>
              </w:tcPr>
              <w:p w14:paraId="5E327C97" w14:textId="49B2F343" w:rsidR="00D1601E" w:rsidRPr="000B0F20" w:rsidRDefault="00743D32" w:rsidP="00D1601E">
                <w:pPr>
                  <w:rPr>
                    <w:rFonts w:ascii="黑体" w:eastAsia="黑体" w:hAnsi="黑体" w:cs="宋体" w:hint="eastAsia"/>
                  </w:rPr>
                </w:pPr>
                <w:r>
                  <w:rPr>
                    <w:rFonts w:ascii="黑体" w:eastAsia="黑体" w:hAnsi="黑体" w:cs="宋体" w:hint="eastAsia"/>
                  </w:rPr>
                  <w:t>0.3 pre</w:t>
                </w:r>
              </w:p>
            </w:tc>
            <w:tc>
              <w:tcPr>
                <w:tcW w:w="1984" w:type="dxa"/>
                <w:tcBorders>
                  <w:top w:val="nil"/>
                  <w:left w:val="nil"/>
                  <w:bottom w:val="single" w:sz="4" w:space="0" w:color="auto"/>
                  <w:right w:val="single" w:sz="4" w:space="0" w:color="auto"/>
                </w:tcBorders>
                <w:shd w:val="clear" w:color="auto" w:fill="FFFFFF"/>
                <w:vAlign w:val="center"/>
              </w:tcPr>
              <w:p w14:paraId="51E288CB" w14:textId="6BB49366" w:rsidR="00D1601E" w:rsidRPr="000B0F20" w:rsidRDefault="00743D32" w:rsidP="00D1601E">
                <w:pPr>
                  <w:rPr>
                    <w:rFonts w:ascii="黑体" w:eastAsia="黑体" w:hAnsi="黑体" w:cs="宋体" w:hint="eastAsia"/>
                  </w:rPr>
                </w:pPr>
                <w:r>
                  <w:rPr>
                    <w:rFonts w:ascii="黑体" w:eastAsia="黑体" w:hAnsi="黑体" w:cs="宋体" w:hint="eastAsia"/>
                  </w:rPr>
                  <w:t>李树青</w:t>
                </w:r>
                <w:r w:rsidR="00170CC1">
                  <w:rPr>
                    <w:rFonts w:ascii="黑体" w:eastAsia="黑体" w:hAnsi="黑体" w:cs="宋体" w:hint="eastAsia"/>
                  </w:rPr>
                  <w:t>、马国臣</w:t>
                </w:r>
              </w:p>
            </w:tc>
            <w:tc>
              <w:tcPr>
                <w:tcW w:w="5318" w:type="dxa"/>
                <w:tcBorders>
                  <w:top w:val="nil"/>
                  <w:left w:val="nil"/>
                  <w:bottom w:val="single" w:sz="4" w:space="0" w:color="auto"/>
                  <w:right w:val="double" w:sz="4" w:space="0" w:color="auto"/>
                </w:tcBorders>
                <w:shd w:val="clear" w:color="auto" w:fill="FFFFFF"/>
                <w:noWrap/>
                <w:vAlign w:val="center"/>
              </w:tcPr>
              <w:p w14:paraId="7AA6A8B6" w14:textId="62505AC0" w:rsidR="00D1601E" w:rsidRPr="006E1094" w:rsidRDefault="00743D32" w:rsidP="00641EB6">
                <w:pPr>
                  <w:rPr>
                    <w:rFonts w:ascii="黑体" w:eastAsia="黑体" w:hAnsi="黑体" w:hint="eastAsia"/>
                    <w:bCs/>
                    <w:color w:val="0070C0"/>
                  </w:rPr>
                </w:pPr>
                <w:r>
                  <w:rPr>
                    <w:rFonts w:ascii="黑体" w:eastAsia="黑体" w:hAnsi="黑体" w:hint="eastAsia"/>
                    <w:bCs/>
                    <w:color w:val="0070C0"/>
                  </w:rPr>
                  <w:t>增加保序要求</w:t>
                </w:r>
                <w:r w:rsidR="00FC460F">
                  <w:rPr>
                    <w:rFonts w:ascii="黑体" w:eastAsia="黑体" w:hAnsi="黑体" w:hint="eastAsia"/>
                    <w:bCs/>
                    <w:color w:val="0070C0"/>
                  </w:rPr>
                  <w:t>；增加IOMMU Passthrough场景说明；</w:t>
                </w:r>
                <w:r w:rsidR="00171E0A">
                  <w:rPr>
                    <w:rFonts w:ascii="黑体" w:eastAsia="黑体" w:hAnsi="黑体" w:hint="eastAsia"/>
                    <w:bCs/>
                    <w:color w:val="0070C0"/>
                  </w:rPr>
                  <w:t>新增Parser子模块分流规则描述；</w:t>
                </w:r>
                <w:r w:rsidR="0068365D">
                  <w:rPr>
                    <w:rFonts w:ascii="黑体" w:eastAsia="黑体" w:hAnsi="黑体" w:hint="eastAsia"/>
                    <w:bCs/>
                    <w:color w:val="0070C0"/>
                  </w:rPr>
                  <w:t>增加初步性能需求定义；根据反馈修改文档</w:t>
                </w:r>
                <w:r w:rsidR="004013E1">
                  <w:rPr>
                    <w:rFonts w:ascii="黑体" w:eastAsia="黑体" w:hAnsi="黑体" w:hint="eastAsia"/>
                    <w:bCs/>
                    <w:color w:val="0070C0"/>
                  </w:rPr>
                  <w:t>；补充Trace输出接口。</w:t>
                </w:r>
              </w:p>
            </w:tc>
          </w:tr>
          <w:tr w:rsidR="005C2039" w:rsidRPr="000B0F20" w14:paraId="106DE93A" w14:textId="77777777" w:rsidTr="00D1601E">
            <w:trPr>
              <w:trHeight w:val="454"/>
              <w:jc w:val="center"/>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21E3B2D5" w14:textId="4F04D20D" w:rsidR="005C2039" w:rsidRPr="00AD0464" w:rsidRDefault="005C2039" w:rsidP="00D12962">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37505239" w14:textId="1769C059" w:rsidR="005C2039" w:rsidRPr="00AD0464" w:rsidRDefault="005C2039" w:rsidP="00D12962">
                <w:pPr>
                  <w:rPr>
                    <w:rFonts w:ascii="黑体" w:eastAsia="黑体" w:hAnsi="黑体" w:cs="宋体" w:hint="eastAsia"/>
                  </w:rPr>
                </w:pPr>
              </w:p>
            </w:tc>
            <w:tc>
              <w:tcPr>
                <w:tcW w:w="1984" w:type="dxa"/>
                <w:tcBorders>
                  <w:top w:val="nil"/>
                  <w:left w:val="nil"/>
                  <w:bottom w:val="single" w:sz="4" w:space="0" w:color="auto"/>
                  <w:right w:val="single" w:sz="4" w:space="0" w:color="auto"/>
                </w:tcBorders>
                <w:shd w:val="clear" w:color="auto" w:fill="FFFFFF"/>
                <w:noWrap/>
                <w:vAlign w:val="center"/>
              </w:tcPr>
              <w:p w14:paraId="1F6F1B11" w14:textId="372812E6" w:rsidR="005C2039" w:rsidRPr="00AD0464" w:rsidRDefault="005C2039" w:rsidP="00D12962">
                <w:pPr>
                  <w:rPr>
                    <w:rFonts w:ascii="黑体" w:eastAsia="黑体" w:hAnsi="黑体" w:cs="宋体" w:hint="eastAsia"/>
                  </w:rPr>
                </w:pPr>
              </w:p>
            </w:tc>
            <w:tc>
              <w:tcPr>
                <w:tcW w:w="5318" w:type="dxa"/>
                <w:tcBorders>
                  <w:top w:val="nil"/>
                  <w:left w:val="nil"/>
                  <w:bottom w:val="single" w:sz="4" w:space="0" w:color="auto"/>
                  <w:right w:val="double" w:sz="4" w:space="0" w:color="auto"/>
                </w:tcBorders>
                <w:shd w:val="clear" w:color="auto" w:fill="FFFFFF"/>
                <w:noWrap/>
                <w:vAlign w:val="center"/>
              </w:tcPr>
              <w:p w14:paraId="046E2429" w14:textId="4C35631C" w:rsidR="005C2039" w:rsidRPr="00AD0464" w:rsidRDefault="005C2039" w:rsidP="00D12962">
                <w:pPr>
                  <w:rPr>
                    <w:rFonts w:ascii="黑体" w:eastAsia="黑体" w:hAnsi="黑体" w:cs="宋体" w:hint="eastAsia"/>
                  </w:rPr>
                </w:pPr>
              </w:p>
            </w:tc>
          </w:tr>
          <w:tr w:rsidR="005C2039" w:rsidRPr="000B0F20" w14:paraId="3380A9E3" w14:textId="77777777" w:rsidTr="00D1601E">
            <w:trPr>
              <w:trHeight w:val="454"/>
              <w:jc w:val="center"/>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63990F9D" w14:textId="72EBE448" w:rsidR="005C2039" w:rsidRPr="000B0F20" w:rsidRDefault="005C2039" w:rsidP="00D36341">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01F8E70F" w14:textId="13565AF3" w:rsidR="005C2039" w:rsidRPr="000B0F20" w:rsidRDefault="005C2039" w:rsidP="00015260">
                <w:pPr>
                  <w:rPr>
                    <w:rFonts w:ascii="黑体" w:eastAsia="黑体" w:hAnsi="黑体" w:cs="宋体" w:hint="eastAsia"/>
                  </w:rPr>
                </w:pPr>
              </w:p>
            </w:tc>
            <w:tc>
              <w:tcPr>
                <w:tcW w:w="1984" w:type="dxa"/>
                <w:tcBorders>
                  <w:top w:val="nil"/>
                  <w:left w:val="nil"/>
                  <w:bottom w:val="single" w:sz="4" w:space="0" w:color="auto"/>
                  <w:right w:val="single" w:sz="4" w:space="0" w:color="auto"/>
                </w:tcBorders>
                <w:shd w:val="clear" w:color="auto" w:fill="FFFFFF"/>
                <w:noWrap/>
                <w:vAlign w:val="center"/>
              </w:tcPr>
              <w:p w14:paraId="44C4E8F0" w14:textId="6847535F" w:rsidR="005C2039" w:rsidRPr="000B0F20" w:rsidRDefault="005C2039" w:rsidP="00D12962">
                <w:pPr>
                  <w:rPr>
                    <w:rFonts w:ascii="黑体" w:eastAsia="黑体" w:hAnsi="黑体" w:cs="宋体" w:hint="eastAsia"/>
                  </w:rPr>
                </w:pPr>
              </w:p>
            </w:tc>
            <w:tc>
              <w:tcPr>
                <w:tcW w:w="5318" w:type="dxa"/>
                <w:tcBorders>
                  <w:top w:val="nil"/>
                  <w:left w:val="nil"/>
                  <w:bottom w:val="single" w:sz="4" w:space="0" w:color="auto"/>
                  <w:right w:val="double" w:sz="4" w:space="0" w:color="auto"/>
                </w:tcBorders>
                <w:shd w:val="clear" w:color="auto" w:fill="FFFFFF"/>
                <w:noWrap/>
                <w:vAlign w:val="center"/>
              </w:tcPr>
              <w:p w14:paraId="51292BC3" w14:textId="06FB0DA6" w:rsidR="005C2039" w:rsidRPr="000B0F20" w:rsidRDefault="005C2039" w:rsidP="00D12962">
                <w:pPr>
                  <w:rPr>
                    <w:rFonts w:ascii="黑体" w:eastAsia="黑体" w:hAnsi="黑体" w:cs="宋体" w:hint="eastAsia"/>
                  </w:rPr>
                </w:pPr>
              </w:p>
            </w:tc>
          </w:tr>
        </w:tbl>
        <w:p w14:paraId="3AB9B22D" w14:textId="77777777" w:rsidR="005C2039" w:rsidRPr="000B0F20" w:rsidRDefault="005C2039" w:rsidP="005C2039">
          <w:pPr>
            <w:rPr>
              <w:rFonts w:ascii="黑体" w:eastAsia="黑体" w:hAnsi="黑体" w:hint="eastAsia"/>
              <w:color w:val="0070C0"/>
              <w:szCs w:val="21"/>
            </w:rPr>
          </w:pPr>
        </w:p>
        <w:p w14:paraId="00F532AE" w14:textId="77777777" w:rsidR="005C2039" w:rsidRPr="000B0F20" w:rsidRDefault="005C2039" w:rsidP="00FD2579">
          <w:pPr>
            <w:keepNext/>
            <w:keepLines/>
            <w:widowControl/>
            <w:spacing w:beforeLines="100" w:before="312"/>
            <w:jc w:val="center"/>
            <w:rPr>
              <w:rFonts w:ascii="黑体" w:eastAsia="黑体" w:hAnsi="黑体" w:hint="eastAsia"/>
              <w:color w:val="0070C0"/>
              <w:szCs w:val="21"/>
            </w:rPr>
          </w:pPr>
        </w:p>
        <w:p w14:paraId="670AAB14" w14:textId="29DFAA9B" w:rsidR="00FF1BAA" w:rsidRPr="000B0F20" w:rsidRDefault="00000000" w:rsidP="00FD2579">
          <w:pPr>
            <w:jc w:val="left"/>
            <w:rPr>
              <w:rFonts w:ascii="黑体" w:eastAsia="黑体" w:hAnsi="黑体" w:hint="eastAsia"/>
              <w:b/>
              <w:bCs/>
              <w:sz w:val="24"/>
              <w:szCs w:val="32"/>
            </w:rPr>
          </w:pPr>
        </w:p>
      </w:sdtContent>
    </w:sdt>
    <w:sdt>
      <w:sdtPr>
        <w:rPr>
          <w:rFonts w:ascii="黑体" w:eastAsiaTheme="minorEastAsia" w:hAnsi="黑体" w:cstheme="minorBidi"/>
          <w:kern w:val="2"/>
          <w:sz w:val="22"/>
          <w:szCs w:val="22"/>
          <w:lang w:val="zh-CN"/>
        </w:rPr>
        <w:id w:val="1824238793"/>
        <w:docPartObj>
          <w:docPartGallery w:val="Table of Contents"/>
          <w:docPartUnique/>
        </w:docPartObj>
      </w:sdtPr>
      <w:sdtEndPr>
        <w:rPr>
          <w:b/>
          <w:bCs/>
        </w:rPr>
      </w:sdtEndPr>
      <w:sdtContent>
        <w:p w14:paraId="1F520DFC" w14:textId="77777777" w:rsidR="00250FA7" w:rsidRPr="000B0F20" w:rsidRDefault="002F52D9" w:rsidP="00FD2579">
          <w:pPr>
            <w:pStyle w:val="TOC"/>
            <w:pageBreakBefore/>
            <w:jc w:val="center"/>
            <w:rPr>
              <w:rFonts w:ascii="黑体" w:hAnsi="黑体" w:cstheme="minorBidi" w:hint="eastAsia"/>
              <w:kern w:val="2"/>
              <w:sz w:val="44"/>
              <w:szCs w:val="44"/>
              <w:lang w:val="zh-CN"/>
            </w:rPr>
          </w:pPr>
          <w:r w:rsidRPr="000B0F20">
            <w:rPr>
              <w:rFonts w:ascii="黑体" w:hAnsi="黑体" w:cstheme="minorBidi"/>
              <w:kern w:val="2"/>
              <w:sz w:val="44"/>
              <w:szCs w:val="44"/>
              <w:lang w:val="zh-CN"/>
            </w:rPr>
            <w:t>Contents</w:t>
          </w:r>
        </w:p>
        <w:p w14:paraId="29EF4FB8" w14:textId="77777777" w:rsidR="005C2039" w:rsidRPr="000B0F20" w:rsidRDefault="005C2039" w:rsidP="005C2039">
          <w:pPr>
            <w:rPr>
              <w:rFonts w:ascii="黑体" w:eastAsia="黑体" w:hAnsi="黑体" w:hint="eastAsia"/>
              <w:lang w:val="zh-CN"/>
            </w:rPr>
          </w:pPr>
        </w:p>
        <w:p w14:paraId="06132813" w14:textId="3C22AE2E" w:rsidR="00572046" w:rsidRDefault="00250FA7">
          <w:pPr>
            <w:pStyle w:val="TOC1"/>
            <w:tabs>
              <w:tab w:val="right" w:leader="dot" w:pos="8296"/>
            </w:tabs>
            <w:rPr>
              <w:ins w:id="0" w:author="Gavin Ma (马国臣)-人工智能研究院" w:date="2026-04-27T20:26:00Z"/>
              <w:color w:val="auto"/>
              <w:sz w:val="22"/>
              <w:szCs w:val="24"/>
              <w14:ligatures w14:val="standardContextual"/>
            </w:rPr>
          </w:pPr>
          <w:r w:rsidRPr="000B0F20">
            <w:rPr>
              <w:rFonts w:ascii="黑体" w:eastAsia="黑体" w:hAnsi="黑体"/>
              <w:b/>
              <w:bCs/>
              <w:sz w:val="22"/>
              <w:lang w:val="zh-CN"/>
            </w:rPr>
            <w:fldChar w:fldCharType="begin"/>
          </w:r>
          <w:r w:rsidRPr="000B0F20">
            <w:rPr>
              <w:rFonts w:ascii="黑体" w:eastAsia="黑体" w:hAnsi="黑体"/>
              <w:b/>
              <w:bCs/>
              <w:sz w:val="22"/>
              <w:lang w:val="zh-CN"/>
            </w:rPr>
            <w:instrText xml:space="preserve"> TOC \o "1-3" \h \z \u </w:instrText>
          </w:r>
          <w:r w:rsidRPr="000B0F20">
            <w:rPr>
              <w:rFonts w:ascii="黑体" w:eastAsia="黑体" w:hAnsi="黑体"/>
              <w:b/>
              <w:bCs/>
              <w:sz w:val="22"/>
              <w:lang w:val="zh-CN"/>
            </w:rPr>
            <w:fldChar w:fldCharType="separate"/>
          </w:r>
          <w:ins w:id="1" w:author="Gavin Ma (马国臣)-人工智能研究院" w:date="2026-04-27T20:26:00Z">
            <w:r w:rsidR="00572046" w:rsidRPr="00A74280">
              <w:rPr>
                <w:rStyle w:val="a7"/>
                <w:rFonts w:hint="eastAsia"/>
              </w:rPr>
              <w:fldChar w:fldCharType="begin"/>
            </w:r>
            <w:r w:rsidR="00572046" w:rsidRPr="00A74280">
              <w:rPr>
                <w:rStyle w:val="a7"/>
                <w:rFonts w:hint="eastAsia"/>
              </w:rPr>
              <w:instrText xml:space="preserve"> </w:instrText>
            </w:r>
            <w:r w:rsidR="00572046">
              <w:rPr>
                <w:rFonts w:hint="eastAsia"/>
              </w:rPr>
              <w:instrText>HYPERLINK \l "_Toc228214030"</w:instrText>
            </w:r>
            <w:r w:rsidR="00572046" w:rsidRPr="00A74280">
              <w:rPr>
                <w:rStyle w:val="a7"/>
                <w:rFonts w:hint="eastAsia"/>
              </w:rPr>
              <w:instrText xml:space="preserve"> </w:instrText>
            </w:r>
            <w:r w:rsidR="00572046" w:rsidRPr="00A74280">
              <w:rPr>
                <w:rStyle w:val="a7"/>
                <w:rFonts w:hint="eastAsia"/>
              </w:rPr>
            </w:r>
            <w:r w:rsidR="00572046" w:rsidRPr="00A74280">
              <w:rPr>
                <w:rStyle w:val="a7"/>
                <w:rFonts w:hint="eastAsia"/>
              </w:rPr>
              <w:fldChar w:fldCharType="separate"/>
            </w:r>
            <w:r w:rsidR="00572046" w:rsidRPr="00A74280">
              <w:rPr>
                <w:rStyle w:val="a7"/>
                <w:rFonts w:ascii="黑体" w:hAnsi="黑体" w:hint="eastAsia"/>
              </w:rPr>
              <w:t xml:space="preserve">1 </w:t>
            </w:r>
            <w:r w:rsidR="00572046" w:rsidRPr="00A74280">
              <w:rPr>
                <w:rStyle w:val="a7"/>
                <w:rFonts w:ascii="黑体" w:hAnsi="黑体" w:hint="eastAsia"/>
              </w:rPr>
              <w:t>简介</w:t>
            </w:r>
            <w:r w:rsidR="00572046">
              <w:rPr>
                <w:rFonts w:hint="eastAsia"/>
                <w:webHidden/>
              </w:rPr>
              <w:tab/>
            </w:r>
            <w:r w:rsidR="00572046">
              <w:rPr>
                <w:rFonts w:hint="eastAsia"/>
                <w:webHidden/>
              </w:rPr>
              <w:fldChar w:fldCharType="begin"/>
            </w:r>
            <w:r w:rsidR="00572046">
              <w:rPr>
                <w:rFonts w:hint="eastAsia"/>
                <w:webHidden/>
              </w:rPr>
              <w:instrText xml:space="preserve"> </w:instrText>
            </w:r>
            <w:r w:rsidR="00572046">
              <w:rPr>
                <w:webHidden/>
              </w:rPr>
              <w:instrText>PAGEREF _Toc228214030 \h</w:instrText>
            </w:r>
            <w:r w:rsidR="00572046">
              <w:rPr>
                <w:rFonts w:hint="eastAsia"/>
                <w:webHidden/>
              </w:rPr>
              <w:instrText xml:space="preserve"> </w:instrText>
            </w:r>
          </w:ins>
          <w:r w:rsidR="00572046">
            <w:rPr>
              <w:rFonts w:hint="eastAsia"/>
              <w:webHidden/>
            </w:rPr>
          </w:r>
          <w:r w:rsidR="00572046">
            <w:rPr>
              <w:rFonts w:hint="eastAsia"/>
              <w:webHidden/>
            </w:rPr>
            <w:fldChar w:fldCharType="separate"/>
          </w:r>
          <w:r w:rsidR="0043788C">
            <w:rPr>
              <w:webHidden/>
            </w:rPr>
            <w:t>6</w:t>
          </w:r>
          <w:ins w:id="2" w:author="Gavin Ma (马国臣)-人工智能研究院" w:date="2026-04-27T20:26:00Z">
            <w:r w:rsidR="00572046">
              <w:rPr>
                <w:rFonts w:hint="eastAsia"/>
                <w:webHidden/>
              </w:rPr>
              <w:fldChar w:fldCharType="end"/>
            </w:r>
            <w:r w:rsidR="00572046" w:rsidRPr="00A74280">
              <w:rPr>
                <w:rStyle w:val="a7"/>
                <w:rFonts w:hint="eastAsia"/>
              </w:rPr>
              <w:fldChar w:fldCharType="end"/>
            </w:r>
          </w:ins>
        </w:p>
        <w:p w14:paraId="27F50B77" w14:textId="0277BF4E" w:rsidR="00572046" w:rsidRDefault="00572046">
          <w:pPr>
            <w:pStyle w:val="TOC2"/>
            <w:tabs>
              <w:tab w:val="left" w:pos="1100"/>
              <w:tab w:val="right" w:leader="dot" w:pos="8296"/>
            </w:tabs>
            <w:rPr>
              <w:ins w:id="3" w:author="Gavin Ma (马国臣)-人工智能研究院" w:date="2026-04-27T20:26:00Z"/>
              <w:noProof/>
              <w:color w:val="auto"/>
              <w:sz w:val="22"/>
              <w:szCs w:val="24"/>
              <w14:ligatures w14:val="standardContextual"/>
            </w:rPr>
          </w:pPr>
          <w:ins w:id="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1.1</w:t>
            </w:r>
            <w:r>
              <w:rPr>
                <w:rFonts w:hint="eastAsia"/>
                <w:noProof/>
                <w:color w:val="auto"/>
                <w:sz w:val="22"/>
                <w:szCs w:val="24"/>
                <w14:ligatures w14:val="standardContextual"/>
              </w:rPr>
              <w:tab/>
            </w:r>
            <w:r w:rsidRPr="00A74280">
              <w:rPr>
                <w:rStyle w:val="a7"/>
                <w:rFonts w:ascii="黑体" w:hAnsi="黑体" w:hint="eastAsia"/>
                <w:noProof/>
              </w:rPr>
              <w:t>Delta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_Toc228214031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6</w:t>
          </w:r>
          <w:ins w:id="5" w:author="Gavin Ma (马国臣)-人工智能研究院" w:date="2026-04-27T20:26:00Z">
            <w:r>
              <w:rPr>
                <w:rFonts w:hint="eastAsia"/>
                <w:noProof/>
                <w:webHidden/>
              </w:rPr>
              <w:fldChar w:fldCharType="end"/>
            </w:r>
            <w:r w:rsidRPr="00A74280">
              <w:rPr>
                <w:rStyle w:val="a7"/>
                <w:rFonts w:hint="eastAsia"/>
                <w:noProof/>
              </w:rPr>
              <w:fldChar w:fldCharType="end"/>
            </w:r>
          </w:ins>
        </w:p>
        <w:p w14:paraId="7EC58E4C" w14:textId="6A96CD2D" w:rsidR="00572046" w:rsidRDefault="00572046">
          <w:pPr>
            <w:pStyle w:val="TOC1"/>
            <w:tabs>
              <w:tab w:val="right" w:leader="dot" w:pos="8296"/>
            </w:tabs>
            <w:rPr>
              <w:ins w:id="6" w:author="Gavin Ma (马国臣)-人工智能研究院" w:date="2026-04-27T20:26:00Z"/>
              <w:color w:val="auto"/>
              <w:sz w:val="22"/>
              <w:szCs w:val="24"/>
              <w14:ligatures w14:val="standardContextual"/>
            </w:rPr>
          </w:pPr>
          <w:ins w:id="7"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"_Toc228214032"</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2 </w:t>
            </w:r>
            <w:r w:rsidRPr="00A74280">
              <w:rPr>
                <w:rStyle w:val="a7"/>
                <w:rFonts w:ascii="黑体" w:hAnsi="黑体" w:hint="eastAsia"/>
              </w:rPr>
              <w:t>缩略语</w:t>
            </w:r>
            <w:r>
              <w:rPr>
                <w:rFonts w:hint="eastAsia"/>
                <w:webHidden/>
              </w:rPr>
              <w:tab/>
            </w:r>
            <w:r>
              <w:rPr>
                <w:rFonts w:hint="eastAsia"/>
                <w:webHidden/>
              </w:rPr>
              <w:fldChar w:fldCharType="begin"/>
            </w:r>
            <w:r>
              <w:rPr>
                <w:rFonts w:hint="eastAsia"/>
                <w:webHidden/>
              </w:rPr>
              <w:instrText xml:space="preserve"> </w:instrText>
            </w:r>
            <w:r>
              <w:rPr>
                <w:webHidden/>
              </w:rPr>
              <w:instrText>PAGEREF _Toc228214032 \h</w:instrText>
            </w:r>
            <w:r>
              <w:rPr>
                <w:rFonts w:hint="eastAsia"/>
                <w:webHidden/>
              </w:rPr>
              <w:instrText xml:space="preserve"> </w:instrText>
            </w:r>
          </w:ins>
          <w:r>
            <w:rPr>
              <w:rFonts w:hint="eastAsia"/>
              <w:webHidden/>
            </w:rPr>
          </w:r>
          <w:r>
            <w:rPr>
              <w:rFonts w:hint="eastAsia"/>
              <w:webHidden/>
            </w:rPr>
            <w:fldChar w:fldCharType="separate"/>
          </w:r>
          <w:r w:rsidR="0043788C">
            <w:rPr>
              <w:webHidden/>
            </w:rPr>
            <w:t>6</w:t>
          </w:r>
          <w:ins w:id="8" w:author="Gavin Ma (马国臣)-人工智能研究院" w:date="2026-04-27T20:26:00Z">
            <w:r>
              <w:rPr>
                <w:rFonts w:hint="eastAsia"/>
                <w:webHidden/>
              </w:rPr>
              <w:fldChar w:fldCharType="end"/>
            </w:r>
            <w:r w:rsidRPr="00A74280">
              <w:rPr>
                <w:rStyle w:val="a7"/>
                <w:rFonts w:hint="eastAsia"/>
              </w:rPr>
              <w:fldChar w:fldCharType="end"/>
            </w:r>
          </w:ins>
        </w:p>
        <w:p w14:paraId="7BF0F10B" w14:textId="53A762EB" w:rsidR="00572046" w:rsidRDefault="00572046">
          <w:pPr>
            <w:pStyle w:val="TOC1"/>
            <w:tabs>
              <w:tab w:val="right" w:leader="dot" w:pos="8296"/>
            </w:tabs>
            <w:rPr>
              <w:ins w:id="9" w:author="Gavin Ma (马国臣)-人工智能研究院" w:date="2026-04-27T20:26:00Z"/>
              <w:color w:val="auto"/>
              <w:sz w:val="22"/>
              <w:szCs w:val="24"/>
              <w14:ligatures w14:val="standardContextual"/>
            </w:rPr>
          </w:pPr>
          <w:ins w:id="10"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"_Toc228214033"</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3 </w:t>
            </w:r>
            <w:r w:rsidRPr="00A74280">
              <w:rPr>
                <w:rStyle w:val="a7"/>
                <w:rFonts w:ascii="黑体" w:hAnsi="黑体" w:hint="eastAsia"/>
              </w:rPr>
              <w:t>特性和关键指标</w:t>
            </w:r>
            <w:r>
              <w:rPr>
                <w:rFonts w:hint="eastAsia"/>
                <w:webHidden/>
              </w:rPr>
              <w:tab/>
            </w:r>
            <w:r>
              <w:rPr>
                <w:rFonts w:hint="eastAsia"/>
                <w:webHidden/>
              </w:rPr>
              <w:fldChar w:fldCharType="begin"/>
            </w:r>
            <w:r>
              <w:rPr>
                <w:rFonts w:hint="eastAsia"/>
                <w:webHidden/>
              </w:rPr>
              <w:instrText xml:space="preserve"> </w:instrText>
            </w:r>
            <w:r>
              <w:rPr>
                <w:webHidden/>
              </w:rPr>
              <w:instrText>PAGEREF _Toc228214033 \h</w:instrText>
            </w:r>
            <w:r>
              <w:rPr>
                <w:rFonts w:hint="eastAsia"/>
                <w:webHidden/>
              </w:rPr>
              <w:instrText xml:space="preserve"> </w:instrText>
            </w:r>
          </w:ins>
          <w:r>
            <w:rPr>
              <w:rFonts w:hint="eastAsia"/>
              <w:webHidden/>
            </w:rPr>
          </w:r>
          <w:r>
            <w:rPr>
              <w:rFonts w:hint="eastAsia"/>
              <w:webHidden/>
            </w:rPr>
            <w:fldChar w:fldCharType="separate"/>
          </w:r>
          <w:r w:rsidR="0043788C">
            <w:rPr>
              <w:webHidden/>
            </w:rPr>
            <w:t>6</w:t>
          </w:r>
          <w:ins w:id="11" w:author="Gavin Ma (马国臣)-人工智能研究院" w:date="2026-04-27T20:26:00Z">
            <w:r>
              <w:rPr>
                <w:rFonts w:hint="eastAsia"/>
                <w:webHidden/>
              </w:rPr>
              <w:fldChar w:fldCharType="end"/>
            </w:r>
            <w:r w:rsidRPr="00A74280">
              <w:rPr>
                <w:rStyle w:val="a7"/>
                <w:rFonts w:hint="eastAsia"/>
              </w:rPr>
              <w:fldChar w:fldCharType="end"/>
            </w:r>
          </w:ins>
        </w:p>
        <w:p w14:paraId="655C2183" w14:textId="7E050637" w:rsidR="00572046" w:rsidRDefault="00572046">
          <w:pPr>
            <w:pStyle w:val="TOC1"/>
            <w:tabs>
              <w:tab w:val="right" w:leader="dot" w:pos="8296"/>
            </w:tabs>
            <w:rPr>
              <w:ins w:id="12" w:author="Gavin Ma (马国臣)-人工智能研究院" w:date="2026-04-27T20:26:00Z"/>
              <w:color w:val="auto"/>
              <w:sz w:val="22"/>
              <w:szCs w:val="24"/>
              <w14:ligatures w14:val="standardContextual"/>
            </w:rPr>
          </w:pPr>
          <w:ins w:id="13"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"_Toc228214034"</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4 </w:t>
            </w:r>
            <w:r w:rsidRPr="00A74280">
              <w:rPr>
                <w:rStyle w:val="a7"/>
                <w:rFonts w:ascii="黑体" w:hAnsi="黑体" w:hint="eastAsia"/>
              </w:rPr>
              <w:t>缓存算法</w:t>
            </w:r>
            <w:r>
              <w:rPr>
                <w:rFonts w:hint="eastAsia"/>
                <w:webHidden/>
              </w:rPr>
              <w:tab/>
            </w:r>
            <w:r>
              <w:rPr>
                <w:rFonts w:hint="eastAsia"/>
                <w:webHidden/>
              </w:rPr>
              <w:fldChar w:fldCharType="begin"/>
            </w:r>
            <w:r>
              <w:rPr>
                <w:rFonts w:hint="eastAsia"/>
                <w:webHidden/>
              </w:rPr>
              <w:instrText xml:space="preserve"> </w:instrText>
            </w:r>
            <w:r>
              <w:rPr>
                <w:webHidden/>
              </w:rPr>
              <w:instrText>PAGEREF _Toc228214034 \h</w:instrText>
            </w:r>
            <w:r>
              <w:rPr>
                <w:rFonts w:hint="eastAsia"/>
                <w:webHidden/>
              </w:rPr>
              <w:instrText xml:space="preserve"> </w:instrText>
            </w:r>
          </w:ins>
          <w:r>
            <w:rPr>
              <w:rFonts w:hint="eastAsia"/>
              <w:webHidden/>
            </w:rPr>
          </w:r>
          <w:r>
            <w:rPr>
              <w:rFonts w:hint="eastAsia"/>
              <w:webHidden/>
            </w:rPr>
            <w:fldChar w:fldCharType="separate"/>
          </w:r>
          <w:r w:rsidR="0043788C">
            <w:rPr>
              <w:webHidden/>
            </w:rPr>
            <w:t>8</w:t>
          </w:r>
          <w:ins w:id="14" w:author="Gavin Ma (马国臣)-人工智能研究院" w:date="2026-04-27T20:26:00Z">
            <w:r>
              <w:rPr>
                <w:rFonts w:hint="eastAsia"/>
                <w:webHidden/>
              </w:rPr>
              <w:fldChar w:fldCharType="end"/>
            </w:r>
            <w:r w:rsidRPr="00A74280">
              <w:rPr>
                <w:rStyle w:val="a7"/>
                <w:rFonts w:hint="eastAsia"/>
              </w:rPr>
              <w:fldChar w:fldCharType="end"/>
            </w:r>
          </w:ins>
        </w:p>
        <w:p w14:paraId="1A7E9BCC" w14:textId="3BEBC6F9" w:rsidR="00572046" w:rsidRDefault="00572046">
          <w:pPr>
            <w:pStyle w:val="TOC2"/>
            <w:tabs>
              <w:tab w:val="left" w:pos="1100"/>
              <w:tab w:val="right" w:leader="dot" w:pos="8296"/>
            </w:tabs>
            <w:rPr>
              <w:ins w:id="15" w:author="Gavin Ma (马国臣)-人工智能研究院" w:date="2026-04-27T20:26:00Z"/>
              <w:noProof/>
              <w:color w:val="auto"/>
              <w:sz w:val="22"/>
              <w:szCs w:val="24"/>
              <w14:ligatures w14:val="standardContextual"/>
            </w:rPr>
          </w:pPr>
          <w:ins w:id="1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4.1</w:t>
            </w:r>
            <w:r>
              <w:rPr>
                <w:rFonts w:hint="eastAsia"/>
                <w:noProof/>
                <w:color w:val="auto"/>
                <w:sz w:val="22"/>
                <w:szCs w:val="24"/>
                <w14:ligatures w14:val="standardContextual"/>
              </w:rPr>
              <w:tab/>
            </w:r>
            <w:r w:rsidRPr="00A74280">
              <w:rPr>
                <w:rStyle w:val="a7"/>
                <w:rFonts w:hint="eastAsia"/>
                <w:noProof/>
              </w:rPr>
              <w:t>DC Cache</w:t>
            </w:r>
            <w:r w:rsidRPr="00A74280">
              <w:rPr>
                <w:rStyle w:val="a7"/>
                <w:rFonts w:hint="eastAsia"/>
                <w:noProof/>
              </w:rPr>
              <w:t>设备上下文缓存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_Toc228214035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8</w:t>
          </w:r>
          <w:ins w:id="17" w:author="Gavin Ma (马国臣)-人工智能研究院" w:date="2026-04-27T20:26:00Z">
            <w:r>
              <w:rPr>
                <w:rFonts w:hint="eastAsia"/>
                <w:noProof/>
                <w:webHidden/>
              </w:rPr>
              <w:fldChar w:fldCharType="end"/>
            </w:r>
            <w:r w:rsidRPr="00A74280">
              <w:rPr>
                <w:rStyle w:val="a7"/>
                <w:rFonts w:hint="eastAsia"/>
                <w:noProof/>
              </w:rPr>
              <w:fldChar w:fldCharType="end"/>
            </w:r>
          </w:ins>
        </w:p>
        <w:p w14:paraId="062BA898" w14:textId="47D6B664" w:rsidR="00572046" w:rsidRDefault="00572046">
          <w:pPr>
            <w:pStyle w:val="TOC3"/>
            <w:tabs>
              <w:tab w:val="right" w:leader="dot" w:pos="8296"/>
            </w:tabs>
            <w:rPr>
              <w:ins w:id="18" w:author="Gavin Ma (马国臣)-人工智能研究院" w:date="2026-04-27T20:26:00Z"/>
              <w:noProof/>
              <w:color w:val="auto"/>
              <w:sz w:val="22"/>
              <w:szCs w:val="24"/>
              <w14:ligatures w14:val="standardContextual"/>
            </w:rPr>
          </w:pPr>
          <w:ins w:id="1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4.1.1 Cache line</w:t>
            </w:r>
            <w:r w:rsidRPr="00A74280">
              <w:rPr>
                <w:rStyle w:val="a7"/>
                <w:rFonts w:hint="eastAsia"/>
                <w:noProof/>
              </w:rPr>
              <w:t>和关键数据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_Toc228214036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8</w:t>
          </w:r>
          <w:ins w:id="20" w:author="Gavin Ma (马国臣)-人工智能研究院" w:date="2026-04-27T20:26:00Z">
            <w:r>
              <w:rPr>
                <w:rFonts w:hint="eastAsia"/>
                <w:noProof/>
                <w:webHidden/>
              </w:rPr>
              <w:fldChar w:fldCharType="end"/>
            </w:r>
            <w:r w:rsidRPr="00A74280">
              <w:rPr>
                <w:rStyle w:val="a7"/>
                <w:rFonts w:hint="eastAsia"/>
                <w:noProof/>
              </w:rPr>
              <w:fldChar w:fldCharType="end"/>
            </w:r>
          </w:ins>
        </w:p>
        <w:p w14:paraId="53EF8DA2" w14:textId="4BC188F9" w:rsidR="00572046" w:rsidRDefault="00572046">
          <w:pPr>
            <w:pStyle w:val="TOC3"/>
            <w:tabs>
              <w:tab w:val="right" w:leader="dot" w:pos="8296"/>
            </w:tabs>
            <w:rPr>
              <w:ins w:id="21" w:author="Gavin Ma (马国臣)-人工智能研究院" w:date="2026-04-27T20:26:00Z"/>
              <w:noProof/>
              <w:color w:val="auto"/>
              <w:sz w:val="22"/>
              <w:szCs w:val="24"/>
              <w14:ligatures w14:val="standardContextual"/>
            </w:rPr>
          </w:pPr>
          <w:ins w:id="2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4.1.2 </w:t>
            </w:r>
            <w:r w:rsidRPr="00A74280">
              <w:rPr>
                <w:rStyle w:val="a7"/>
                <w:rFonts w:hint="eastAsia"/>
                <w:noProof/>
              </w:rPr>
              <w:t>缓存表管理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_Toc228214038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9</w:t>
          </w:r>
          <w:ins w:id="23" w:author="Gavin Ma (马国臣)-人工智能研究院" w:date="2026-04-27T20:26:00Z">
            <w:r>
              <w:rPr>
                <w:rFonts w:hint="eastAsia"/>
                <w:noProof/>
                <w:webHidden/>
              </w:rPr>
              <w:fldChar w:fldCharType="end"/>
            </w:r>
            <w:r w:rsidRPr="00A74280">
              <w:rPr>
                <w:rStyle w:val="a7"/>
                <w:rFonts w:hint="eastAsia"/>
                <w:noProof/>
              </w:rPr>
              <w:fldChar w:fldCharType="end"/>
            </w:r>
          </w:ins>
        </w:p>
        <w:p w14:paraId="28196575" w14:textId="451F85CE" w:rsidR="00572046" w:rsidRDefault="00572046">
          <w:pPr>
            <w:pStyle w:val="TOC3"/>
            <w:tabs>
              <w:tab w:val="right" w:leader="dot" w:pos="8296"/>
            </w:tabs>
            <w:rPr>
              <w:ins w:id="24" w:author="Gavin Ma (马国臣)-人工智能研究院" w:date="2026-04-27T20:26:00Z"/>
              <w:noProof/>
              <w:color w:val="auto"/>
              <w:sz w:val="22"/>
              <w:szCs w:val="24"/>
              <w14:ligatures w14:val="standardContextual"/>
            </w:rPr>
          </w:pPr>
          <w:ins w:id="2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4.1.3 </w:t>
            </w:r>
            <w:r w:rsidRPr="00A74280">
              <w:rPr>
                <w:rStyle w:val="a7"/>
                <w:rFonts w:hint="eastAsia"/>
                <w:noProof/>
              </w:rPr>
              <w:t>缓存索引计算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_Toc228214039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10</w:t>
          </w:r>
          <w:ins w:id="26" w:author="Gavin Ma (马国臣)-人工智能研究院" w:date="2026-04-27T20:26:00Z">
            <w:r>
              <w:rPr>
                <w:rFonts w:hint="eastAsia"/>
                <w:noProof/>
                <w:webHidden/>
              </w:rPr>
              <w:fldChar w:fldCharType="end"/>
            </w:r>
            <w:r w:rsidRPr="00A74280">
              <w:rPr>
                <w:rStyle w:val="a7"/>
                <w:rFonts w:hint="eastAsia"/>
                <w:noProof/>
              </w:rPr>
              <w:fldChar w:fldCharType="end"/>
            </w:r>
          </w:ins>
        </w:p>
        <w:p w14:paraId="7155F8AA" w14:textId="3C492F08" w:rsidR="00572046" w:rsidRDefault="00572046">
          <w:pPr>
            <w:pStyle w:val="TOC3"/>
            <w:tabs>
              <w:tab w:val="right" w:leader="dot" w:pos="8296"/>
            </w:tabs>
            <w:rPr>
              <w:ins w:id="27" w:author="Gavin Ma (马国臣)-人工智能研究院" w:date="2026-04-27T20:26:00Z"/>
              <w:noProof/>
              <w:color w:val="auto"/>
              <w:sz w:val="22"/>
              <w:szCs w:val="24"/>
              <w14:ligatures w14:val="standardContextual"/>
            </w:rPr>
          </w:pPr>
          <w:ins w:id="2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4.1.4 </w:t>
            </w:r>
            <w:r w:rsidRPr="00A74280">
              <w:rPr>
                <w:rStyle w:val="a7"/>
                <w:rFonts w:hint="eastAsia"/>
                <w:noProof/>
              </w:rPr>
              <w:t>缓存预取、缓存替换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_Toc228214040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10</w:t>
          </w:r>
          <w:ins w:id="29" w:author="Gavin Ma (马国臣)-人工智能研究院" w:date="2026-04-27T20:26:00Z">
            <w:r>
              <w:rPr>
                <w:rFonts w:hint="eastAsia"/>
                <w:noProof/>
                <w:webHidden/>
              </w:rPr>
              <w:fldChar w:fldCharType="end"/>
            </w:r>
            <w:r w:rsidRPr="00A74280">
              <w:rPr>
                <w:rStyle w:val="a7"/>
                <w:rFonts w:hint="eastAsia"/>
                <w:noProof/>
              </w:rPr>
              <w:fldChar w:fldCharType="end"/>
            </w:r>
          </w:ins>
        </w:p>
        <w:p w14:paraId="0A3196AF" w14:textId="709CB1EE" w:rsidR="00572046" w:rsidRDefault="00572046">
          <w:pPr>
            <w:pStyle w:val="TOC3"/>
            <w:tabs>
              <w:tab w:val="right" w:leader="dot" w:pos="8296"/>
            </w:tabs>
            <w:rPr>
              <w:ins w:id="30" w:author="Gavin Ma (马国臣)-人工智能研究院" w:date="2026-04-27T20:26:00Z"/>
              <w:noProof/>
              <w:color w:val="auto"/>
              <w:sz w:val="22"/>
              <w:szCs w:val="24"/>
              <w14:ligatures w14:val="standardContextual"/>
            </w:rPr>
          </w:pPr>
          <w:ins w:id="3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4.1.5 </w:t>
            </w:r>
            <w:r w:rsidRPr="00A74280">
              <w:rPr>
                <w:rStyle w:val="a7"/>
                <w:rFonts w:hint="eastAsia"/>
                <w:noProof/>
              </w:rPr>
              <w:t>缓存条目失效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_Toc228214041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11</w:t>
          </w:r>
          <w:ins w:id="32" w:author="Gavin Ma (马国臣)-人工智能研究院" w:date="2026-04-27T20:26:00Z">
            <w:r>
              <w:rPr>
                <w:rFonts w:hint="eastAsia"/>
                <w:noProof/>
                <w:webHidden/>
              </w:rPr>
              <w:fldChar w:fldCharType="end"/>
            </w:r>
            <w:r w:rsidRPr="00A74280">
              <w:rPr>
                <w:rStyle w:val="a7"/>
                <w:rFonts w:hint="eastAsia"/>
                <w:noProof/>
              </w:rPr>
              <w:fldChar w:fldCharType="end"/>
            </w:r>
          </w:ins>
        </w:p>
        <w:p w14:paraId="2B6E740B" w14:textId="5CA1B3A4" w:rsidR="00572046" w:rsidRDefault="00572046">
          <w:pPr>
            <w:pStyle w:val="TOC2"/>
            <w:tabs>
              <w:tab w:val="left" w:pos="1100"/>
              <w:tab w:val="right" w:leader="dot" w:pos="8296"/>
            </w:tabs>
            <w:rPr>
              <w:ins w:id="33" w:author="Gavin Ma (马国臣)-人工智能研究院" w:date="2026-04-27T20:26:00Z"/>
              <w:noProof/>
              <w:color w:val="auto"/>
              <w:sz w:val="22"/>
              <w:szCs w:val="24"/>
              <w14:ligatures w14:val="standardContextual"/>
            </w:rPr>
          </w:pPr>
          <w:ins w:id="3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4.2</w:t>
            </w:r>
            <w:r>
              <w:rPr>
                <w:rFonts w:hint="eastAsia"/>
                <w:noProof/>
                <w:color w:val="auto"/>
                <w:sz w:val="22"/>
                <w:szCs w:val="24"/>
                <w14:ligatures w14:val="standardContextual"/>
              </w:rPr>
              <w:tab/>
            </w:r>
            <w:r w:rsidRPr="00A74280">
              <w:rPr>
                <w:rStyle w:val="a7"/>
                <w:rFonts w:hint="eastAsia"/>
                <w:noProof/>
              </w:rPr>
              <w:t>PC Cache</w:t>
            </w:r>
            <w:r w:rsidRPr="00A74280">
              <w:rPr>
                <w:rStyle w:val="a7"/>
                <w:rFonts w:hint="eastAsia"/>
                <w:noProof/>
              </w:rPr>
              <w:t>进程上下文缓存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_Toc228214042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11</w:t>
          </w:r>
          <w:ins w:id="35" w:author="Gavin Ma (马国臣)-人工智能研究院" w:date="2026-04-27T20:26:00Z">
            <w:r>
              <w:rPr>
                <w:rFonts w:hint="eastAsia"/>
                <w:noProof/>
                <w:webHidden/>
              </w:rPr>
              <w:fldChar w:fldCharType="end"/>
            </w:r>
            <w:r w:rsidRPr="00A74280">
              <w:rPr>
                <w:rStyle w:val="a7"/>
                <w:rFonts w:hint="eastAsia"/>
                <w:noProof/>
              </w:rPr>
              <w:fldChar w:fldCharType="end"/>
            </w:r>
          </w:ins>
        </w:p>
        <w:p w14:paraId="476693E0" w14:textId="30281139" w:rsidR="00572046" w:rsidRDefault="00572046">
          <w:pPr>
            <w:pStyle w:val="TOC3"/>
            <w:tabs>
              <w:tab w:val="right" w:leader="dot" w:pos="8296"/>
            </w:tabs>
            <w:rPr>
              <w:ins w:id="36" w:author="Gavin Ma (马国臣)-人工智能研究院" w:date="2026-04-27T20:26:00Z"/>
              <w:noProof/>
              <w:color w:val="auto"/>
              <w:sz w:val="22"/>
              <w:szCs w:val="24"/>
              <w14:ligatures w14:val="standardContextual"/>
            </w:rPr>
          </w:pPr>
          <w:ins w:id="3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4.2.1 Cache line</w:t>
            </w:r>
            <w:r w:rsidRPr="00A74280">
              <w:rPr>
                <w:rStyle w:val="a7"/>
                <w:rFonts w:hint="eastAsia"/>
                <w:noProof/>
              </w:rPr>
              <w:t>和关键数据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_Toc228214043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11</w:t>
          </w:r>
          <w:ins w:id="38" w:author="Gavin Ma (马国臣)-人工智能研究院" w:date="2026-04-27T20:26:00Z">
            <w:r>
              <w:rPr>
                <w:rFonts w:hint="eastAsia"/>
                <w:noProof/>
                <w:webHidden/>
              </w:rPr>
              <w:fldChar w:fldCharType="end"/>
            </w:r>
            <w:r w:rsidRPr="00A74280">
              <w:rPr>
                <w:rStyle w:val="a7"/>
                <w:rFonts w:hint="eastAsia"/>
                <w:noProof/>
              </w:rPr>
              <w:fldChar w:fldCharType="end"/>
            </w:r>
          </w:ins>
        </w:p>
        <w:p w14:paraId="4543D5F6" w14:textId="31515E93" w:rsidR="00572046" w:rsidRDefault="00572046">
          <w:pPr>
            <w:pStyle w:val="TOC3"/>
            <w:tabs>
              <w:tab w:val="right" w:leader="dot" w:pos="8296"/>
            </w:tabs>
            <w:rPr>
              <w:ins w:id="39" w:author="Gavin Ma (马国臣)-人工智能研究院" w:date="2026-04-27T20:26:00Z"/>
              <w:noProof/>
              <w:color w:val="auto"/>
              <w:sz w:val="22"/>
              <w:szCs w:val="24"/>
              <w14:ligatures w14:val="standardContextual"/>
            </w:rPr>
          </w:pPr>
          <w:ins w:id="4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4.2.2 </w:t>
            </w:r>
            <w:r w:rsidRPr="00A74280">
              <w:rPr>
                <w:rStyle w:val="a7"/>
                <w:rFonts w:hint="eastAsia"/>
                <w:noProof/>
              </w:rPr>
              <w:t>缓存表管理、缓存索引计算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_Toc228214044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12</w:t>
          </w:r>
          <w:ins w:id="41" w:author="Gavin Ma (马国臣)-人工智能研究院" w:date="2026-04-27T20:26:00Z">
            <w:r>
              <w:rPr>
                <w:rFonts w:hint="eastAsia"/>
                <w:noProof/>
                <w:webHidden/>
              </w:rPr>
              <w:fldChar w:fldCharType="end"/>
            </w:r>
            <w:r w:rsidRPr="00A74280">
              <w:rPr>
                <w:rStyle w:val="a7"/>
                <w:rFonts w:hint="eastAsia"/>
                <w:noProof/>
              </w:rPr>
              <w:fldChar w:fldCharType="end"/>
            </w:r>
          </w:ins>
        </w:p>
        <w:p w14:paraId="5674132F" w14:textId="12763B6E" w:rsidR="00572046" w:rsidRDefault="00572046">
          <w:pPr>
            <w:pStyle w:val="TOC3"/>
            <w:tabs>
              <w:tab w:val="right" w:leader="dot" w:pos="8296"/>
            </w:tabs>
            <w:rPr>
              <w:ins w:id="42" w:author="Gavin Ma (马国臣)-人工智能研究院" w:date="2026-04-27T20:26:00Z"/>
              <w:noProof/>
              <w:color w:val="auto"/>
              <w:sz w:val="22"/>
              <w:szCs w:val="24"/>
              <w14:ligatures w14:val="standardContextual"/>
            </w:rPr>
          </w:pPr>
          <w:ins w:id="4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4.2.3 </w:t>
            </w:r>
            <w:r w:rsidRPr="00A74280">
              <w:rPr>
                <w:rStyle w:val="a7"/>
                <w:rFonts w:hint="eastAsia"/>
                <w:noProof/>
              </w:rPr>
              <w:t>缓存预取、缓存替换、缓存条目失效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_Toc228214045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12</w:t>
          </w:r>
          <w:ins w:id="44" w:author="Gavin Ma (马国臣)-人工智能研究院" w:date="2026-04-27T20:26:00Z">
            <w:r>
              <w:rPr>
                <w:rFonts w:hint="eastAsia"/>
                <w:noProof/>
                <w:webHidden/>
              </w:rPr>
              <w:fldChar w:fldCharType="end"/>
            </w:r>
            <w:r w:rsidRPr="00A74280">
              <w:rPr>
                <w:rStyle w:val="a7"/>
                <w:rFonts w:hint="eastAsia"/>
                <w:noProof/>
              </w:rPr>
              <w:fldChar w:fldCharType="end"/>
            </w:r>
          </w:ins>
        </w:p>
        <w:p w14:paraId="3E10E397" w14:textId="184E5244" w:rsidR="00572046" w:rsidRDefault="00572046">
          <w:pPr>
            <w:pStyle w:val="TOC2"/>
            <w:tabs>
              <w:tab w:val="left" w:pos="1100"/>
              <w:tab w:val="right" w:leader="dot" w:pos="8296"/>
            </w:tabs>
            <w:rPr>
              <w:ins w:id="45" w:author="Gavin Ma (马国臣)-人工智能研究院" w:date="2026-04-27T20:26:00Z"/>
              <w:noProof/>
              <w:color w:val="auto"/>
              <w:sz w:val="22"/>
              <w:szCs w:val="24"/>
              <w14:ligatures w14:val="standardContextual"/>
            </w:rPr>
          </w:pPr>
          <w:ins w:id="4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4.3</w:t>
            </w:r>
            <w:r>
              <w:rPr>
                <w:rFonts w:hint="eastAsia"/>
                <w:noProof/>
                <w:color w:val="auto"/>
                <w:sz w:val="22"/>
                <w:szCs w:val="24"/>
                <w14:ligatures w14:val="standardContextual"/>
              </w:rPr>
              <w:tab/>
            </w:r>
            <w:r w:rsidRPr="00A74280">
              <w:rPr>
                <w:rStyle w:val="a7"/>
                <w:rFonts w:hint="eastAsia"/>
                <w:noProof/>
              </w:rPr>
              <w:t>MSIPT Cache MSI</w:t>
            </w:r>
            <w:r w:rsidRPr="00A74280">
              <w:rPr>
                <w:rStyle w:val="a7"/>
                <w:rFonts w:hint="eastAsia"/>
                <w:noProof/>
              </w:rPr>
              <w:t>信息缓存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_Toc228214046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12</w:t>
          </w:r>
          <w:ins w:id="47" w:author="Gavin Ma (马国臣)-人工智能研究院" w:date="2026-04-27T20:26:00Z">
            <w:r>
              <w:rPr>
                <w:rFonts w:hint="eastAsia"/>
                <w:noProof/>
                <w:webHidden/>
              </w:rPr>
              <w:fldChar w:fldCharType="end"/>
            </w:r>
            <w:r w:rsidRPr="00A74280">
              <w:rPr>
                <w:rStyle w:val="a7"/>
                <w:rFonts w:hint="eastAsia"/>
                <w:noProof/>
              </w:rPr>
              <w:fldChar w:fldCharType="end"/>
            </w:r>
          </w:ins>
        </w:p>
        <w:p w14:paraId="28F7F8D0" w14:textId="6FDFF9E3" w:rsidR="00572046" w:rsidRDefault="00572046">
          <w:pPr>
            <w:pStyle w:val="TOC2"/>
            <w:tabs>
              <w:tab w:val="left" w:pos="1100"/>
              <w:tab w:val="right" w:leader="dot" w:pos="8296"/>
            </w:tabs>
            <w:rPr>
              <w:ins w:id="48" w:author="Gavin Ma (马国臣)-人工智能研究院" w:date="2026-04-27T20:26:00Z"/>
              <w:noProof/>
              <w:color w:val="auto"/>
              <w:sz w:val="22"/>
              <w:szCs w:val="24"/>
              <w14:ligatures w14:val="standardContextual"/>
            </w:rPr>
          </w:pPr>
          <w:ins w:id="4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4.4</w:t>
            </w:r>
            <w:r>
              <w:rPr>
                <w:rFonts w:hint="eastAsia"/>
                <w:noProof/>
                <w:color w:val="auto"/>
                <w:sz w:val="22"/>
                <w:szCs w:val="24"/>
                <w14:ligatures w14:val="standardContextual"/>
              </w:rPr>
              <w:tab/>
            </w:r>
            <w:r w:rsidRPr="00A74280">
              <w:rPr>
                <w:rStyle w:val="a7"/>
                <w:rFonts w:hint="eastAsia"/>
                <w:noProof/>
              </w:rPr>
              <w:t>PT Cache</w:t>
            </w:r>
            <w:r w:rsidRPr="00A74280">
              <w:rPr>
                <w:rStyle w:val="a7"/>
                <w:rFonts w:hint="eastAsia"/>
                <w:noProof/>
              </w:rPr>
              <w:t>地址翻译缓存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_Toc228214047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13</w:t>
          </w:r>
          <w:ins w:id="50" w:author="Gavin Ma (马国臣)-人工智能研究院" w:date="2026-04-27T20:26:00Z">
            <w:r>
              <w:rPr>
                <w:rFonts w:hint="eastAsia"/>
                <w:noProof/>
                <w:webHidden/>
              </w:rPr>
              <w:fldChar w:fldCharType="end"/>
            </w:r>
            <w:r w:rsidRPr="00A74280">
              <w:rPr>
                <w:rStyle w:val="a7"/>
                <w:rFonts w:hint="eastAsia"/>
                <w:noProof/>
              </w:rPr>
              <w:fldChar w:fldCharType="end"/>
            </w:r>
          </w:ins>
        </w:p>
        <w:p w14:paraId="4C111F0D" w14:textId="6C5D5F7E" w:rsidR="00572046" w:rsidRDefault="00572046">
          <w:pPr>
            <w:pStyle w:val="TOC3"/>
            <w:tabs>
              <w:tab w:val="right" w:leader="dot" w:pos="8296"/>
            </w:tabs>
            <w:rPr>
              <w:ins w:id="51" w:author="Gavin Ma (马国臣)-人工智能研究院" w:date="2026-04-27T20:26:00Z"/>
              <w:noProof/>
              <w:color w:val="auto"/>
              <w:sz w:val="22"/>
              <w:szCs w:val="24"/>
              <w14:ligatures w14:val="standardContextual"/>
            </w:rPr>
          </w:pPr>
          <w:ins w:id="5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4.4.1 Cache line</w:t>
            </w:r>
            <w:r w:rsidRPr="00A74280">
              <w:rPr>
                <w:rStyle w:val="a7"/>
                <w:rFonts w:hint="eastAsia"/>
                <w:noProof/>
              </w:rPr>
              <w:t>和关键数据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_Toc228214048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15</w:t>
          </w:r>
          <w:ins w:id="53" w:author="Gavin Ma (马国臣)-人工智能研究院" w:date="2026-04-27T20:26:00Z">
            <w:r>
              <w:rPr>
                <w:rFonts w:hint="eastAsia"/>
                <w:noProof/>
                <w:webHidden/>
              </w:rPr>
              <w:fldChar w:fldCharType="end"/>
            </w:r>
            <w:r w:rsidRPr="00A74280">
              <w:rPr>
                <w:rStyle w:val="a7"/>
                <w:rFonts w:hint="eastAsia"/>
                <w:noProof/>
              </w:rPr>
              <w:fldChar w:fldCharType="end"/>
            </w:r>
          </w:ins>
        </w:p>
        <w:p w14:paraId="47E1073F" w14:textId="13CB3D29" w:rsidR="00572046" w:rsidRDefault="00572046">
          <w:pPr>
            <w:pStyle w:val="TOC3"/>
            <w:tabs>
              <w:tab w:val="right" w:leader="dot" w:pos="8296"/>
            </w:tabs>
            <w:rPr>
              <w:ins w:id="54" w:author="Gavin Ma (马国臣)-人工智能研究院" w:date="2026-04-27T20:26:00Z"/>
              <w:noProof/>
              <w:color w:val="auto"/>
              <w:sz w:val="22"/>
              <w:szCs w:val="24"/>
              <w14:ligatures w14:val="standardContextual"/>
            </w:rPr>
          </w:pPr>
          <w:ins w:id="5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4.4.2 </w:t>
            </w:r>
            <w:r w:rsidRPr="00A74280">
              <w:rPr>
                <w:rStyle w:val="a7"/>
                <w:rFonts w:hint="eastAsia"/>
                <w:noProof/>
              </w:rPr>
              <w:t>缓存表管理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_Toc228214049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16</w:t>
          </w:r>
          <w:ins w:id="56" w:author="Gavin Ma (马国臣)-人工智能研究院" w:date="2026-04-27T20:26:00Z">
            <w:r>
              <w:rPr>
                <w:rFonts w:hint="eastAsia"/>
                <w:noProof/>
                <w:webHidden/>
              </w:rPr>
              <w:fldChar w:fldCharType="end"/>
            </w:r>
            <w:r w:rsidRPr="00A74280">
              <w:rPr>
                <w:rStyle w:val="a7"/>
                <w:rFonts w:hint="eastAsia"/>
                <w:noProof/>
              </w:rPr>
              <w:fldChar w:fldCharType="end"/>
            </w:r>
          </w:ins>
        </w:p>
        <w:p w14:paraId="1EDFC758" w14:textId="5800FB46" w:rsidR="00572046" w:rsidRDefault="00572046">
          <w:pPr>
            <w:pStyle w:val="TOC3"/>
            <w:tabs>
              <w:tab w:val="right" w:leader="dot" w:pos="8296"/>
            </w:tabs>
            <w:rPr>
              <w:ins w:id="57" w:author="Gavin Ma (马国臣)-人工智能研究院" w:date="2026-04-27T20:26:00Z"/>
              <w:noProof/>
              <w:color w:val="auto"/>
              <w:sz w:val="22"/>
              <w:szCs w:val="24"/>
              <w14:ligatures w14:val="standardContextual"/>
            </w:rPr>
          </w:pPr>
          <w:ins w:id="5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4.4.3 </w:t>
            </w:r>
            <w:r w:rsidRPr="00A74280">
              <w:rPr>
                <w:rStyle w:val="a7"/>
                <w:rFonts w:hint="eastAsia"/>
                <w:noProof/>
              </w:rPr>
              <w:t>缓存索引计算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_Toc228214050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17</w:t>
          </w:r>
          <w:ins w:id="59" w:author="Gavin Ma (马国臣)-人工智能研究院" w:date="2026-04-27T20:26:00Z">
            <w:r>
              <w:rPr>
                <w:rFonts w:hint="eastAsia"/>
                <w:noProof/>
                <w:webHidden/>
              </w:rPr>
              <w:fldChar w:fldCharType="end"/>
            </w:r>
            <w:r w:rsidRPr="00A74280">
              <w:rPr>
                <w:rStyle w:val="a7"/>
                <w:rFonts w:hint="eastAsia"/>
                <w:noProof/>
              </w:rPr>
              <w:fldChar w:fldCharType="end"/>
            </w:r>
          </w:ins>
        </w:p>
        <w:p w14:paraId="09EF2B14" w14:textId="0507E345" w:rsidR="00572046" w:rsidRDefault="00572046">
          <w:pPr>
            <w:pStyle w:val="TOC3"/>
            <w:tabs>
              <w:tab w:val="right" w:leader="dot" w:pos="8296"/>
            </w:tabs>
            <w:rPr>
              <w:ins w:id="60" w:author="Gavin Ma (马国臣)-人工智能研究院" w:date="2026-04-27T20:26:00Z"/>
              <w:noProof/>
              <w:color w:val="auto"/>
              <w:sz w:val="22"/>
              <w:szCs w:val="24"/>
              <w14:ligatures w14:val="standardContextual"/>
            </w:rPr>
          </w:pPr>
          <w:ins w:id="6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4.4.4 </w:t>
            </w:r>
            <w:r w:rsidRPr="00A74280">
              <w:rPr>
                <w:rStyle w:val="a7"/>
                <w:rFonts w:hint="eastAsia"/>
                <w:noProof/>
              </w:rPr>
              <w:t>缓存预取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_Toc228214051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17</w:t>
          </w:r>
          <w:ins w:id="62" w:author="Gavin Ma (马国臣)-人工智能研究院" w:date="2026-04-27T20:26:00Z">
            <w:r>
              <w:rPr>
                <w:rFonts w:hint="eastAsia"/>
                <w:noProof/>
                <w:webHidden/>
              </w:rPr>
              <w:fldChar w:fldCharType="end"/>
            </w:r>
            <w:r w:rsidRPr="00A74280">
              <w:rPr>
                <w:rStyle w:val="a7"/>
                <w:rFonts w:hint="eastAsia"/>
                <w:noProof/>
              </w:rPr>
              <w:fldChar w:fldCharType="end"/>
            </w:r>
          </w:ins>
        </w:p>
        <w:p w14:paraId="375442E8" w14:textId="021D73A7" w:rsidR="00572046" w:rsidRDefault="00572046">
          <w:pPr>
            <w:pStyle w:val="TOC3"/>
            <w:tabs>
              <w:tab w:val="right" w:leader="dot" w:pos="8296"/>
            </w:tabs>
            <w:rPr>
              <w:ins w:id="63" w:author="Gavin Ma (马国臣)-人工智能研究院" w:date="2026-04-27T20:26:00Z"/>
              <w:noProof/>
              <w:color w:val="auto"/>
              <w:sz w:val="22"/>
              <w:szCs w:val="24"/>
              <w14:ligatures w14:val="standardContextual"/>
            </w:rPr>
          </w:pPr>
          <w:ins w:id="6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4.4.5 </w:t>
            </w:r>
            <w:r w:rsidRPr="00A74280">
              <w:rPr>
                <w:rStyle w:val="a7"/>
                <w:rFonts w:hint="eastAsia"/>
                <w:noProof/>
              </w:rPr>
              <w:t>缓存替换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_Toc228214054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18</w:t>
          </w:r>
          <w:ins w:id="65" w:author="Gavin Ma (马国臣)-人工智能研究院" w:date="2026-04-27T20:26:00Z">
            <w:r>
              <w:rPr>
                <w:rFonts w:hint="eastAsia"/>
                <w:noProof/>
                <w:webHidden/>
              </w:rPr>
              <w:fldChar w:fldCharType="end"/>
            </w:r>
            <w:r w:rsidRPr="00A74280">
              <w:rPr>
                <w:rStyle w:val="a7"/>
                <w:rFonts w:hint="eastAsia"/>
                <w:noProof/>
              </w:rPr>
              <w:fldChar w:fldCharType="end"/>
            </w:r>
          </w:ins>
        </w:p>
        <w:p w14:paraId="3697914D" w14:textId="45F8F3A6" w:rsidR="00572046" w:rsidRDefault="00572046">
          <w:pPr>
            <w:pStyle w:val="TOC3"/>
            <w:tabs>
              <w:tab w:val="right" w:leader="dot" w:pos="8296"/>
            </w:tabs>
            <w:rPr>
              <w:ins w:id="66" w:author="Gavin Ma (马国臣)-人工智能研究院" w:date="2026-04-27T20:26:00Z"/>
              <w:noProof/>
              <w:color w:val="auto"/>
              <w:sz w:val="22"/>
              <w:szCs w:val="24"/>
              <w14:ligatures w14:val="standardContextual"/>
            </w:rPr>
          </w:pPr>
          <w:ins w:id="6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4.4.6 </w:t>
            </w:r>
            <w:r w:rsidRPr="00A74280">
              <w:rPr>
                <w:rStyle w:val="a7"/>
                <w:rFonts w:hint="eastAsia"/>
                <w:noProof/>
              </w:rPr>
              <w:t>缓存条目失效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_Toc228214055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20</w:t>
          </w:r>
          <w:ins w:id="68" w:author="Gavin Ma (马国臣)-人工智能研究院" w:date="2026-04-27T20:26:00Z">
            <w:r>
              <w:rPr>
                <w:rFonts w:hint="eastAsia"/>
                <w:noProof/>
                <w:webHidden/>
              </w:rPr>
              <w:fldChar w:fldCharType="end"/>
            </w:r>
            <w:r w:rsidRPr="00A74280">
              <w:rPr>
                <w:rStyle w:val="a7"/>
                <w:rFonts w:hint="eastAsia"/>
                <w:noProof/>
              </w:rPr>
              <w:fldChar w:fldCharType="end"/>
            </w:r>
          </w:ins>
        </w:p>
        <w:p w14:paraId="6FAE1AB3" w14:textId="1B7FCBC3" w:rsidR="00572046" w:rsidRDefault="00572046">
          <w:pPr>
            <w:pStyle w:val="TOC2"/>
            <w:tabs>
              <w:tab w:val="left" w:pos="1100"/>
              <w:tab w:val="right" w:leader="dot" w:pos="8296"/>
            </w:tabs>
            <w:rPr>
              <w:ins w:id="69" w:author="Gavin Ma (马国臣)-人工智能研究院" w:date="2026-04-27T20:26:00Z"/>
              <w:noProof/>
              <w:color w:val="auto"/>
              <w:sz w:val="22"/>
              <w:szCs w:val="24"/>
              <w14:ligatures w14:val="standardContextual"/>
            </w:rPr>
          </w:pPr>
          <w:ins w:id="7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4.5</w:t>
            </w:r>
            <w:r>
              <w:rPr>
                <w:rFonts w:hint="eastAsia"/>
                <w:noProof/>
                <w:color w:val="auto"/>
                <w:sz w:val="22"/>
                <w:szCs w:val="24"/>
                <w14:ligatures w14:val="standardContextual"/>
              </w:rPr>
              <w:tab/>
            </w:r>
            <w:r w:rsidRPr="00A74280">
              <w:rPr>
                <w:rStyle w:val="a7"/>
                <w:rFonts w:hint="eastAsia"/>
                <w:noProof/>
              </w:rPr>
              <w:t>Walker Cache</w:t>
            </w:r>
            <w:r w:rsidRPr="00A74280">
              <w:rPr>
                <w:rStyle w:val="a7"/>
                <w:rFonts w:hint="eastAsia"/>
                <w:noProof/>
              </w:rPr>
              <w:t>地址翻译中间值缓存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_Toc228214056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21</w:t>
          </w:r>
          <w:ins w:id="71" w:author="Gavin Ma (马国臣)-人工智能研究院" w:date="2026-04-27T20:26:00Z">
            <w:r>
              <w:rPr>
                <w:rFonts w:hint="eastAsia"/>
                <w:noProof/>
                <w:webHidden/>
              </w:rPr>
              <w:fldChar w:fldCharType="end"/>
            </w:r>
            <w:r w:rsidRPr="00A74280">
              <w:rPr>
                <w:rStyle w:val="a7"/>
                <w:rFonts w:hint="eastAsia"/>
                <w:noProof/>
              </w:rPr>
              <w:fldChar w:fldCharType="end"/>
            </w:r>
          </w:ins>
        </w:p>
        <w:p w14:paraId="05433C2B" w14:textId="17F2CFB4" w:rsidR="00572046" w:rsidRDefault="00572046">
          <w:pPr>
            <w:pStyle w:val="TOC3"/>
            <w:tabs>
              <w:tab w:val="right" w:leader="dot" w:pos="8296"/>
            </w:tabs>
            <w:rPr>
              <w:ins w:id="72" w:author="Gavin Ma (马国臣)-人工智能研究院" w:date="2026-04-27T20:26:00Z"/>
              <w:noProof/>
              <w:color w:val="auto"/>
              <w:sz w:val="22"/>
              <w:szCs w:val="24"/>
              <w14:ligatures w14:val="standardContextual"/>
            </w:rPr>
          </w:pPr>
          <w:ins w:id="7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4.5.1 </w:t>
            </w:r>
            <w:r w:rsidRPr="00A74280">
              <w:rPr>
                <w:rStyle w:val="a7"/>
                <w:rFonts w:hint="eastAsia"/>
                <w:noProof/>
              </w:rPr>
              <w:t>关键数据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_Toc228214057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22</w:t>
          </w:r>
          <w:ins w:id="74" w:author="Gavin Ma (马国臣)-人工智能研究院" w:date="2026-04-27T20:26:00Z">
            <w:r>
              <w:rPr>
                <w:rFonts w:hint="eastAsia"/>
                <w:noProof/>
                <w:webHidden/>
              </w:rPr>
              <w:fldChar w:fldCharType="end"/>
            </w:r>
            <w:r w:rsidRPr="00A74280">
              <w:rPr>
                <w:rStyle w:val="a7"/>
                <w:rFonts w:hint="eastAsia"/>
                <w:noProof/>
              </w:rPr>
              <w:fldChar w:fldCharType="end"/>
            </w:r>
          </w:ins>
        </w:p>
        <w:p w14:paraId="7F67E9E6" w14:textId="5F858313" w:rsidR="00572046" w:rsidRDefault="00572046">
          <w:pPr>
            <w:pStyle w:val="TOC3"/>
            <w:tabs>
              <w:tab w:val="right" w:leader="dot" w:pos="8296"/>
            </w:tabs>
            <w:rPr>
              <w:ins w:id="75" w:author="Gavin Ma (马国臣)-人工智能研究院" w:date="2026-04-27T20:26:00Z"/>
              <w:noProof/>
              <w:color w:val="auto"/>
              <w:sz w:val="22"/>
              <w:szCs w:val="24"/>
              <w14:ligatures w14:val="standardContextual"/>
            </w:rPr>
          </w:pPr>
          <w:ins w:id="7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4.5.2 Cache line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_Toc228214058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22</w:t>
          </w:r>
          <w:ins w:id="77" w:author="Gavin Ma (马国臣)-人工智能研究院" w:date="2026-04-27T20:26:00Z">
            <w:r>
              <w:rPr>
                <w:rFonts w:hint="eastAsia"/>
                <w:noProof/>
                <w:webHidden/>
              </w:rPr>
              <w:fldChar w:fldCharType="end"/>
            </w:r>
            <w:r w:rsidRPr="00A74280">
              <w:rPr>
                <w:rStyle w:val="a7"/>
                <w:rFonts w:hint="eastAsia"/>
                <w:noProof/>
              </w:rPr>
              <w:fldChar w:fldCharType="end"/>
            </w:r>
          </w:ins>
        </w:p>
        <w:p w14:paraId="50852A2B" w14:textId="15C4EDD1" w:rsidR="00572046" w:rsidRDefault="00572046">
          <w:pPr>
            <w:pStyle w:val="TOC3"/>
            <w:tabs>
              <w:tab w:val="right" w:leader="dot" w:pos="8296"/>
            </w:tabs>
            <w:rPr>
              <w:ins w:id="78" w:author="Gavin Ma (马国臣)-人工智能研究院" w:date="2026-04-27T20:26:00Z"/>
              <w:noProof/>
              <w:color w:val="auto"/>
              <w:sz w:val="22"/>
              <w:szCs w:val="24"/>
              <w14:ligatures w14:val="standardContextual"/>
            </w:rPr>
          </w:pPr>
          <w:ins w:id="7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4.5.3 </w:t>
            </w:r>
            <w:r w:rsidRPr="00A74280">
              <w:rPr>
                <w:rStyle w:val="a7"/>
                <w:rFonts w:hint="eastAsia"/>
                <w:noProof/>
              </w:rPr>
              <w:t>缓存表管理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_Toc228214059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23</w:t>
          </w:r>
          <w:ins w:id="80" w:author="Gavin Ma (马国臣)-人工智能研究院" w:date="2026-04-27T20:26:00Z">
            <w:r>
              <w:rPr>
                <w:rFonts w:hint="eastAsia"/>
                <w:noProof/>
                <w:webHidden/>
              </w:rPr>
              <w:fldChar w:fldCharType="end"/>
            </w:r>
            <w:r w:rsidRPr="00A74280">
              <w:rPr>
                <w:rStyle w:val="a7"/>
                <w:rFonts w:hint="eastAsia"/>
                <w:noProof/>
              </w:rPr>
              <w:fldChar w:fldCharType="end"/>
            </w:r>
          </w:ins>
        </w:p>
        <w:p w14:paraId="1FAF9927" w14:textId="4F89316F" w:rsidR="00572046" w:rsidRDefault="00572046">
          <w:pPr>
            <w:pStyle w:val="TOC3"/>
            <w:tabs>
              <w:tab w:val="right" w:leader="dot" w:pos="8296"/>
            </w:tabs>
            <w:rPr>
              <w:ins w:id="81" w:author="Gavin Ma (马国臣)-人工智能研究院" w:date="2026-04-27T20:26:00Z"/>
              <w:noProof/>
              <w:color w:val="auto"/>
              <w:sz w:val="22"/>
              <w:szCs w:val="24"/>
              <w14:ligatures w14:val="standardContextual"/>
            </w:rPr>
          </w:pPr>
          <w:ins w:id="8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4.5.4 </w:t>
            </w:r>
            <w:r w:rsidRPr="00A74280">
              <w:rPr>
                <w:rStyle w:val="a7"/>
                <w:rFonts w:hint="eastAsia"/>
                <w:noProof/>
              </w:rPr>
              <w:t>缓存索引计算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_Toc228214060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24</w:t>
          </w:r>
          <w:ins w:id="83" w:author="Gavin Ma (马国臣)-人工智能研究院" w:date="2026-04-27T20:26:00Z">
            <w:r>
              <w:rPr>
                <w:rFonts w:hint="eastAsia"/>
                <w:noProof/>
                <w:webHidden/>
              </w:rPr>
              <w:fldChar w:fldCharType="end"/>
            </w:r>
            <w:r w:rsidRPr="00A74280">
              <w:rPr>
                <w:rStyle w:val="a7"/>
                <w:rFonts w:hint="eastAsia"/>
                <w:noProof/>
              </w:rPr>
              <w:fldChar w:fldCharType="end"/>
            </w:r>
          </w:ins>
        </w:p>
        <w:p w14:paraId="2E93255E" w14:textId="236E3B65" w:rsidR="00572046" w:rsidRDefault="00572046">
          <w:pPr>
            <w:pStyle w:val="TOC3"/>
            <w:tabs>
              <w:tab w:val="right" w:leader="dot" w:pos="8296"/>
            </w:tabs>
            <w:rPr>
              <w:ins w:id="84" w:author="Gavin Ma (马国臣)-人工智能研究院" w:date="2026-04-27T20:26:00Z"/>
              <w:noProof/>
              <w:color w:val="auto"/>
              <w:sz w:val="22"/>
              <w:szCs w:val="24"/>
              <w14:ligatures w14:val="standardContextual"/>
            </w:rPr>
          </w:pPr>
          <w:ins w:id="8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4.5.5 </w:t>
            </w:r>
            <w:r w:rsidRPr="00A74280">
              <w:rPr>
                <w:rStyle w:val="a7"/>
                <w:rFonts w:hint="eastAsia"/>
                <w:noProof/>
              </w:rPr>
              <w:t>缓存预取、缓存替换、缓存条目失效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_Toc228214061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25</w:t>
          </w:r>
          <w:ins w:id="86" w:author="Gavin Ma (马国臣)-人工智能研究院" w:date="2026-04-27T20:26:00Z">
            <w:r>
              <w:rPr>
                <w:rFonts w:hint="eastAsia"/>
                <w:noProof/>
                <w:webHidden/>
              </w:rPr>
              <w:fldChar w:fldCharType="end"/>
            </w:r>
            <w:r w:rsidRPr="00A74280">
              <w:rPr>
                <w:rStyle w:val="a7"/>
                <w:rFonts w:hint="eastAsia"/>
                <w:noProof/>
              </w:rPr>
              <w:fldChar w:fldCharType="end"/>
            </w:r>
          </w:ins>
        </w:p>
        <w:p w14:paraId="5E0D4377" w14:textId="4DECD5D8" w:rsidR="00572046" w:rsidRDefault="00572046">
          <w:pPr>
            <w:pStyle w:val="TOC2"/>
            <w:tabs>
              <w:tab w:val="left" w:pos="1100"/>
              <w:tab w:val="right" w:leader="dot" w:pos="8296"/>
            </w:tabs>
            <w:rPr>
              <w:ins w:id="87" w:author="Gavin Ma (马国臣)-人工智能研究院" w:date="2026-04-27T20:26:00Z"/>
              <w:noProof/>
              <w:color w:val="auto"/>
              <w:sz w:val="22"/>
              <w:szCs w:val="24"/>
              <w14:ligatures w14:val="standardContextual"/>
            </w:rPr>
          </w:pPr>
          <w:ins w:id="8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4.6</w:t>
            </w:r>
            <w:r>
              <w:rPr>
                <w:rFonts w:hint="eastAsia"/>
                <w:noProof/>
                <w:color w:val="auto"/>
                <w:sz w:val="22"/>
                <w:szCs w:val="24"/>
                <w14:ligatures w14:val="standardContextual"/>
              </w:rPr>
              <w:tab/>
            </w:r>
            <w:r w:rsidRPr="00A74280">
              <w:rPr>
                <w:rStyle w:val="a7"/>
                <w:rFonts w:hint="eastAsia"/>
                <w:noProof/>
              </w:rPr>
              <w:t>缓存算法仿真结果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_Toc228214062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25</w:t>
          </w:r>
          <w:ins w:id="89" w:author="Gavin Ma (马国臣)-人工智能研究院" w:date="2026-04-27T20:26:00Z">
            <w:r>
              <w:rPr>
                <w:rFonts w:hint="eastAsia"/>
                <w:noProof/>
                <w:webHidden/>
              </w:rPr>
              <w:fldChar w:fldCharType="end"/>
            </w:r>
            <w:r w:rsidRPr="00A74280">
              <w:rPr>
                <w:rStyle w:val="a7"/>
                <w:rFonts w:hint="eastAsia"/>
                <w:noProof/>
              </w:rPr>
              <w:fldChar w:fldCharType="end"/>
            </w:r>
          </w:ins>
        </w:p>
        <w:p w14:paraId="3DE20E89" w14:textId="25A26B02" w:rsidR="00572046" w:rsidRDefault="00572046">
          <w:pPr>
            <w:pStyle w:val="TOC3"/>
            <w:tabs>
              <w:tab w:val="right" w:leader="dot" w:pos="8296"/>
            </w:tabs>
            <w:rPr>
              <w:ins w:id="90" w:author="Gavin Ma (马国臣)-人工智能研究院" w:date="2026-04-27T20:26:00Z"/>
              <w:noProof/>
              <w:color w:val="auto"/>
              <w:sz w:val="22"/>
              <w:szCs w:val="24"/>
              <w14:ligatures w14:val="standardContextual"/>
            </w:rPr>
          </w:pPr>
          <w:ins w:id="9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4.6.1 </w:t>
            </w:r>
            <w:r w:rsidRPr="00A74280">
              <w:rPr>
                <w:rStyle w:val="a7"/>
                <w:rFonts w:hint="eastAsia"/>
                <w:noProof/>
              </w:rPr>
              <w:t>地址转换典型场景的地址流分析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_Toc228214063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25</w:t>
          </w:r>
          <w:ins w:id="92" w:author="Gavin Ma (马国臣)-人工智能研究院" w:date="2026-04-27T20:26:00Z">
            <w:r>
              <w:rPr>
                <w:rFonts w:hint="eastAsia"/>
                <w:noProof/>
                <w:webHidden/>
              </w:rPr>
              <w:fldChar w:fldCharType="end"/>
            </w:r>
            <w:r w:rsidRPr="00A74280">
              <w:rPr>
                <w:rStyle w:val="a7"/>
                <w:rFonts w:hint="eastAsia"/>
                <w:noProof/>
              </w:rPr>
              <w:fldChar w:fldCharType="end"/>
            </w:r>
          </w:ins>
        </w:p>
        <w:p w14:paraId="24548399" w14:textId="2B8B6EF0" w:rsidR="00572046" w:rsidRDefault="00572046">
          <w:pPr>
            <w:pStyle w:val="TOC3"/>
            <w:tabs>
              <w:tab w:val="right" w:leader="dot" w:pos="8296"/>
            </w:tabs>
            <w:rPr>
              <w:ins w:id="93" w:author="Gavin Ma (马国臣)-人工智能研究院" w:date="2026-04-27T20:26:00Z"/>
              <w:noProof/>
              <w:color w:val="auto"/>
              <w:sz w:val="22"/>
              <w:szCs w:val="24"/>
              <w14:ligatures w14:val="standardContextual"/>
            </w:rPr>
          </w:pPr>
          <w:ins w:id="9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4.6.2 </w:t>
            </w:r>
            <w:r w:rsidRPr="00A74280">
              <w:rPr>
                <w:rStyle w:val="a7"/>
                <w:rFonts w:hint="eastAsia"/>
                <w:noProof/>
              </w:rPr>
              <w:t>缓存命中率仿真测试及结果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_Toc228214064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26</w:t>
          </w:r>
          <w:ins w:id="95" w:author="Gavin Ma (马国臣)-人工智能研究院" w:date="2026-04-27T20:26:00Z">
            <w:r>
              <w:rPr>
                <w:rFonts w:hint="eastAsia"/>
                <w:noProof/>
                <w:webHidden/>
              </w:rPr>
              <w:fldChar w:fldCharType="end"/>
            </w:r>
            <w:r w:rsidRPr="00A74280">
              <w:rPr>
                <w:rStyle w:val="a7"/>
                <w:rFonts w:hint="eastAsia"/>
                <w:noProof/>
              </w:rPr>
              <w:fldChar w:fldCharType="end"/>
            </w:r>
          </w:ins>
        </w:p>
        <w:p w14:paraId="594958A6" w14:textId="6B2F03DB" w:rsidR="00572046" w:rsidRDefault="00572046">
          <w:pPr>
            <w:pStyle w:val="TOC1"/>
            <w:tabs>
              <w:tab w:val="right" w:leader="dot" w:pos="8296"/>
            </w:tabs>
            <w:rPr>
              <w:ins w:id="96" w:author="Gavin Ma (马国臣)-人工智能研究院" w:date="2026-04-27T20:26:00Z"/>
              <w:color w:val="auto"/>
              <w:sz w:val="22"/>
              <w:szCs w:val="24"/>
              <w14:ligatures w14:val="standardContextual"/>
            </w:rPr>
          </w:pPr>
          <w:ins w:id="97"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"_Toc228214065"</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5 </w:t>
            </w:r>
            <w:r w:rsidRPr="00A74280">
              <w:rPr>
                <w:rStyle w:val="a7"/>
                <w:rFonts w:ascii="黑体" w:hAnsi="黑体" w:hint="eastAsia"/>
              </w:rPr>
              <w:t>硬件架构</w:t>
            </w:r>
            <w:r>
              <w:rPr>
                <w:rFonts w:hint="eastAsia"/>
                <w:webHidden/>
              </w:rPr>
              <w:tab/>
            </w:r>
            <w:r>
              <w:rPr>
                <w:rFonts w:hint="eastAsia"/>
                <w:webHidden/>
              </w:rPr>
              <w:fldChar w:fldCharType="begin"/>
            </w:r>
            <w:r>
              <w:rPr>
                <w:rFonts w:hint="eastAsia"/>
                <w:webHidden/>
              </w:rPr>
              <w:instrText xml:space="preserve"> </w:instrText>
            </w:r>
            <w:r>
              <w:rPr>
                <w:webHidden/>
              </w:rPr>
              <w:instrText>PAGEREF _Toc228214065 \h</w:instrText>
            </w:r>
            <w:r>
              <w:rPr>
                <w:rFonts w:hint="eastAsia"/>
                <w:webHidden/>
              </w:rPr>
              <w:instrText xml:space="preserve"> </w:instrText>
            </w:r>
          </w:ins>
          <w:r>
            <w:rPr>
              <w:rFonts w:hint="eastAsia"/>
              <w:webHidden/>
            </w:rPr>
          </w:r>
          <w:r>
            <w:rPr>
              <w:rFonts w:hint="eastAsia"/>
              <w:webHidden/>
            </w:rPr>
            <w:fldChar w:fldCharType="separate"/>
          </w:r>
          <w:r w:rsidR="0043788C">
            <w:rPr>
              <w:webHidden/>
            </w:rPr>
            <w:t>27</w:t>
          </w:r>
          <w:ins w:id="98" w:author="Gavin Ma (马国臣)-人工智能研究院" w:date="2026-04-27T20:26:00Z">
            <w:r>
              <w:rPr>
                <w:rFonts w:hint="eastAsia"/>
                <w:webHidden/>
              </w:rPr>
              <w:fldChar w:fldCharType="end"/>
            </w:r>
            <w:r w:rsidRPr="00A74280">
              <w:rPr>
                <w:rStyle w:val="a7"/>
                <w:rFonts w:hint="eastAsia"/>
              </w:rPr>
              <w:fldChar w:fldCharType="end"/>
            </w:r>
          </w:ins>
        </w:p>
        <w:p w14:paraId="6DDAD0DD" w14:textId="5CE20D0A" w:rsidR="00572046" w:rsidRDefault="00572046">
          <w:pPr>
            <w:pStyle w:val="TOC2"/>
            <w:tabs>
              <w:tab w:val="left" w:pos="1100"/>
              <w:tab w:val="right" w:leader="dot" w:pos="8296"/>
            </w:tabs>
            <w:rPr>
              <w:ins w:id="99" w:author="Gavin Ma (马国臣)-人工智能研究院" w:date="2026-04-27T20:26:00Z"/>
              <w:noProof/>
              <w:color w:val="auto"/>
              <w:sz w:val="22"/>
              <w:szCs w:val="24"/>
              <w14:ligatures w14:val="standardContextual"/>
            </w:rPr>
          </w:pPr>
          <w:ins w:id="10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5.1</w:t>
            </w:r>
            <w:r>
              <w:rPr>
                <w:rFonts w:hint="eastAsia"/>
                <w:noProof/>
                <w:color w:val="auto"/>
                <w:sz w:val="22"/>
                <w:szCs w:val="24"/>
                <w14:ligatures w14:val="standardContextual"/>
              </w:rPr>
              <w:tab/>
            </w:r>
            <w:r w:rsidRPr="00A74280">
              <w:rPr>
                <w:rStyle w:val="a7"/>
                <w:rFonts w:ascii="黑体" w:hAnsi="黑体"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_Toc228214066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27</w:t>
          </w:r>
          <w:ins w:id="101" w:author="Gavin Ma (马国臣)-人工智能研究院" w:date="2026-04-27T20:26:00Z">
            <w:r>
              <w:rPr>
                <w:rFonts w:hint="eastAsia"/>
                <w:noProof/>
                <w:webHidden/>
              </w:rPr>
              <w:fldChar w:fldCharType="end"/>
            </w:r>
            <w:r w:rsidRPr="00A74280">
              <w:rPr>
                <w:rStyle w:val="a7"/>
                <w:rFonts w:hint="eastAsia"/>
                <w:noProof/>
              </w:rPr>
              <w:fldChar w:fldCharType="end"/>
            </w:r>
          </w:ins>
        </w:p>
        <w:p w14:paraId="7E8B9216" w14:textId="18CAEDA7" w:rsidR="00572046" w:rsidRDefault="00572046">
          <w:pPr>
            <w:pStyle w:val="TOC2"/>
            <w:tabs>
              <w:tab w:val="left" w:pos="1100"/>
              <w:tab w:val="right" w:leader="dot" w:pos="8296"/>
            </w:tabs>
            <w:rPr>
              <w:ins w:id="102" w:author="Gavin Ma (马国臣)-人工智能研究院" w:date="2026-04-27T20:26:00Z"/>
              <w:noProof/>
              <w:color w:val="auto"/>
              <w:sz w:val="22"/>
              <w:szCs w:val="24"/>
              <w14:ligatures w14:val="standardContextual"/>
            </w:rPr>
          </w:pPr>
          <w:ins w:id="10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5.2</w:t>
            </w:r>
            <w:r>
              <w:rPr>
                <w:rFonts w:hint="eastAsia"/>
                <w:noProof/>
                <w:color w:val="auto"/>
                <w:sz w:val="22"/>
                <w:szCs w:val="24"/>
                <w14:ligatures w14:val="standardContextual"/>
              </w:rPr>
              <w:tab/>
            </w:r>
            <w:r w:rsidRPr="00A74280">
              <w:rPr>
                <w:rStyle w:val="a7"/>
                <w:rFonts w:ascii="黑体" w:hAnsi="黑体"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_Toc228214067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30</w:t>
          </w:r>
          <w:ins w:id="104" w:author="Gavin Ma (马国臣)-人工智能研究院" w:date="2026-04-27T20:26:00Z">
            <w:r>
              <w:rPr>
                <w:rFonts w:hint="eastAsia"/>
                <w:noProof/>
                <w:webHidden/>
              </w:rPr>
              <w:fldChar w:fldCharType="end"/>
            </w:r>
            <w:r w:rsidRPr="00A74280">
              <w:rPr>
                <w:rStyle w:val="a7"/>
                <w:rFonts w:hint="eastAsia"/>
                <w:noProof/>
              </w:rPr>
              <w:fldChar w:fldCharType="end"/>
            </w:r>
          </w:ins>
        </w:p>
        <w:p w14:paraId="4B705419" w14:textId="2D765B31" w:rsidR="00572046" w:rsidRDefault="00572046">
          <w:pPr>
            <w:pStyle w:val="TOC3"/>
            <w:tabs>
              <w:tab w:val="right" w:leader="dot" w:pos="8296"/>
            </w:tabs>
            <w:rPr>
              <w:ins w:id="105" w:author="Gavin Ma (马国臣)-人工智能研究院" w:date="2026-04-27T20:26:00Z"/>
              <w:noProof/>
              <w:color w:val="auto"/>
              <w:sz w:val="22"/>
              <w:szCs w:val="24"/>
              <w14:ligatures w14:val="standardContextual"/>
            </w:rPr>
          </w:pPr>
          <w:ins w:id="10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5.2.1 </w:t>
            </w:r>
            <w:r w:rsidRPr="00A74280">
              <w:rPr>
                <w:rStyle w:val="a7"/>
                <w:rFonts w:hint="eastAsia"/>
                <w:noProof/>
              </w:rPr>
              <w:t>时钟和复位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_Toc228214068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30</w:t>
          </w:r>
          <w:ins w:id="107" w:author="Gavin Ma (马国臣)-人工智能研究院" w:date="2026-04-27T20:26:00Z">
            <w:r>
              <w:rPr>
                <w:rFonts w:hint="eastAsia"/>
                <w:noProof/>
                <w:webHidden/>
              </w:rPr>
              <w:fldChar w:fldCharType="end"/>
            </w:r>
            <w:r w:rsidRPr="00A74280">
              <w:rPr>
                <w:rStyle w:val="a7"/>
                <w:rFonts w:hint="eastAsia"/>
                <w:noProof/>
              </w:rPr>
              <w:fldChar w:fldCharType="end"/>
            </w:r>
          </w:ins>
        </w:p>
        <w:p w14:paraId="2F571189" w14:textId="666DE150" w:rsidR="00572046" w:rsidRDefault="00572046">
          <w:pPr>
            <w:pStyle w:val="TOC3"/>
            <w:tabs>
              <w:tab w:val="right" w:leader="dot" w:pos="8296"/>
            </w:tabs>
            <w:rPr>
              <w:ins w:id="108" w:author="Gavin Ma (马国臣)-人工智能研究院" w:date="2026-04-27T20:26:00Z"/>
              <w:noProof/>
              <w:color w:val="auto"/>
              <w:sz w:val="22"/>
              <w:szCs w:val="24"/>
              <w14:ligatures w14:val="standardContextual"/>
            </w:rPr>
          </w:pPr>
          <w:ins w:id="10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5.2.2 </w:t>
            </w:r>
            <w:r w:rsidRPr="00A74280">
              <w:rPr>
                <w:rStyle w:val="a7"/>
                <w:rFonts w:hint="eastAsia"/>
                <w:noProof/>
              </w:rPr>
              <w:t>物理接口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_Toc228214069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30</w:t>
          </w:r>
          <w:ins w:id="110" w:author="Gavin Ma (马国臣)-人工智能研究院" w:date="2026-04-27T20:26:00Z">
            <w:r>
              <w:rPr>
                <w:rFonts w:hint="eastAsia"/>
                <w:noProof/>
                <w:webHidden/>
              </w:rPr>
              <w:fldChar w:fldCharType="end"/>
            </w:r>
            <w:r w:rsidRPr="00A74280">
              <w:rPr>
                <w:rStyle w:val="a7"/>
                <w:rFonts w:hint="eastAsia"/>
                <w:noProof/>
              </w:rPr>
              <w:fldChar w:fldCharType="end"/>
            </w:r>
          </w:ins>
        </w:p>
        <w:p w14:paraId="3A486F10" w14:textId="0F13A2CE" w:rsidR="00572046" w:rsidRDefault="00572046">
          <w:pPr>
            <w:pStyle w:val="TOC3"/>
            <w:tabs>
              <w:tab w:val="right" w:leader="dot" w:pos="8296"/>
            </w:tabs>
            <w:rPr>
              <w:ins w:id="111" w:author="Gavin Ma (马国臣)-人工智能研究院" w:date="2026-04-27T20:26:00Z"/>
              <w:noProof/>
              <w:color w:val="auto"/>
              <w:sz w:val="22"/>
              <w:szCs w:val="24"/>
              <w14:ligatures w14:val="standardContextual"/>
            </w:rPr>
          </w:pPr>
          <w:ins w:id="11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5.2.3 AXI ID</w:t>
            </w:r>
            <w:r w:rsidRPr="00A74280">
              <w:rPr>
                <w:rStyle w:val="a7"/>
                <w:rFonts w:hint="eastAsia"/>
                <w:noProof/>
              </w:rPr>
              <w:t>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_Toc228214070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33</w:t>
          </w:r>
          <w:ins w:id="113" w:author="Gavin Ma (马国臣)-人工智能研究院" w:date="2026-04-27T20:26:00Z">
            <w:r>
              <w:rPr>
                <w:rFonts w:hint="eastAsia"/>
                <w:noProof/>
                <w:webHidden/>
              </w:rPr>
              <w:fldChar w:fldCharType="end"/>
            </w:r>
            <w:r w:rsidRPr="00A74280">
              <w:rPr>
                <w:rStyle w:val="a7"/>
                <w:rFonts w:hint="eastAsia"/>
                <w:noProof/>
              </w:rPr>
              <w:fldChar w:fldCharType="end"/>
            </w:r>
          </w:ins>
        </w:p>
        <w:p w14:paraId="07D99ECB" w14:textId="27CA8623" w:rsidR="00572046" w:rsidRDefault="00572046">
          <w:pPr>
            <w:pStyle w:val="TOC3"/>
            <w:tabs>
              <w:tab w:val="right" w:leader="dot" w:pos="8296"/>
            </w:tabs>
            <w:rPr>
              <w:ins w:id="114" w:author="Gavin Ma (马国臣)-人工智能研究院" w:date="2026-04-27T20:26:00Z"/>
              <w:noProof/>
              <w:color w:val="auto"/>
              <w:sz w:val="22"/>
              <w:szCs w:val="24"/>
              <w14:ligatures w14:val="standardContextual"/>
            </w:rPr>
          </w:pPr>
          <w:ins w:id="11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5.2.4 </w:t>
            </w:r>
            <w:r w:rsidRPr="00A74280">
              <w:rPr>
                <w:rStyle w:val="a7"/>
                <w:rFonts w:hint="eastAsia"/>
                <w:noProof/>
              </w:rPr>
              <w:t>逻辑接口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_Toc228214071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33</w:t>
          </w:r>
          <w:ins w:id="116" w:author="Gavin Ma (马国臣)-人工智能研究院" w:date="2026-04-27T20:26:00Z">
            <w:r>
              <w:rPr>
                <w:rFonts w:hint="eastAsia"/>
                <w:noProof/>
                <w:webHidden/>
              </w:rPr>
              <w:fldChar w:fldCharType="end"/>
            </w:r>
            <w:r w:rsidRPr="00A74280">
              <w:rPr>
                <w:rStyle w:val="a7"/>
                <w:rFonts w:hint="eastAsia"/>
                <w:noProof/>
              </w:rPr>
              <w:fldChar w:fldCharType="end"/>
            </w:r>
          </w:ins>
        </w:p>
        <w:p w14:paraId="42AD8D64" w14:textId="5ADA626A" w:rsidR="00572046" w:rsidRDefault="00572046">
          <w:pPr>
            <w:pStyle w:val="TOC3"/>
            <w:tabs>
              <w:tab w:val="right" w:leader="dot" w:pos="8296"/>
            </w:tabs>
            <w:rPr>
              <w:ins w:id="117" w:author="Gavin Ma (马国臣)-人工智能研究院" w:date="2026-04-27T20:26:00Z"/>
              <w:noProof/>
              <w:color w:val="auto"/>
              <w:sz w:val="22"/>
              <w:szCs w:val="24"/>
              <w14:ligatures w14:val="standardContextual"/>
            </w:rPr>
          </w:pPr>
          <w:ins w:id="11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5.2.5 </w:t>
            </w:r>
            <w:r w:rsidRPr="00A74280">
              <w:rPr>
                <w:rStyle w:val="a7"/>
                <w:rFonts w:hint="eastAsia"/>
                <w:noProof/>
              </w:rPr>
              <w:t>关键寄存器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_Toc228214072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38</w:t>
          </w:r>
          <w:ins w:id="119" w:author="Gavin Ma (马国臣)-人工智能研究院" w:date="2026-04-27T20:26:00Z">
            <w:r>
              <w:rPr>
                <w:rFonts w:hint="eastAsia"/>
                <w:noProof/>
                <w:webHidden/>
              </w:rPr>
              <w:fldChar w:fldCharType="end"/>
            </w:r>
            <w:r w:rsidRPr="00A74280">
              <w:rPr>
                <w:rStyle w:val="a7"/>
                <w:rFonts w:hint="eastAsia"/>
                <w:noProof/>
              </w:rPr>
              <w:fldChar w:fldCharType="end"/>
            </w:r>
          </w:ins>
        </w:p>
        <w:p w14:paraId="1715FF49" w14:textId="696841CA" w:rsidR="00572046" w:rsidRDefault="00572046">
          <w:pPr>
            <w:pStyle w:val="TOC2"/>
            <w:tabs>
              <w:tab w:val="left" w:pos="1100"/>
              <w:tab w:val="right" w:leader="dot" w:pos="8296"/>
            </w:tabs>
            <w:rPr>
              <w:ins w:id="120" w:author="Gavin Ma (马国臣)-人工智能研究院" w:date="2026-04-27T20:26:00Z"/>
              <w:noProof/>
              <w:color w:val="auto"/>
              <w:sz w:val="22"/>
              <w:szCs w:val="24"/>
              <w14:ligatures w14:val="standardContextual"/>
            </w:rPr>
          </w:pPr>
          <w:ins w:id="12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5.3</w:t>
            </w:r>
            <w:r>
              <w:rPr>
                <w:rFonts w:hint="eastAsia"/>
                <w:noProof/>
                <w:color w:val="auto"/>
                <w:sz w:val="22"/>
                <w:szCs w:val="24"/>
                <w14:ligatures w14:val="standardContextual"/>
              </w:rPr>
              <w:tab/>
            </w:r>
            <w:r w:rsidRPr="00A74280">
              <w:rPr>
                <w:rStyle w:val="a7"/>
                <w:rFonts w:ascii="黑体" w:hAnsi="黑体" w:hint="eastAsia"/>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_Toc228214073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44</w:t>
          </w:r>
          <w:ins w:id="122" w:author="Gavin Ma (马国臣)-人工智能研究院" w:date="2026-04-27T20:26:00Z">
            <w:r>
              <w:rPr>
                <w:rFonts w:hint="eastAsia"/>
                <w:noProof/>
                <w:webHidden/>
              </w:rPr>
              <w:fldChar w:fldCharType="end"/>
            </w:r>
            <w:r w:rsidRPr="00A74280">
              <w:rPr>
                <w:rStyle w:val="a7"/>
                <w:rFonts w:hint="eastAsia"/>
                <w:noProof/>
              </w:rPr>
              <w:fldChar w:fldCharType="end"/>
            </w:r>
          </w:ins>
        </w:p>
        <w:p w14:paraId="41EF51B6" w14:textId="1F6D2C1E" w:rsidR="00572046" w:rsidRDefault="00572046">
          <w:pPr>
            <w:pStyle w:val="TOC3"/>
            <w:tabs>
              <w:tab w:val="right" w:leader="dot" w:pos="8296"/>
            </w:tabs>
            <w:rPr>
              <w:ins w:id="123" w:author="Gavin Ma (马国臣)-人工智能研究院" w:date="2026-04-27T20:26:00Z"/>
              <w:noProof/>
              <w:color w:val="auto"/>
              <w:sz w:val="22"/>
              <w:szCs w:val="24"/>
              <w14:ligatures w14:val="standardContextual"/>
            </w:rPr>
          </w:pPr>
          <w:ins w:id="124" w:author="Gavin Ma (马国臣)-人工智能研究院" w:date="2026-04-27T20:26:00Z">
            <w:r w:rsidRPr="00A74280">
              <w:rPr>
                <w:rStyle w:val="a7"/>
                <w:rFonts w:hint="eastAsia"/>
                <w:noProof/>
              </w:rPr>
              <w:lastRenderedPageBreak/>
              <w:fldChar w:fldCharType="begin"/>
            </w:r>
            <w:r w:rsidRPr="00A74280">
              <w:rPr>
                <w:rStyle w:val="a7"/>
                <w:rFonts w:hint="eastAsia"/>
                <w:noProof/>
              </w:rPr>
              <w:instrText xml:space="preserve"> </w:instrText>
            </w:r>
            <w:r>
              <w:rPr>
                <w:rFonts w:hint="eastAsia"/>
                <w:noProof/>
              </w:rPr>
              <w:instrText>HYPERLINK \l "_Toc228214074"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5.3.1 </w:t>
            </w:r>
            <w:r w:rsidRPr="00A74280">
              <w:rPr>
                <w:rStyle w:val="a7"/>
                <w:rFonts w:hint="eastAsia"/>
                <w:noProof/>
              </w:rPr>
              <w:t>外部条件预设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_Toc228214074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44</w:t>
          </w:r>
          <w:ins w:id="125" w:author="Gavin Ma (马国臣)-人工智能研究院" w:date="2026-04-27T20:26:00Z">
            <w:r>
              <w:rPr>
                <w:rFonts w:hint="eastAsia"/>
                <w:noProof/>
                <w:webHidden/>
              </w:rPr>
              <w:fldChar w:fldCharType="end"/>
            </w:r>
            <w:r w:rsidRPr="00A74280">
              <w:rPr>
                <w:rStyle w:val="a7"/>
                <w:rFonts w:hint="eastAsia"/>
                <w:noProof/>
              </w:rPr>
              <w:fldChar w:fldCharType="end"/>
            </w:r>
          </w:ins>
        </w:p>
        <w:p w14:paraId="151E83D1" w14:textId="17926F35" w:rsidR="00572046" w:rsidRDefault="00572046">
          <w:pPr>
            <w:pStyle w:val="TOC3"/>
            <w:tabs>
              <w:tab w:val="right" w:leader="dot" w:pos="8296"/>
            </w:tabs>
            <w:rPr>
              <w:ins w:id="126" w:author="Gavin Ma (马国臣)-人工智能研究院" w:date="2026-04-27T20:26:00Z"/>
              <w:noProof/>
              <w:color w:val="auto"/>
              <w:sz w:val="22"/>
              <w:szCs w:val="24"/>
              <w14:ligatures w14:val="standardContextual"/>
            </w:rPr>
          </w:pPr>
          <w:ins w:id="12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5.3.2 IOPS</w:t>
            </w:r>
            <w:r w:rsidRPr="00A74280">
              <w:rPr>
                <w:rStyle w:val="a7"/>
                <w:rFonts w:hint="eastAsia"/>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_Toc228214075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44</w:t>
          </w:r>
          <w:ins w:id="128" w:author="Gavin Ma (马国臣)-人工智能研究院" w:date="2026-04-27T20:26:00Z">
            <w:r>
              <w:rPr>
                <w:rFonts w:hint="eastAsia"/>
                <w:noProof/>
                <w:webHidden/>
              </w:rPr>
              <w:fldChar w:fldCharType="end"/>
            </w:r>
            <w:r w:rsidRPr="00A74280">
              <w:rPr>
                <w:rStyle w:val="a7"/>
                <w:rFonts w:hint="eastAsia"/>
                <w:noProof/>
              </w:rPr>
              <w:fldChar w:fldCharType="end"/>
            </w:r>
          </w:ins>
        </w:p>
        <w:p w14:paraId="4EB3B474" w14:textId="7017DC2C" w:rsidR="00572046" w:rsidRDefault="00572046">
          <w:pPr>
            <w:pStyle w:val="TOC3"/>
            <w:tabs>
              <w:tab w:val="right" w:leader="dot" w:pos="8296"/>
            </w:tabs>
            <w:rPr>
              <w:ins w:id="129" w:author="Gavin Ma (马国臣)-人工智能研究院" w:date="2026-04-27T20:26:00Z"/>
              <w:noProof/>
              <w:color w:val="auto"/>
              <w:sz w:val="22"/>
              <w:szCs w:val="24"/>
              <w14:ligatures w14:val="standardContextual"/>
            </w:rPr>
          </w:pPr>
          <w:ins w:id="13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5.3.3 </w:t>
            </w:r>
            <w:r w:rsidRPr="00A74280">
              <w:rPr>
                <w:rStyle w:val="a7"/>
                <w:rFonts w:hint="eastAsia"/>
                <w:noProof/>
              </w:rPr>
              <w:t>总线带宽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_Toc228214076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44</w:t>
          </w:r>
          <w:ins w:id="131" w:author="Gavin Ma (马国臣)-人工智能研究院" w:date="2026-04-27T20:26:00Z">
            <w:r>
              <w:rPr>
                <w:rFonts w:hint="eastAsia"/>
                <w:noProof/>
                <w:webHidden/>
              </w:rPr>
              <w:fldChar w:fldCharType="end"/>
            </w:r>
            <w:r w:rsidRPr="00A74280">
              <w:rPr>
                <w:rStyle w:val="a7"/>
                <w:rFonts w:hint="eastAsia"/>
                <w:noProof/>
              </w:rPr>
              <w:fldChar w:fldCharType="end"/>
            </w:r>
          </w:ins>
        </w:p>
        <w:p w14:paraId="5F1EA393" w14:textId="1D8DFB53" w:rsidR="00572046" w:rsidRDefault="00572046">
          <w:pPr>
            <w:pStyle w:val="TOC3"/>
            <w:tabs>
              <w:tab w:val="right" w:leader="dot" w:pos="8296"/>
            </w:tabs>
            <w:rPr>
              <w:ins w:id="132" w:author="Gavin Ma (马国臣)-人工智能研究院" w:date="2026-04-27T20:26:00Z"/>
              <w:noProof/>
              <w:color w:val="auto"/>
              <w:sz w:val="22"/>
              <w:szCs w:val="24"/>
              <w14:ligatures w14:val="standardContextual"/>
            </w:rPr>
          </w:pPr>
          <w:ins w:id="13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5.3.4 Latency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_Toc228214077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44</w:t>
          </w:r>
          <w:ins w:id="134" w:author="Gavin Ma (马国臣)-人工智能研究院" w:date="2026-04-27T20:26:00Z">
            <w:r>
              <w:rPr>
                <w:rFonts w:hint="eastAsia"/>
                <w:noProof/>
                <w:webHidden/>
              </w:rPr>
              <w:fldChar w:fldCharType="end"/>
            </w:r>
            <w:r w:rsidRPr="00A74280">
              <w:rPr>
                <w:rStyle w:val="a7"/>
                <w:rFonts w:hint="eastAsia"/>
                <w:noProof/>
              </w:rPr>
              <w:fldChar w:fldCharType="end"/>
            </w:r>
          </w:ins>
        </w:p>
        <w:p w14:paraId="35762BA6" w14:textId="7DBFB3F0" w:rsidR="00572046" w:rsidRDefault="00572046">
          <w:pPr>
            <w:pStyle w:val="TOC3"/>
            <w:tabs>
              <w:tab w:val="right" w:leader="dot" w:pos="8296"/>
            </w:tabs>
            <w:rPr>
              <w:ins w:id="135" w:author="Gavin Ma (马国臣)-人工智能研究院" w:date="2026-04-27T20:26:00Z"/>
              <w:noProof/>
              <w:color w:val="auto"/>
              <w:sz w:val="22"/>
              <w:szCs w:val="24"/>
              <w14:ligatures w14:val="standardContextual"/>
            </w:rPr>
          </w:pPr>
          <w:ins w:id="13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5.3.5 </w:t>
            </w:r>
            <w:r w:rsidRPr="00A74280">
              <w:rPr>
                <w:rStyle w:val="a7"/>
                <w:rFonts w:hint="eastAsia"/>
                <w:noProof/>
              </w:rPr>
              <w:t>关键</w:t>
            </w:r>
            <w:r w:rsidRPr="00A74280">
              <w:rPr>
                <w:rStyle w:val="a7"/>
                <w:rFonts w:hint="eastAsia"/>
                <w:noProof/>
              </w:rPr>
              <w:t>Buffer</w:t>
            </w:r>
            <w:r w:rsidRPr="00A74280">
              <w:rPr>
                <w:rStyle w:val="a7"/>
                <w:rFonts w:hint="eastAsia"/>
                <w:noProof/>
              </w:rPr>
              <w:t>及大小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_Toc228214078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44</w:t>
          </w:r>
          <w:ins w:id="137" w:author="Gavin Ma (马国臣)-人工智能研究院" w:date="2026-04-27T20:26:00Z">
            <w:r>
              <w:rPr>
                <w:rFonts w:hint="eastAsia"/>
                <w:noProof/>
                <w:webHidden/>
              </w:rPr>
              <w:fldChar w:fldCharType="end"/>
            </w:r>
            <w:r w:rsidRPr="00A74280">
              <w:rPr>
                <w:rStyle w:val="a7"/>
                <w:rFonts w:hint="eastAsia"/>
                <w:noProof/>
              </w:rPr>
              <w:fldChar w:fldCharType="end"/>
            </w:r>
          </w:ins>
        </w:p>
        <w:p w14:paraId="117552B4" w14:textId="0DD2EFC1" w:rsidR="00572046" w:rsidRDefault="00572046">
          <w:pPr>
            <w:pStyle w:val="TOC2"/>
            <w:tabs>
              <w:tab w:val="left" w:pos="1100"/>
              <w:tab w:val="right" w:leader="dot" w:pos="8296"/>
            </w:tabs>
            <w:rPr>
              <w:ins w:id="138" w:author="Gavin Ma (马国臣)-人工智能研究院" w:date="2026-04-27T20:26:00Z"/>
              <w:noProof/>
              <w:color w:val="auto"/>
              <w:sz w:val="22"/>
              <w:szCs w:val="24"/>
              <w14:ligatures w14:val="standardContextual"/>
            </w:rPr>
          </w:pPr>
          <w:ins w:id="13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5.4</w:t>
            </w:r>
            <w:r>
              <w:rPr>
                <w:rFonts w:hint="eastAsia"/>
                <w:noProof/>
                <w:color w:val="auto"/>
                <w:sz w:val="22"/>
                <w:szCs w:val="24"/>
                <w14:ligatures w14:val="standardContextual"/>
              </w:rPr>
              <w:tab/>
            </w:r>
            <w:r w:rsidRPr="00A74280">
              <w:rPr>
                <w:rStyle w:val="a7"/>
                <w:rFonts w:ascii="黑体" w:hAnsi="黑体" w:hint="eastAsia"/>
                <w:noProof/>
              </w:rPr>
              <w:t>子模块描述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_Toc228214079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44</w:t>
          </w:r>
          <w:ins w:id="140" w:author="Gavin Ma (马国臣)-人工智能研究院" w:date="2026-04-27T20:26:00Z">
            <w:r>
              <w:rPr>
                <w:rFonts w:hint="eastAsia"/>
                <w:noProof/>
                <w:webHidden/>
              </w:rPr>
              <w:fldChar w:fldCharType="end"/>
            </w:r>
            <w:r w:rsidRPr="00A74280">
              <w:rPr>
                <w:rStyle w:val="a7"/>
                <w:rFonts w:hint="eastAsia"/>
                <w:noProof/>
              </w:rPr>
              <w:fldChar w:fldCharType="end"/>
            </w:r>
          </w:ins>
        </w:p>
        <w:p w14:paraId="5CF27D3C" w14:textId="0DD5B20E" w:rsidR="00572046" w:rsidRDefault="00572046">
          <w:pPr>
            <w:pStyle w:val="TOC3"/>
            <w:tabs>
              <w:tab w:val="right" w:leader="dot" w:pos="8296"/>
            </w:tabs>
            <w:rPr>
              <w:ins w:id="141" w:author="Gavin Ma (马国臣)-人工智能研究院" w:date="2026-04-27T20:26:00Z"/>
              <w:noProof/>
              <w:color w:val="auto"/>
              <w:sz w:val="22"/>
              <w:szCs w:val="24"/>
              <w14:ligatures w14:val="standardContextual"/>
            </w:rPr>
          </w:pPr>
          <w:ins w:id="14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5.4.1 Parser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_Toc228214080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44</w:t>
          </w:r>
          <w:ins w:id="143" w:author="Gavin Ma (马国臣)-人工智能研究院" w:date="2026-04-27T20:26:00Z">
            <w:r>
              <w:rPr>
                <w:rFonts w:hint="eastAsia"/>
                <w:noProof/>
                <w:webHidden/>
              </w:rPr>
              <w:fldChar w:fldCharType="end"/>
            </w:r>
            <w:r w:rsidRPr="00A74280">
              <w:rPr>
                <w:rStyle w:val="a7"/>
                <w:rFonts w:hint="eastAsia"/>
                <w:noProof/>
              </w:rPr>
              <w:fldChar w:fldCharType="end"/>
            </w:r>
          </w:ins>
        </w:p>
        <w:p w14:paraId="5DBB4953" w14:textId="12A6B0D9" w:rsidR="00572046" w:rsidRDefault="00572046">
          <w:pPr>
            <w:pStyle w:val="TOC3"/>
            <w:tabs>
              <w:tab w:val="right" w:leader="dot" w:pos="8296"/>
            </w:tabs>
            <w:rPr>
              <w:ins w:id="144" w:author="Gavin Ma (马国臣)-人工智能研究院" w:date="2026-04-27T20:26:00Z"/>
              <w:noProof/>
              <w:color w:val="auto"/>
              <w:sz w:val="22"/>
              <w:szCs w:val="24"/>
              <w14:ligatures w14:val="standardContextual"/>
            </w:rPr>
          </w:pPr>
          <w:ins w:id="14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5.4.2 Collector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_Toc228214081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45</w:t>
          </w:r>
          <w:ins w:id="146" w:author="Gavin Ma (马国臣)-人工智能研究院" w:date="2026-04-27T20:26:00Z">
            <w:r>
              <w:rPr>
                <w:rFonts w:hint="eastAsia"/>
                <w:noProof/>
                <w:webHidden/>
              </w:rPr>
              <w:fldChar w:fldCharType="end"/>
            </w:r>
            <w:r w:rsidRPr="00A74280">
              <w:rPr>
                <w:rStyle w:val="a7"/>
                <w:rFonts w:hint="eastAsia"/>
                <w:noProof/>
              </w:rPr>
              <w:fldChar w:fldCharType="end"/>
            </w:r>
          </w:ins>
        </w:p>
        <w:p w14:paraId="74F8EFE2" w14:textId="362A6A6C" w:rsidR="00572046" w:rsidRDefault="00572046">
          <w:pPr>
            <w:pStyle w:val="TOC2"/>
            <w:tabs>
              <w:tab w:val="left" w:pos="1100"/>
              <w:tab w:val="right" w:leader="dot" w:pos="8296"/>
            </w:tabs>
            <w:rPr>
              <w:ins w:id="147" w:author="Gavin Ma (马国臣)-人工智能研究院" w:date="2026-04-27T20:26:00Z"/>
              <w:noProof/>
              <w:color w:val="auto"/>
              <w:sz w:val="22"/>
              <w:szCs w:val="24"/>
              <w14:ligatures w14:val="standardContextual"/>
            </w:rPr>
          </w:pPr>
          <w:ins w:id="14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5.5</w:t>
            </w:r>
            <w:r>
              <w:rPr>
                <w:rFonts w:hint="eastAsia"/>
                <w:noProof/>
                <w:color w:val="auto"/>
                <w:sz w:val="22"/>
                <w:szCs w:val="24"/>
                <w14:ligatures w14:val="standardContextual"/>
              </w:rPr>
              <w:tab/>
            </w:r>
            <w:r w:rsidRPr="00A74280">
              <w:rPr>
                <w:rStyle w:val="a7"/>
                <w:rFonts w:ascii="黑体" w:hAnsi="黑体" w:hint="eastAsia"/>
                <w:noProof/>
              </w:rPr>
              <w:t>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_Toc228214082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45</w:t>
          </w:r>
          <w:ins w:id="149" w:author="Gavin Ma (马国臣)-人工智能研究院" w:date="2026-04-27T20:26:00Z">
            <w:r>
              <w:rPr>
                <w:rFonts w:hint="eastAsia"/>
                <w:noProof/>
                <w:webHidden/>
              </w:rPr>
              <w:fldChar w:fldCharType="end"/>
            </w:r>
            <w:r w:rsidRPr="00A74280">
              <w:rPr>
                <w:rStyle w:val="a7"/>
                <w:rFonts w:hint="eastAsia"/>
                <w:noProof/>
              </w:rPr>
              <w:fldChar w:fldCharType="end"/>
            </w:r>
          </w:ins>
        </w:p>
        <w:p w14:paraId="0D179F2D" w14:textId="31C62679" w:rsidR="00572046" w:rsidRDefault="00572046">
          <w:pPr>
            <w:pStyle w:val="TOC3"/>
            <w:tabs>
              <w:tab w:val="right" w:leader="dot" w:pos="8296"/>
            </w:tabs>
            <w:rPr>
              <w:ins w:id="150" w:author="Gavin Ma (马国臣)-人工智能研究院" w:date="2026-04-27T20:26:00Z"/>
              <w:noProof/>
              <w:color w:val="auto"/>
              <w:sz w:val="22"/>
              <w:szCs w:val="24"/>
              <w14:ligatures w14:val="standardContextual"/>
            </w:rPr>
          </w:pPr>
          <w:ins w:id="15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5.5.1 </w:t>
            </w:r>
            <w:r w:rsidRPr="00A74280">
              <w:rPr>
                <w:rStyle w:val="a7"/>
                <w:rFonts w:hint="eastAsia"/>
                <w:noProof/>
              </w:rPr>
              <w:t>异常类型和上报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_Toc228214083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45</w:t>
          </w:r>
          <w:ins w:id="152" w:author="Gavin Ma (马国臣)-人工智能研究院" w:date="2026-04-27T20:26:00Z">
            <w:r>
              <w:rPr>
                <w:rFonts w:hint="eastAsia"/>
                <w:noProof/>
                <w:webHidden/>
              </w:rPr>
              <w:fldChar w:fldCharType="end"/>
            </w:r>
            <w:r w:rsidRPr="00A74280">
              <w:rPr>
                <w:rStyle w:val="a7"/>
                <w:rFonts w:hint="eastAsia"/>
                <w:noProof/>
              </w:rPr>
              <w:fldChar w:fldCharType="end"/>
            </w:r>
          </w:ins>
        </w:p>
        <w:p w14:paraId="5E422E61" w14:textId="43EC4FD6" w:rsidR="00572046" w:rsidRDefault="00572046">
          <w:pPr>
            <w:pStyle w:val="TOC2"/>
            <w:tabs>
              <w:tab w:val="left" w:pos="1100"/>
              <w:tab w:val="right" w:leader="dot" w:pos="8296"/>
            </w:tabs>
            <w:rPr>
              <w:ins w:id="153" w:author="Gavin Ma (马国臣)-人工智能研究院" w:date="2026-04-27T20:26:00Z"/>
              <w:noProof/>
              <w:color w:val="auto"/>
              <w:sz w:val="22"/>
              <w:szCs w:val="24"/>
              <w14:ligatures w14:val="standardContextual"/>
            </w:rPr>
          </w:pPr>
          <w:ins w:id="15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5.6</w:t>
            </w:r>
            <w:r>
              <w:rPr>
                <w:rFonts w:hint="eastAsia"/>
                <w:noProof/>
                <w:color w:val="auto"/>
                <w:sz w:val="22"/>
                <w:szCs w:val="24"/>
                <w14:ligatures w14:val="standardContextual"/>
              </w:rPr>
              <w:tab/>
            </w:r>
            <w:r w:rsidRPr="00A74280">
              <w:rPr>
                <w:rStyle w:val="a7"/>
                <w:rFonts w:ascii="黑体" w:hAnsi="黑体" w:hint="eastAsia"/>
                <w:noProof/>
              </w:rPr>
              <w:t>Debug &amp; Trace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_Toc228214084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45</w:t>
          </w:r>
          <w:ins w:id="155" w:author="Gavin Ma (马国臣)-人工智能研究院" w:date="2026-04-27T20:26:00Z">
            <w:r>
              <w:rPr>
                <w:rFonts w:hint="eastAsia"/>
                <w:noProof/>
                <w:webHidden/>
              </w:rPr>
              <w:fldChar w:fldCharType="end"/>
            </w:r>
            <w:r w:rsidRPr="00A74280">
              <w:rPr>
                <w:rStyle w:val="a7"/>
                <w:rFonts w:hint="eastAsia"/>
                <w:noProof/>
              </w:rPr>
              <w:fldChar w:fldCharType="end"/>
            </w:r>
          </w:ins>
        </w:p>
        <w:p w14:paraId="2BFA1F73" w14:textId="63ABEF59" w:rsidR="00572046" w:rsidRDefault="00572046">
          <w:pPr>
            <w:pStyle w:val="TOC3"/>
            <w:tabs>
              <w:tab w:val="right" w:leader="dot" w:pos="8296"/>
            </w:tabs>
            <w:rPr>
              <w:ins w:id="156" w:author="Gavin Ma (马国臣)-人工智能研究院" w:date="2026-04-27T20:26:00Z"/>
              <w:noProof/>
              <w:color w:val="auto"/>
              <w:sz w:val="22"/>
              <w:szCs w:val="24"/>
              <w14:ligatures w14:val="standardContextual"/>
            </w:rPr>
          </w:pPr>
          <w:ins w:id="15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5.6.1 </w:t>
            </w:r>
            <w:r w:rsidRPr="00A74280">
              <w:rPr>
                <w:rStyle w:val="a7"/>
                <w:rFonts w:hint="eastAsia"/>
                <w:noProof/>
              </w:rPr>
              <w:t>异常导出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_Toc228214085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45</w:t>
          </w:r>
          <w:ins w:id="158" w:author="Gavin Ma (马国臣)-人工智能研究院" w:date="2026-04-27T20:26:00Z">
            <w:r>
              <w:rPr>
                <w:rFonts w:hint="eastAsia"/>
                <w:noProof/>
                <w:webHidden/>
              </w:rPr>
              <w:fldChar w:fldCharType="end"/>
            </w:r>
            <w:r w:rsidRPr="00A74280">
              <w:rPr>
                <w:rStyle w:val="a7"/>
                <w:rFonts w:hint="eastAsia"/>
                <w:noProof/>
              </w:rPr>
              <w:fldChar w:fldCharType="end"/>
            </w:r>
          </w:ins>
        </w:p>
        <w:p w14:paraId="35953AF2" w14:textId="5B33A91E" w:rsidR="00572046" w:rsidRDefault="00572046">
          <w:pPr>
            <w:pStyle w:val="TOC3"/>
            <w:tabs>
              <w:tab w:val="right" w:leader="dot" w:pos="8296"/>
            </w:tabs>
            <w:rPr>
              <w:ins w:id="159" w:author="Gavin Ma (马国臣)-人工智能研究院" w:date="2026-04-27T20:26:00Z"/>
              <w:noProof/>
              <w:color w:val="auto"/>
              <w:sz w:val="22"/>
              <w:szCs w:val="24"/>
              <w14:ligatures w14:val="standardContextual"/>
            </w:rPr>
          </w:pPr>
          <w:ins w:id="16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5.6.2 QPA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_Toc228214086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45</w:t>
          </w:r>
          <w:ins w:id="161" w:author="Gavin Ma (马国臣)-人工智能研究院" w:date="2026-04-27T20:26:00Z">
            <w:r>
              <w:rPr>
                <w:rFonts w:hint="eastAsia"/>
                <w:noProof/>
                <w:webHidden/>
              </w:rPr>
              <w:fldChar w:fldCharType="end"/>
            </w:r>
            <w:r w:rsidRPr="00A74280">
              <w:rPr>
                <w:rStyle w:val="a7"/>
                <w:rFonts w:hint="eastAsia"/>
                <w:noProof/>
              </w:rPr>
              <w:fldChar w:fldCharType="end"/>
            </w:r>
          </w:ins>
        </w:p>
        <w:p w14:paraId="39032A49" w14:textId="5C5EB05D" w:rsidR="00572046" w:rsidRDefault="00572046">
          <w:pPr>
            <w:pStyle w:val="TOC1"/>
            <w:tabs>
              <w:tab w:val="right" w:leader="dot" w:pos="8296"/>
            </w:tabs>
            <w:rPr>
              <w:ins w:id="162" w:author="Gavin Ma (马国臣)-人工智能研究院" w:date="2026-04-27T20:26:00Z"/>
              <w:color w:val="auto"/>
              <w:sz w:val="22"/>
              <w:szCs w:val="24"/>
              <w14:ligatures w14:val="standardContextual"/>
            </w:rPr>
          </w:pPr>
          <w:ins w:id="163"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"_Toc228214087"</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6 </w:t>
            </w:r>
            <w:r w:rsidRPr="00A74280">
              <w:rPr>
                <w:rStyle w:val="a7"/>
                <w:rFonts w:ascii="黑体" w:hAnsi="黑体" w:hint="eastAsia"/>
              </w:rPr>
              <w:t>使用场景</w:t>
            </w:r>
            <w:r>
              <w:rPr>
                <w:rFonts w:hint="eastAsia"/>
                <w:webHidden/>
              </w:rPr>
              <w:tab/>
            </w:r>
            <w:r>
              <w:rPr>
                <w:rFonts w:hint="eastAsia"/>
                <w:webHidden/>
              </w:rPr>
              <w:fldChar w:fldCharType="begin"/>
            </w:r>
            <w:r>
              <w:rPr>
                <w:rFonts w:hint="eastAsia"/>
                <w:webHidden/>
              </w:rPr>
              <w:instrText xml:space="preserve"> </w:instrText>
            </w:r>
            <w:r>
              <w:rPr>
                <w:webHidden/>
              </w:rPr>
              <w:instrText>PAGEREF _Toc228214087 \h</w:instrText>
            </w:r>
            <w:r>
              <w:rPr>
                <w:rFonts w:hint="eastAsia"/>
                <w:webHidden/>
              </w:rPr>
              <w:instrText xml:space="preserve"> </w:instrText>
            </w:r>
          </w:ins>
          <w:r>
            <w:rPr>
              <w:rFonts w:hint="eastAsia"/>
              <w:webHidden/>
            </w:rPr>
          </w:r>
          <w:r>
            <w:rPr>
              <w:rFonts w:hint="eastAsia"/>
              <w:webHidden/>
            </w:rPr>
            <w:fldChar w:fldCharType="separate"/>
          </w:r>
          <w:r w:rsidR="0043788C">
            <w:rPr>
              <w:webHidden/>
            </w:rPr>
            <w:t>45</w:t>
          </w:r>
          <w:ins w:id="164" w:author="Gavin Ma (马国臣)-人工智能研究院" w:date="2026-04-27T20:26:00Z">
            <w:r>
              <w:rPr>
                <w:rFonts w:hint="eastAsia"/>
                <w:webHidden/>
              </w:rPr>
              <w:fldChar w:fldCharType="end"/>
            </w:r>
            <w:r w:rsidRPr="00A74280">
              <w:rPr>
                <w:rStyle w:val="a7"/>
                <w:rFonts w:hint="eastAsia"/>
              </w:rPr>
              <w:fldChar w:fldCharType="end"/>
            </w:r>
          </w:ins>
        </w:p>
        <w:p w14:paraId="4979FA3A" w14:textId="2B90C5B6" w:rsidR="00572046" w:rsidRDefault="00572046">
          <w:pPr>
            <w:pStyle w:val="TOC2"/>
            <w:tabs>
              <w:tab w:val="left" w:pos="1100"/>
              <w:tab w:val="right" w:leader="dot" w:pos="8296"/>
            </w:tabs>
            <w:rPr>
              <w:ins w:id="165" w:author="Gavin Ma (马国臣)-人工智能研究院" w:date="2026-04-27T20:26:00Z"/>
              <w:noProof/>
              <w:color w:val="auto"/>
              <w:sz w:val="22"/>
              <w:szCs w:val="24"/>
              <w14:ligatures w14:val="standardContextual"/>
            </w:rPr>
          </w:pPr>
          <w:ins w:id="16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6.1</w:t>
            </w:r>
            <w:r>
              <w:rPr>
                <w:rFonts w:hint="eastAsia"/>
                <w:noProof/>
                <w:color w:val="auto"/>
                <w:sz w:val="22"/>
                <w:szCs w:val="24"/>
                <w14:ligatures w14:val="standardContextual"/>
              </w:rPr>
              <w:tab/>
            </w:r>
            <w:r w:rsidRPr="00A74280">
              <w:rPr>
                <w:rStyle w:val="a7"/>
                <w:rFonts w:ascii="黑体" w:hAnsi="黑体" w:hint="eastAsia"/>
                <w:noProof/>
              </w:rPr>
              <w:t>初始化流程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_Toc228214088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45</w:t>
          </w:r>
          <w:ins w:id="167" w:author="Gavin Ma (马国臣)-人工智能研究院" w:date="2026-04-27T20:26:00Z">
            <w:r>
              <w:rPr>
                <w:rFonts w:hint="eastAsia"/>
                <w:noProof/>
                <w:webHidden/>
              </w:rPr>
              <w:fldChar w:fldCharType="end"/>
            </w:r>
            <w:r w:rsidRPr="00A74280">
              <w:rPr>
                <w:rStyle w:val="a7"/>
                <w:rFonts w:hint="eastAsia"/>
                <w:noProof/>
              </w:rPr>
              <w:fldChar w:fldCharType="end"/>
            </w:r>
          </w:ins>
        </w:p>
        <w:p w14:paraId="67815663" w14:textId="7EE1F404" w:rsidR="00572046" w:rsidRDefault="00572046">
          <w:pPr>
            <w:pStyle w:val="TOC2"/>
            <w:tabs>
              <w:tab w:val="left" w:pos="1100"/>
              <w:tab w:val="right" w:leader="dot" w:pos="8296"/>
            </w:tabs>
            <w:rPr>
              <w:ins w:id="168" w:author="Gavin Ma (马国臣)-人工智能研究院" w:date="2026-04-27T20:26:00Z"/>
              <w:noProof/>
              <w:color w:val="auto"/>
              <w:sz w:val="22"/>
              <w:szCs w:val="24"/>
              <w14:ligatures w14:val="standardContextual"/>
            </w:rPr>
          </w:pPr>
          <w:ins w:id="16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6.2</w:t>
            </w:r>
            <w:r>
              <w:rPr>
                <w:rFonts w:hint="eastAsia"/>
                <w:noProof/>
                <w:color w:val="auto"/>
                <w:sz w:val="22"/>
                <w:szCs w:val="24"/>
                <w14:ligatures w14:val="standardContextual"/>
              </w:rPr>
              <w:tab/>
            </w:r>
            <w:r w:rsidRPr="00A74280">
              <w:rPr>
                <w:rStyle w:val="a7"/>
                <w:rFonts w:ascii="黑体" w:hAnsi="黑体" w:hint="eastAsia"/>
                <w:noProof/>
              </w:rPr>
              <w:t>Reset</w:t>
            </w:r>
            <w:r w:rsidRPr="00A74280">
              <w:rPr>
                <w:rStyle w:val="a7"/>
                <w:rFonts w:ascii="黑体" w:hAnsi="黑体" w:hint="eastAsia"/>
                <w:noProof/>
              </w:rPr>
              <w:t>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_Toc228214089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46</w:t>
          </w:r>
          <w:ins w:id="170" w:author="Gavin Ma (马国臣)-人工智能研究院" w:date="2026-04-27T20:26:00Z">
            <w:r>
              <w:rPr>
                <w:rFonts w:hint="eastAsia"/>
                <w:noProof/>
                <w:webHidden/>
              </w:rPr>
              <w:fldChar w:fldCharType="end"/>
            </w:r>
            <w:r w:rsidRPr="00A74280">
              <w:rPr>
                <w:rStyle w:val="a7"/>
                <w:rFonts w:hint="eastAsia"/>
                <w:noProof/>
              </w:rPr>
              <w:fldChar w:fldCharType="end"/>
            </w:r>
          </w:ins>
        </w:p>
        <w:p w14:paraId="67DC1391" w14:textId="71111F80" w:rsidR="00572046" w:rsidRDefault="00572046">
          <w:pPr>
            <w:pStyle w:val="TOC2"/>
            <w:tabs>
              <w:tab w:val="left" w:pos="1100"/>
              <w:tab w:val="right" w:leader="dot" w:pos="8296"/>
            </w:tabs>
            <w:rPr>
              <w:ins w:id="171" w:author="Gavin Ma (马国臣)-人工智能研究院" w:date="2026-04-27T20:26:00Z"/>
              <w:noProof/>
              <w:color w:val="auto"/>
              <w:sz w:val="22"/>
              <w:szCs w:val="24"/>
              <w14:ligatures w14:val="standardContextual"/>
            </w:rPr>
          </w:pPr>
          <w:ins w:id="17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6.3</w:t>
            </w:r>
            <w:r>
              <w:rPr>
                <w:rFonts w:hint="eastAsia"/>
                <w:noProof/>
                <w:color w:val="auto"/>
                <w:sz w:val="22"/>
                <w:szCs w:val="24"/>
                <w14:ligatures w14:val="standardContextual"/>
              </w:rPr>
              <w:tab/>
            </w:r>
            <w:r w:rsidRPr="00A74280">
              <w:rPr>
                <w:rStyle w:val="a7"/>
                <w:rFonts w:ascii="黑体" w:hAnsi="黑体" w:hint="eastAsia"/>
                <w:noProof/>
              </w:rPr>
              <w:t>地址转换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_Toc228214090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46</w:t>
          </w:r>
          <w:ins w:id="173" w:author="Gavin Ma (马国臣)-人工智能研究院" w:date="2026-04-27T20:26:00Z">
            <w:r>
              <w:rPr>
                <w:rFonts w:hint="eastAsia"/>
                <w:noProof/>
                <w:webHidden/>
              </w:rPr>
              <w:fldChar w:fldCharType="end"/>
            </w:r>
            <w:r w:rsidRPr="00A74280">
              <w:rPr>
                <w:rStyle w:val="a7"/>
                <w:rFonts w:hint="eastAsia"/>
                <w:noProof/>
              </w:rPr>
              <w:fldChar w:fldCharType="end"/>
            </w:r>
          </w:ins>
        </w:p>
        <w:p w14:paraId="00E78855" w14:textId="43F326E6" w:rsidR="00572046" w:rsidRDefault="00572046">
          <w:pPr>
            <w:pStyle w:val="TOC3"/>
            <w:tabs>
              <w:tab w:val="right" w:leader="dot" w:pos="8296"/>
            </w:tabs>
            <w:rPr>
              <w:ins w:id="174" w:author="Gavin Ma (马国臣)-人工智能研究院" w:date="2026-04-27T20:26:00Z"/>
              <w:noProof/>
              <w:color w:val="auto"/>
              <w:sz w:val="22"/>
              <w:szCs w:val="24"/>
              <w14:ligatures w14:val="standardContextual"/>
            </w:rPr>
          </w:pPr>
          <w:ins w:id="17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6.3.1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SPA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_Toc228214091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46</w:t>
          </w:r>
          <w:ins w:id="176" w:author="Gavin Ma (马国臣)-人工智能研究院" w:date="2026-04-27T20:26:00Z">
            <w:r>
              <w:rPr>
                <w:rFonts w:hint="eastAsia"/>
                <w:noProof/>
                <w:webHidden/>
              </w:rPr>
              <w:fldChar w:fldCharType="end"/>
            </w:r>
            <w:r w:rsidRPr="00A74280">
              <w:rPr>
                <w:rStyle w:val="a7"/>
                <w:rFonts w:hint="eastAsia"/>
                <w:noProof/>
              </w:rPr>
              <w:fldChar w:fldCharType="end"/>
            </w:r>
          </w:ins>
        </w:p>
        <w:p w14:paraId="4D65D282" w14:textId="3909CEB3" w:rsidR="00572046" w:rsidRDefault="00572046">
          <w:pPr>
            <w:pStyle w:val="TOC3"/>
            <w:tabs>
              <w:tab w:val="right" w:leader="dot" w:pos="8296"/>
            </w:tabs>
            <w:rPr>
              <w:ins w:id="177" w:author="Gavin Ma (马国臣)-人工智能研究院" w:date="2026-04-27T20:26:00Z"/>
              <w:noProof/>
              <w:color w:val="auto"/>
              <w:sz w:val="22"/>
              <w:szCs w:val="24"/>
              <w14:ligatures w14:val="standardContextual"/>
            </w:rPr>
          </w:pPr>
          <w:ins w:id="17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6.3.2 </w:t>
            </w:r>
            <w:r w:rsidRPr="00A74280">
              <w:rPr>
                <w:rStyle w:val="a7"/>
                <w:rFonts w:hint="eastAsia"/>
                <w:noProof/>
              </w:rPr>
              <w:t>设备</w:t>
            </w:r>
            <w:r w:rsidRPr="00A74280">
              <w:rPr>
                <w:rStyle w:val="a7"/>
                <w:rFonts w:hint="eastAsia"/>
                <w:noProof/>
              </w:rPr>
              <w:t>DMA</w:t>
            </w:r>
            <w:r w:rsidRPr="00A74280">
              <w:rPr>
                <w:rStyle w:val="a7"/>
                <w:rFonts w:hint="eastAsia"/>
                <w:noProof/>
              </w:rPr>
              <w:t>到非进程空间的</w:t>
            </w:r>
            <w:r w:rsidRPr="00A74280">
              <w:rPr>
                <w:rStyle w:val="a7"/>
                <w:rFonts w:hint="eastAsia"/>
                <w:noProof/>
              </w:rPr>
              <w:t>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_Toc228214092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46</w:t>
          </w:r>
          <w:ins w:id="179" w:author="Gavin Ma (马国臣)-人工智能研究院" w:date="2026-04-27T20:26:00Z">
            <w:r>
              <w:rPr>
                <w:rFonts w:hint="eastAsia"/>
                <w:noProof/>
                <w:webHidden/>
              </w:rPr>
              <w:fldChar w:fldCharType="end"/>
            </w:r>
            <w:r w:rsidRPr="00A74280">
              <w:rPr>
                <w:rStyle w:val="a7"/>
                <w:rFonts w:hint="eastAsia"/>
                <w:noProof/>
              </w:rPr>
              <w:fldChar w:fldCharType="end"/>
            </w:r>
          </w:ins>
        </w:p>
        <w:p w14:paraId="5649B6D1" w14:textId="12B4BE29" w:rsidR="00572046" w:rsidRDefault="00572046">
          <w:pPr>
            <w:pStyle w:val="TOC3"/>
            <w:tabs>
              <w:tab w:val="right" w:leader="dot" w:pos="8296"/>
            </w:tabs>
            <w:rPr>
              <w:ins w:id="180" w:author="Gavin Ma (马国臣)-人工智能研究院" w:date="2026-04-27T20:26:00Z"/>
              <w:noProof/>
              <w:color w:val="auto"/>
              <w:sz w:val="22"/>
              <w:szCs w:val="24"/>
              <w14:ligatures w14:val="standardContextual"/>
            </w:rPr>
          </w:pPr>
          <w:ins w:id="18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6.3.3 </w:t>
            </w:r>
            <w:r w:rsidRPr="00A74280">
              <w:rPr>
                <w:rStyle w:val="a7"/>
                <w:rFonts w:hint="eastAsia"/>
                <w:noProof/>
              </w:rPr>
              <w:t>设备</w:t>
            </w:r>
            <w:r w:rsidRPr="00A74280">
              <w:rPr>
                <w:rStyle w:val="a7"/>
                <w:rFonts w:hint="eastAsia"/>
                <w:noProof/>
              </w:rPr>
              <w:t>DMA</w:t>
            </w:r>
            <w:r w:rsidRPr="00A74280">
              <w:rPr>
                <w:rStyle w:val="a7"/>
                <w:rFonts w:hint="eastAsia"/>
                <w:noProof/>
              </w:rPr>
              <w:t>到进程空间</w:t>
            </w:r>
            <w:r w:rsidRPr="00A74280">
              <w:rPr>
                <w:rStyle w:val="a7"/>
                <w:rFonts w:hint="eastAsia"/>
                <w:noProof/>
              </w:rPr>
              <w:t>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_Toc228214093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47</w:t>
          </w:r>
          <w:ins w:id="182" w:author="Gavin Ma (马国臣)-人工智能研究院" w:date="2026-04-27T20:26:00Z">
            <w:r>
              <w:rPr>
                <w:rFonts w:hint="eastAsia"/>
                <w:noProof/>
                <w:webHidden/>
              </w:rPr>
              <w:fldChar w:fldCharType="end"/>
            </w:r>
            <w:r w:rsidRPr="00A74280">
              <w:rPr>
                <w:rStyle w:val="a7"/>
                <w:rFonts w:hint="eastAsia"/>
                <w:noProof/>
              </w:rPr>
              <w:fldChar w:fldCharType="end"/>
            </w:r>
          </w:ins>
        </w:p>
        <w:p w14:paraId="64F76350" w14:textId="21F8B43E" w:rsidR="00572046" w:rsidRDefault="00572046">
          <w:pPr>
            <w:pStyle w:val="TOC3"/>
            <w:tabs>
              <w:tab w:val="right" w:leader="dot" w:pos="8296"/>
            </w:tabs>
            <w:rPr>
              <w:ins w:id="183" w:author="Gavin Ma (马国臣)-人工智能研究院" w:date="2026-04-27T20:26:00Z"/>
              <w:noProof/>
              <w:color w:val="auto"/>
              <w:sz w:val="22"/>
              <w:szCs w:val="24"/>
              <w14:ligatures w14:val="standardContextual"/>
            </w:rPr>
          </w:pPr>
          <w:ins w:id="18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6.3.4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Guest PA(</w:t>
            </w:r>
            <w:r w:rsidRPr="00A74280">
              <w:rPr>
                <w:rStyle w:val="a7"/>
                <w:rFonts w:hint="eastAsia"/>
                <w:noProof/>
              </w:rPr>
              <w:t>使用</w:t>
            </w:r>
            <w:r w:rsidRPr="00A74280">
              <w:rPr>
                <w:rStyle w:val="a7"/>
                <w:rFonts w:hint="eastAsia"/>
                <w:noProof/>
              </w:rPr>
              <w:t>Stage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_Toc228214094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48</w:t>
          </w:r>
          <w:ins w:id="185" w:author="Gavin Ma (马国臣)-人工智能研究院" w:date="2026-04-27T20:26:00Z">
            <w:r>
              <w:rPr>
                <w:rFonts w:hint="eastAsia"/>
                <w:noProof/>
                <w:webHidden/>
              </w:rPr>
              <w:fldChar w:fldCharType="end"/>
            </w:r>
            <w:r w:rsidRPr="00A74280">
              <w:rPr>
                <w:rStyle w:val="a7"/>
                <w:rFonts w:hint="eastAsia"/>
                <w:noProof/>
              </w:rPr>
              <w:fldChar w:fldCharType="end"/>
            </w:r>
          </w:ins>
        </w:p>
        <w:p w14:paraId="01A9E9C7" w14:textId="4D852D8A" w:rsidR="00572046" w:rsidRDefault="00572046">
          <w:pPr>
            <w:pStyle w:val="TOC3"/>
            <w:tabs>
              <w:tab w:val="right" w:leader="dot" w:pos="8296"/>
            </w:tabs>
            <w:rPr>
              <w:ins w:id="186" w:author="Gavin Ma (马国臣)-人工智能研究院" w:date="2026-04-27T20:26:00Z"/>
              <w:noProof/>
              <w:color w:val="auto"/>
              <w:sz w:val="22"/>
              <w:szCs w:val="24"/>
              <w14:ligatures w14:val="standardContextual"/>
            </w:rPr>
          </w:pPr>
          <w:ins w:id="18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6.3.5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Guest PA(</w:t>
            </w:r>
            <w:r w:rsidRPr="00A74280">
              <w:rPr>
                <w:rStyle w:val="a7"/>
                <w:rFonts w:hint="eastAsia"/>
                <w:noProof/>
              </w:rPr>
              <w:t>使用</w:t>
            </w:r>
            <w:r w:rsidRPr="00A74280">
              <w:rPr>
                <w:rStyle w:val="a7"/>
                <w:rFonts w:hint="eastAsia"/>
                <w:noProof/>
              </w:rPr>
              <w:t>Stage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_Toc228214095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49</w:t>
          </w:r>
          <w:ins w:id="188" w:author="Gavin Ma (马国臣)-人工智能研究院" w:date="2026-04-27T20:26:00Z">
            <w:r>
              <w:rPr>
                <w:rFonts w:hint="eastAsia"/>
                <w:noProof/>
                <w:webHidden/>
              </w:rPr>
              <w:fldChar w:fldCharType="end"/>
            </w:r>
            <w:r w:rsidRPr="00A74280">
              <w:rPr>
                <w:rStyle w:val="a7"/>
                <w:rFonts w:hint="eastAsia"/>
                <w:noProof/>
              </w:rPr>
              <w:fldChar w:fldCharType="end"/>
            </w:r>
          </w:ins>
        </w:p>
        <w:p w14:paraId="6E7A387A" w14:textId="32F724D9" w:rsidR="00572046" w:rsidRDefault="00572046">
          <w:pPr>
            <w:pStyle w:val="TOC3"/>
            <w:tabs>
              <w:tab w:val="right" w:leader="dot" w:pos="8296"/>
            </w:tabs>
            <w:rPr>
              <w:ins w:id="189" w:author="Gavin Ma (马国臣)-人工智能研究院" w:date="2026-04-27T20:26:00Z"/>
              <w:noProof/>
              <w:color w:val="auto"/>
              <w:sz w:val="22"/>
              <w:szCs w:val="24"/>
              <w14:ligatures w14:val="standardContextual"/>
            </w:rPr>
          </w:pPr>
          <w:ins w:id="19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6.3.6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Guest</w:t>
            </w:r>
            <w:r w:rsidRPr="00A74280">
              <w:rPr>
                <w:rStyle w:val="a7"/>
                <w:rFonts w:hint="eastAsia"/>
                <w:noProof/>
              </w:rPr>
              <w:t>非进程空间的</w:t>
            </w:r>
            <w:r w:rsidRPr="00A74280">
              <w:rPr>
                <w:rStyle w:val="a7"/>
                <w:rFonts w:hint="eastAsia"/>
                <w:noProof/>
              </w:rPr>
              <w:t>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_Toc228214096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49</w:t>
          </w:r>
          <w:ins w:id="191" w:author="Gavin Ma (马国臣)-人工智能研究院" w:date="2026-04-27T20:26:00Z">
            <w:r>
              <w:rPr>
                <w:rFonts w:hint="eastAsia"/>
                <w:noProof/>
                <w:webHidden/>
              </w:rPr>
              <w:fldChar w:fldCharType="end"/>
            </w:r>
            <w:r w:rsidRPr="00A74280">
              <w:rPr>
                <w:rStyle w:val="a7"/>
                <w:rFonts w:hint="eastAsia"/>
                <w:noProof/>
              </w:rPr>
              <w:fldChar w:fldCharType="end"/>
            </w:r>
          </w:ins>
        </w:p>
        <w:p w14:paraId="61D5A192" w14:textId="07DC9436" w:rsidR="00572046" w:rsidRDefault="00572046">
          <w:pPr>
            <w:pStyle w:val="TOC3"/>
            <w:tabs>
              <w:tab w:val="right" w:leader="dot" w:pos="8296"/>
            </w:tabs>
            <w:rPr>
              <w:ins w:id="192" w:author="Gavin Ma (马国臣)-人工智能研究院" w:date="2026-04-27T20:26:00Z"/>
              <w:noProof/>
              <w:color w:val="auto"/>
              <w:sz w:val="22"/>
              <w:szCs w:val="24"/>
              <w14:ligatures w14:val="standardContextual"/>
            </w:rPr>
          </w:pPr>
          <w:ins w:id="19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6.3.7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Guest</w:t>
            </w:r>
            <w:r w:rsidRPr="00A74280">
              <w:rPr>
                <w:rStyle w:val="a7"/>
                <w:rFonts w:hint="eastAsia"/>
                <w:noProof/>
              </w:rPr>
              <w:t>进程空间的</w:t>
            </w:r>
            <w:r w:rsidRPr="00A74280">
              <w:rPr>
                <w:rStyle w:val="a7"/>
                <w:rFonts w:hint="eastAsia"/>
                <w:noProof/>
              </w:rPr>
              <w:t>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_Toc228214097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50</w:t>
          </w:r>
          <w:ins w:id="194" w:author="Gavin Ma (马国臣)-人工智能研究院" w:date="2026-04-27T20:26:00Z">
            <w:r>
              <w:rPr>
                <w:rFonts w:hint="eastAsia"/>
                <w:noProof/>
                <w:webHidden/>
              </w:rPr>
              <w:fldChar w:fldCharType="end"/>
            </w:r>
            <w:r w:rsidRPr="00A74280">
              <w:rPr>
                <w:rStyle w:val="a7"/>
                <w:rFonts w:hint="eastAsia"/>
                <w:noProof/>
              </w:rPr>
              <w:fldChar w:fldCharType="end"/>
            </w:r>
          </w:ins>
        </w:p>
        <w:p w14:paraId="5BA45027" w14:textId="76AD9A7C" w:rsidR="00572046" w:rsidRDefault="00572046">
          <w:pPr>
            <w:pStyle w:val="TOC3"/>
            <w:tabs>
              <w:tab w:val="right" w:leader="dot" w:pos="8296"/>
            </w:tabs>
            <w:rPr>
              <w:ins w:id="195" w:author="Gavin Ma (马国臣)-人工智能研究院" w:date="2026-04-27T20:26:00Z"/>
              <w:noProof/>
              <w:color w:val="auto"/>
              <w:sz w:val="22"/>
              <w:szCs w:val="24"/>
              <w14:ligatures w14:val="standardContextual"/>
            </w:rPr>
          </w:pPr>
          <w:ins w:id="19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6.3.8 IOMMU Passthrough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_Toc228214098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51</w:t>
          </w:r>
          <w:ins w:id="197" w:author="Gavin Ma (马国臣)-人工智能研究院" w:date="2026-04-27T20:26:00Z">
            <w:r>
              <w:rPr>
                <w:rFonts w:hint="eastAsia"/>
                <w:noProof/>
                <w:webHidden/>
              </w:rPr>
              <w:fldChar w:fldCharType="end"/>
            </w:r>
            <w:r w:rsidRPr="00A74280">
              <w:rPr>
                <w:rStyle w:val="a7"/>
                <w:rFonts w:hint="eastAsia"/>
                <w:noProof/>
              </w:rPr>
              <w:fldChar w:fldCharType="end"/>
            </w:r>
          </w:ins>
        </w:p>
        <w:p w14:paraId="49A3DA82" w14:textId="65964972" w:rsidR="00572046" w:rsidRDefault="00572046">
          <w:pPr>
            <w:pStyle w:val="TOC2"/>
            <w:tabs>
              <w:tab w:val="left" w:pos="840"/>
              <w:tab w:val="right" w:leader="dot" w:pos="8296"/>
            </w:tabs>
            <w:rPr>
              <w:ins w:id="198" w:author="Gavin Ma (马国臣)-人工智能研究院" w:date="2026-04-27T20:26:00Z"/>
              <w:noProof/>
              <w:color w:val="auto"/>
              <w:sz w:val="22"/>
              <w:szCs w:val="24"/>
              <w14:ligatures w14:val="standardContextual"/>
            </w:rPr>
          </w:pPr>
          <w:ins w:id="19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Pr>
                <w:rFonts w:hint="eastAsia"/>
                <w:noProof/>
                <w:color w:val="auto"/>
                <w:sz w:val="22"/>
                <w:szCs w:val="24"/>
                <w14:ligatures w14:val="standardContextual"/>
              </w:rPr>
              <w:tab/>
            </w:r>
            <w:r w:rsidRPr="00A74280">
              <w:rPr>
                <w:rStyle w:val="a7"/>
                <w:rFonts w:hint="eastAsia"/>
                <w:noProof/>
              </w:rPr>
              <w:t>图</w:t>
            </w:r>
            <w:r w:rsidRPr="00A74280">
              <w:rPr>
                <w:rStyle w:val="a7"/>
                <w:rFonts w:hint="eastAsia"/>
                <w:noProof/>
              </w:rPr>
              <w:t xml:space="preserve"> 6</w:t>
            </w:r>
            <w:r w:rsidRPr="00A74280">
              <w:rPr>
                <w:rStyle w:val="a7"/>
                <w:rFonts w:hint="eastAsia"/>
                <w:noProof/>
              </w:rPr>
              <w:noBreakHyphen/>
              <w:t>7 IOMMU Passthrough</w:t>
            </w:r>
            <w:r w:rsidRPr="00A74280">
              <w:rPr>
                <w:rStyle w:val="a7"/>
                <w:rFonts w:hint="eastAsia"/>
                <w:noProof/>
              </w:rPr>
              <w:t>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_Toc228214099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52</w:t>
          </w:r>
          <w:ins w:id="200" w:author="Gavin Ma (马国臣)-人工智能研究院" w:date="2026-04-27T20:26:00Z">
            <w:r>
              <w:rPr>
                <w:rFonts w:hint="eastAsia"/>
                <w:noProof/>
                <w:webHidden/>
              </w:rPr>
              <w:fldChar w:fldCharType="end"/>
            </w:r>
            <w:r w:rsidRPr="00A74280">
              <w:rPr>
                <w:rStyle w:val="a7"/>
                <w:rFonts w:hint="eastAsia"/>
                <w:noProof/>
              </w:rPr>
              <w:fldChar w:fldCharType="end"/>
            </w:r>
          </w:ins>
        </w:p>
        <w:p w14:paraId="2E028E1C" w14:textId="15FE2026" w:rsidR="00572046" w:rsidRDefault="00572046">
          <w:pPr>
            <w:pStyle w:val="TOC2"/>
            <w:tabs>
              <w:tab w:val="left" w:pos="1100"/>
              <w:tab w:val="right" w:leader="dot" w:pos="8296"/>
            </w:tabs>
            <w:rPr>
              <w:ins w:id="201" w:author="Gavin Ma (马国臣)-人工智能研究院" w:date="2026-04-27T20:26:00Z"/>
              <w:noProof/>
              <w:color w:val="auto"/>
              <w:sz w:val="22"/>
              <w:szCs w:val="24"/>
              <w14:ligatures w14:val="standardContextual"/>
            </w:rPr>
          </w:pPr>
          <w:ins w:id="20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"_Toc228214100"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6.4</w:t>
            </w:r>
            <w:r>
              <w:rPr>
                <w:rFonts w:hint="eastAsia"/>
                <w:noProof/>
                <w:color w:val="auto"/>
                <w:sz w:val="22"/>
                <w:szCs w:val="24"/>
                <w14:ligatures w14:val="standardContextual"/>
              </w:rPr>
              <w:tab/>
            </w:r>
            <w:r w:rsidRPr="00A74280">
              <w:rPr>
                <w:rStyle w:val="a7"/>
                <w:rFonts w:ascii="黑体" w:hAnsi="黑体" w:hint="eastAsia"/>
                <w:noProof/>
              </w:rPr>
              <w:t>ATS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_Toc228214100 \h</w:instrText>
            </w:r>
            <w:r>
              <w:rPr>
                <w:rFonts w:hint="eastAsia"/>
                <w:noProof/>
                <w:webHidden/>
              </w:rPr>
              <w:instrText xml:space="preserve"> </w:instrText>
            </w:r>
          </w:ins>
          <w:r>
            <w:rPr>
              <w:rFonts w:hint="eastAsia"/>
              <w:noProof/>
              <w:webHidden/>
            </w:rPr>
          </w:r>
          <w:r>
            <w:rPr>
              <w:rFonts w:hint="eastAsia"/>
              <w:noProof/>
              <w:webHidden/>
            </w:rPr>
            <w:fldChar w:fldCharType="separate"/>
          </w:r>
          <w:r w:rsidR="0043788C">
            <w:rPr>
              <w:noProof/>
              <w:webHidden/>
            </w:rPr>
            <w:t>52</w:t>
          </w:r>
          <w:ins w:id="203" w:author="Gavin Ma (马国臣)-人工智能研究院" w:date="2026-04-27T20:26:00Z">
            <w:r>
              <w:rPr>
                <w:rFonts w:hint="eastAsia"/>
                <w:noProof/>
                <w:webHidden/>
              </w:rPr>
              <w:fldChar w:fldCharType="end"/>
            </w:r>
            <w:r w:rsidRPr="00A74280">
              <w:rPr>
                <w:rStyle w:val="a7"/>
                <w:rFonts w:hint="eastAsia"/>
                <w:noProof/>
              </w:rPr>
              <w:fldChar w:fldCharType="end"/>
            </w:r>
          </w:ins>
        </w:p>
        <w:p w14:paraId="33129CB1" w14:textId="6E6FA6E0" w:rsidR="00572046" w:rsidRDefault="00572046">
          <w:pPr>
            <w:pStyle w:val="TOC1"/>
            <w:tabs>
              <w:tab w:val="right" w:leader="dot" w:pos="8296"/>
            </w:tabs>
            <w:rPr>
              <w:ins w:id="204" w:author="Gavin Ma (马国臣)-人工智能研究院" w:date="2026-04-27T20:26:00Z"/>
              <w:color w:val="auto"/>
              <w:sz w:val="22"/>
              <w:szCs w:val="24"/>
              <w14:ligatures w14:val="standardContextual"/>
            </w:rPr>
          </w:pPr>
          <w:ins w:id="205"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"_Toc228214101"</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7 Open Items</w:t>
            </w:r>
            <w:r>
              <w:rPr>
                <w:rFonts w:hint="eastAsia"/>
                <w:webHidden/>
              </w:rPr>
              <w:tab/>
            </w:r>
            <w:r>
              <w:rPr>
                <w:rFonts w:hint="eastAsia"/>
                <w:webHidden/>
              </w:rPr>
              <w:fldChar w:fldCharType="begin"/>
            </w:r>
            <w:r>
              <w:rPr>
                <w:rFonts w:hint="eastAsia"/>
                <w:webHidden/>
              </w:rPr>
              <w:instrText xml:space="preserve"> </w:instrText>
            </w:r>
            <w:r>
              <w:rPr>
                <w:webHidden/>
              </w:rPr>
              <w:instrText>PAGEREF _Toc228214101 \h</w:instrText>
            </w:r>
            <w:r>
              <w:rPr>
                <w:rFonts w:hint="eastAsia"/>
                <w:webHidden/>
              </w:rPr>
              <w:instrText xml:space="preserve"> </w:instrText>
            </w:r>
          </w:ins>
          <w:r>
            <w:rPr>
              <w:rFonts w:hint="eastAsia"/>
              <w:webHidden/>
            </w:rPr>
          </w:r>
          <w:r>
            <w:rPr>
              <w:rFonts w:hint="eastAsia"/>
              <w:webHidden/>
            </w:rPr>
            <w:fldChar w:fldCharType="separate"/>
          </w:r>
          <w:r w:rsidR="0043788C">
            <w:rPr>
              <w:webHidden/>
            </w:rPr>
            <w:t>52</w:t>
          </w:r>
          <w:ins w:id="206" w:author="Gavin Ma (马国臣)-人工智能研究院" w:date="2026-04-27T20:26:00Z">
            <w:r>
              <w:rPr>
                <w:rFonts w:hint="eastAsia"/>
                <w:webHidden/>
              </w:rPr>
              <w:fldChar w:fldCharType="end"/>
            </w:r>
            <w:r w:rsidRPr="00A74280">
              <w:rPr>
                <w:rStyle w:val="a7"/>
                <w:rFonts w:hint="eastAsia"/>
              </w:rPr>
              <w:fldChar w:fldCharType="end"/>
            </w:r>
          </w:ins>
        </w:p>
        <w:p w14:paraId="6C1207F1" w14:textId="620FFF68" w:rsidR="00572046" w:rsidRDefault="00572046">
          <w:pPr>
            <w:pStyle w:val="TOC1"/>
            <w:tabs>
              <w:tab w:val="right" w:leader="dot" w:pos="8296"/>
            </w:tabs>
            <w:rPr>
              <w:ins w:id="207" w:author="Gavin Ma (马国臣)-人工智能研究院" w:date="2026-04-27T20:26:00Z"/>
              <w:color w:val="auto"/>
              <w:sz w:val="22"/>
              <w:szCs w:val="24"/>
              <w14:ligatures w14:val="standardContextual"/>
            </w:rPr>
          </w:pPr>
          <w:ins w:id="208"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"_Toc228214102"</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8 References</w:t>
            </w:r>
            <w:r>
              <w:rPr>
                <w:rFonts w:hint="eastAsia"/>
                <w:webHidden/>
              </w:rPr>
              <w:tab/>
            </w:r>
            <w:r>
              <w:rPr>
                <w:rFonts w:hint="eastAsia"/>
                <w:webHidden/>
              </w:rPr>
              <w:fldChar w:fldCharType="begin"/>
            </w:r>
            <w:r>
              <w:rPr>
                <w:rFonts w:hint="eastAsia"/>
                <w:webHidden/>
              </w:rPr>
              <w:instrText xml:space="preserve"> </w:instrText>
            </w:r>
            <w:r>
              <w:rPr>
                <w:webHidden/>
              </w:rPr>
              <w:instrText>PAGEREF _Toc228214102 \h</w:instrText>
            </w:r>
            <w:r>
              <w:rPr>
                <w:rFonts w:hint="eastAsia"/>
                <w:webHidden/>
              </w:rPr>
              <w:instrText xml:space="preserve"> </w:instrText>
            </w:r>
          </w:ins>
          <w:r>
            <w:rPr>
              <w:rFonts w:hint="eastAsia"/>
              <w:webHidden/>
            </w:rPr>
          </w:r>
          <w:r>
            <w:rPr>
              <w:rFonts w:hint="eastAsia"/>
              <w:webHidden/>
            </w:rPr>
            <w:fldChar w:fldCharType="separate"/>
          </w:r>
          <w:r w:rsidR="0043788C">
            <w:rPr>
              <w:webHidden/>
            </w:rPr>
            <w:t>52</w:t>
          </w:r>
          <w:ins w:id="209" w:author="Gavin Ma (马国臣)-人工智能研究院" w:date="2026-04-27T20:26:00Z">
            <w:r>
              <w:rPr>
                <w:rFonts w:hint="eastAsia"/>
                <w:webHidden/>
              </w:rPr>
              <w:fldChar w:fldCharType="end"/>
            </w:r>
            <w:r w:rsidRPr="00A74280">
              <w:rPr>
                <w:rStyle w:val="a7"/>
                <w:rFonts w:hint="eastAsia"/>
              </w:rPr>
              <w:fldChar w:fldCharType="end"/>
            </w:r>
          </w:ins>
        </w:p>
        <w:p w14:paraId="698063ED" w14:textId="0AC799FF" w:rsidR="00B405D0" w:rsidDel="00201F91" w:rsidRDefault="00B405D0">
          <w:pPr>
            <w:pStyle w:val="TOC1"/>
            <w:tabs>
              <w:tab w:val="right" w:leader="dot" w:pos="8296"/>
            </w:tabs>
            <w:rPr>
              <w:del w:id="210" w:author="Gavin Ma (马国臣)-人工智能研究院" w:date="2026-04-24T09:56:00Z"/>
              <w:color w:val="auto"/>
              <w:sz w:val="22"/>
              <w:szCs w:val="24"/>
              <w14:ligatures w14:val="standardContextual"/>
            </w:rPr>
          </w:pPr>
          <w:del w:id="211" w:author="Gavin Ma (马国臣)-人工智能研究院" w:date="2026-04-24T09:56:00Z">
            <w:r w:rsidRPr="00201F91" w:rsidDel="00201F91">
              <w:rPr>
                <w:rFonts w:hint="eastAsia"/>
                <w:rPrChange w:id="212" w:author="Gavin Ma (马国臣)-人工智能研究院" w:date="2026-04-24T09:56:00Z">
                  <w:rPr>
                    <w:rStyle w:val="a7"/>
                    <w:rFonts w:ascii="黑体" w:hAnsi="黑体" w:hint="eastAsia"/>
                  </w:rPr>
                </w:rPrChange>
              </w:rPr>
              <w:delText xml:space="preserve">1 </w:delText>
            </w:r>
            <w:r w:rsidRPr="00201F91" w:rsidDel="00201F91">
              <w:rPr>
                <w:rFonts w:hint="eastAsia"/>
                <w:rPrChange w:id="213" w:author="Gavin Ma (马国臣)-人工智能研究院" w:date="2026-04-24T09:56:00Z">
                  <w:rPr>
                    <w:rStyle w:val="a7"/>
                    <w:rFonts w:ascii="黑体" w:hAnsi="黑体" w:hint="eastAsia"/>
                  </w:rPr>
                </w:rPrChange>
              </w:rPr>
              <w:delText>简介</w:delText>
            </w:r>
            <w:r w:rsidDel="00201F91">
              <w:rPr>
                <w:rFonts w:hint="eastAsia"/>
                <w:webHidden/>
              </w:rPr>
              <w:tab/>
            </w:r>
            <w:r w:rsidDel="00201F91">
              <w:rPr>
                <w:webHidden/>
              </w:rPr>
              <w:delText>4</w:delText>
            </w:r>
          </w:del>
        </w:p>
        <w:p w14:paraId="7D866F15" w14:textId="5173F66E" w:rsidR="00B405D0" w:rsidDel="00201F91" w:rsidRDefault="00B405D0">
          <w:pPr>
            <w:pStyle w:val="TOC2"/>
            <w:tabs>
              <w:tab w:val="left" w:pos="1100"/>
              <w:tab w:val="right" w:leader="dot" w:pos="8296"/>
            </w:tabs>
            <w:rPr>
              <w:del w:id="214" w:author="Gavin Ma (马国臣)-人工智能研究院" w:date="2026-04-24T09:56:00Z"/>
              <w:noProof/>
              <w:color w:val="auto"/>
              <w:sz w:val="22"/>
              <w:szCs w:val="24"/>
              <w14:ligatures w14:val="standardContextual"/>
            </w:rPr>
          </w:pPr>
          <w:del w:id="215" w:author="Gavin Ma (马国臣)-人工智能研究院" w:date="2026-04-24T09:56:00Z">
            <w:r w:rsidRPr="00201F91" w:rsidDel="00201F91">
              <w:rPr>
                <w:rFonts w:hint="eastAsia"/>
                <w:rPrChange w:id="216" w:author="Gavin Ma (马国臣)-人工智能研究院" w:date="2026-04-24T09:56:00Z">
                  <w:rPr>
                    <w:rStyle w:val="a7"/>
                    <w:rFonts w:ascii="黑体" w:hAnsi="黑体" w:hint="eastAsia"/>
                    <w:noProof/>
                  </w:rPr>
                </w:rPrChange>
              </w:rPr>
              <w:delText>1.1</w:delText>
            </w:r>
            <w:r w:rsidDel="00201F91">
              <w:rPr>
                <w:rFonts w:hint="eastAsia"/>
                <w:noProof/>
                <w:color w:val="auto"/>
                <w:sz w:val="22"/>
                <w:szCs w:val="24"/>
                <w14:ligatures w14:val="standardContextual"/>
              </w:rPr>
              <w:tab/>
            </w:r>
            <w:r w:rsidRPr="00201F91" w:rsidDel="00201F91">
              <w:rPr>
                <w:rFonts w:hint="eastAsia"/>
                <w:rPrChange w:id="217" w:author="Gavin Ma (马国臣)-人工智能研究院" w:date="2026-04-24T09:56:00Z">
                  <w:rPr>
                    <w:rStyle w:val="a7"/>
                    <w:rFonts w:ascii="黑体" w:hAnsi="黑体" w:hint="eastAsia"/>
                    <w:noProof/>
                  </w:rPr>
                </w:rPrChange>
              </w:rPr>
              <w:delText>Delta list</w:delText>
            </w:r>
            <w:r w:rsidDel="00201F91">
              <w:rPr>
                <w:rFonts w:hint="eastAsia"/>
                <w:noProof/>
                <w:webHidden/>
              </w:rPr>
              <w:tab/>
            </w:r>
            <w:r w:rsidDel="00201F91">
              <w:rPr>
                <w:noProof/>
                <w:webHidden/>
              </w:rPr>
              <w:delText>4</w:delText>
            </w:r>
          </w:del>
        </w:p>
        <w:p w14:paraId="29607FBA" w14:textId="32089AE2" w:rsidR="00B405D0" w:rsidDel="00201F91" w:rsidRDefault="00B405D0">
          <w:pPr>
            <w:pStyle w:val="TOC1"/>
            <w:tabs>
              <w:tab w:val="right" w:leader="dot" w:pos="8296"/>
            </w:tabs>
            <w:rPr>
              <w:del w:id="218" w:author="Gavin Ma (马国臣)-人工智能研究院" w:date="2026-04-24T09:56:00Z"/>
              <w:color w:val="auto"/>
              <w:sz w:val="22"/>
              <w:szCs w:val="24"/>
              <w14:ligatures w14:val="standardContextual"/>
            </w:rPr>
          </w:pPr>
          <w:del w:id="219" w:author="Gavin Ma (马国臣)-人工智能研究院" w:date="2026-04-24T09:56:00Z">
            <w:r w:rsidRPr="00201F91" w:rsidDel="00201F91">
              <w:rPr>
                <w:rFonts w:hint="eastAsia"/>
                <w:rPrChange w:id="220" w:author="Gavin Ma (马国臣)-人工智能研究院" w:date="2026-04-24T09:56:00Z">
                  <w:rPr>
                    <w:rStyle w:val="a7"/>
                    <w:rFonts w:ascii="黑体" w:hAnsi="黑体" w:hint="eastAsia"/>
                  </w:rPr>
                </w:rPrChange>
              </w:rPr>
              <w:delText xml:space="preserve">2 </w:delText>
            </w:r>
            <w:r w:rsidRPr="00201F91" w:rsidDel="00201F91">
              <w:rPr>
                <w:rFonts w:hint="eastAsia"/>
                <w:rPrChange w:id="221" w:author="Gavin Ma (马国臣)-人工智能研究院" w:date="2026-04-24T09:56:00Z">
                  <w:rPr>
                    <w:rStyle w:val="a7"/>
                    <w:rFonts w:ascii="黑体" w:hAnsi="黑体" w:hint="eastAsia"/>
                  </w:rPr>
                </w:rPrChange>
              </w:rPr>
              <w:delText>缩略语</w:delText>
            </w:r>
            <w:r w:rsidDel="00201F91">
              <w:rPr>
                <w:rFonts w:hint="eastAsia"/>
                <w:webHidden/>
              </w:rPr>
              <w:tab/>
            </w:r>
            <w:r w:rsidDel="00201F91">
              <w:rPr>
                <w:webHidden/>
              </w:rPr>
              <w:delText>4</w:delText>
            </w:r>
          </w:del>
        </w:p>
        <w:p w14:paraId="7610C93A" w14:textId="10E6DFE1" w:rsidR="00B405D0" w:rsidDel="00201F91" w:rsidRDefault="00B405D0">
          <w:pPr>
            <w:pStyle w:val="TOC1"/>
            <w:tabs>
              <w:tab w:val="right" w:leader="dot" w:pos="8296"/>
            </w:tabs>
            <w:rPr>
              <w:del w:id="222" w:author="Gavin Ma (马国臣)-人工智能研究院" w:date="2026-04-24T09:56:00Z"/>
              <w:color w:val="auto"/>
              <w:sz w:val="22"/>
              <w:szCs w:val="24"/>
              <w14:ligatures w14:val="standardContextual"/>
            </w:rPr>
          </w:pPr>
          <w:del w:id="223" w:author="Gavin Ma (马国臣)-人工智能研究院" w:date="2026-04-24T09:56:00Z">
            <w:r w:rsidRPr="00201F91" w:rsidDel="00201F91">
              <w:rPr>
                <w:rFonts w:hint="eastAsia"/>
                <w:rPrChange w:id="224" w:author="Gavin Ma (马国臣)-人工智能研究院" w:date="2026-04-24T09:56:00Z">
                  <w:rPr>
                    <w:rStyle w:val="a7"/>
                    <w:rFonts w:ascii="黑体" w:hAnsi="黑体" w:hint="eastAsia"/>
                  </w:rPr>
                </w:rPrChange>
              </w:rPr>
              <w:delText xml:space="preserve">3 </w:delText>
            </w:r>
            <w:r w:rsidRPr="00201F91" w:rsidDel="00201F91">
              <w:rPr>
                <w:rFonts w:hint="eastAsia"/>
                <w:rPrChange w:id="225" w:author="Gavin Ma (马国臣)-人工智能研究院" w:date="2026-04-24T09:56:00Z">
                  <w:rPr>
                    <w:rStyle w:val="a7"/>
                    <w:rFonts w:ascii="黑体" w:hAnsi="黑体" w:hint="eastAsia"/>
                  </w:rPr>
                </w:rPrChange>
              </w:rPr>
              <w:delText>特性和关键指标</w:delText>
            </w:r>
            <w:r w:rsidDel="00201F91">
              <w:rPr>
                <w:rFonts w:hint="eastAsia"/>
                <w:webHidden/>
              </w:rPr>
              <w:tab/>
            </w:r>
            <w:r w:rsidDel="00201F91">
              <w:rPr>
                <w:webHidden/>
              </w:rPr>
              <w:delText>4</w:delText>
            </w:r>
          </w:del>
        </w:p>
        <w:p w14:paraId="7D049AEC" w14:textId="2859C289" w:rsidR="00B405D0" w:rsidDel="00201F91" w:rsidRDefault="00B405D0">
          <w:pPr>
            <w:pStyle w:val="TOC1"/>
            <w:tabs>
              <w:tab w:val="right" w:leader="dot" w:pos="8296"/>
            </w:tabs>
            <w:rPr>
              <w:del w:id="226" w:author="Gavin Ma (马国臣)-人工智能研究院" w:date="2026-04-24T09:56:00Z"/>
              <w:color w:val="auto"/>
              <w:sz w:val="22"/>
              <w:szCs w:val="24"/>
              <w14:ligatures w14:val="standardContextual"/>
            </w:rPr>
          </w:pPr>
          <w:del w:id="227" w:author="Gavin Ma (马国臣)-人工智能研究院" w:date="2026-04-24T09:56:00Z">
            <w:r w:rsidRPr="00201F91" w:rsidDel="00201F91">
              <w:rPr>
                <w:rFonts w:hint="eastAsia"/>
                <w:rPrChange w:id="228" w:author="Gavin Ma (马国臣)-人工智能研究院" w:date="2026-04-24T09:56:00Z">
                  <w:rPr>
                    <w:rStyle w:val="a7"/>
                    <w:rFonts w:ascii="黑体" w:hAnsi="黑体" w:hint="eastAsia"/>
                  </w:rPr>
                </w:rPrChange>
              </w:rPr>
              <w:delText xml:space="preserve">4 </w:delText>
            </w:r>
            <w:r w:rsidRPr="00201F91" w:rsidDel="00201F91">
              <w:rPr>
                <w:rFonts w:hint="eastAsia"/>
                <w:rPrChange w:id="229" w:author="Gavin Ma (马国臣)-人工智能研究院" w:date="2026-04-24T09:56:00Z">
                  <w:rPr>
                    <w:rStyle w:val="a7"/>
                    <w:rFonts w:ascii="黑体" w:hAnsi="黑体" w:hint="eastAsia"/>
                  </w:rPr>
                </w:rPrChange>
              </w:rPr>
              <w:delText>缓存算法</w:delText>
            </w:r>
            <w:r w:rsidDel="00201F91">
              <w:rPr>
                <w:rFonts w:hint="eastAsia"/>
                <w:webHidden/>
              </w:rPr>
              <w:tab/>
            </w:r>
            <w:r w:rsidDel="00201F91">
              <w:rPr>
                <w:webHidden/>
              </w:rPr>
              <w:delText>6</w:delText>
            </w:r>
          </w:del>
        </w:p>
        <w:p w14:paraId="34B83C75" w14:textId="16CD3656" w:rsidR="00B405D0" w:rsidDel="00201F91" w:rsidRDefault="00B405D0">
          <w:pPr>
            <w:pStyle w:val="TOC2"/>
            <w:tabs>
              <w:tab w:val="left" w:pos="1100"/>
              <w:tab w:val="right" w:leader="dot" w:pos="8296"/>
            </w:tabs>
            <w:rPr>
              <w:del w:id="230" w:author="Gavin Ma (马国臣)-人工智能研究院" w:date="2026-04-24T09:56:00Z"/>
              <w:noProof/>
              <w:color w:val="auto"/>
              <w:sz w:val="22"/>
              <w:szCs w:val="24"/>
              <w14:ligatures w14:val="standardContextual"/>
            </w:rPr>
          </w:pPr>
          <w:del w:id="231" w:author="Gavin Ma (马国臣)-人工智能研究院" w:date="2026-04-24T09:56:00Z">
            <w:r w:rsidRPr="00201F91" w:rsidDel="00201F91">
              <w:rPr>
                <w:rPrChange w:id="232" w:author="Gavin Ma (马国臣)-人工智能研究院" w:date="2026-04-24T09:56:00Z">
                  <w:rPr>
                    <w:rStyle w:val="a7"/>
                    <w:noProof/>
                  </w:rPr>
                </w:rPrChange>
              </w:rPr>
              <w:delText>4.1</w:delText>
            </w:r>
            <w:r w:rsidDel="00201F91">
              <w:rPr>
                <w:rFonts w:hint="eastAsia"/>
                <w:noProof/>
                <w:color w:val="auto"/>
                <w:sz w:val="22"/>
                <w:szCs w:val="24"/>
                <w14:ligatures w14:val="standardContextual"/>
              </w:rPr>
              <w:tab/>
            </w:r>
            <w:r w:rsidRPr="00201F91" w:rsidDel="00201F91">
              <w:rPr>
                <w:rPrChange w:id="233" w:author="Gavin Ma (马国臣)-人工智能研究院" w:date="2026-04-24T09:56:00Z">
                  <w:rPr>
                    <w:rStyle w:val="a7"/>
                    <w:noProof/>
                  </w:rPr>
                </w:rPrChange>
              </w:rPr>
              <w:delText>DC Cache</w:delText>
            </w:r>
            <w:r w:rsidRPr="00201F91" w:rsidDel="00201F91">
              <w:rPr>
                <w:rFonts w:hint="eastAsia"/>
                <w:rPrChange w:id="234" w:author="Gavin Ma (马国臣)-人工智能研究院" w:date="2026-04-24T09:56:00Z">
                  <w:rPr>
                    <w:rStyle w:val="a7"/>
                    <w:rFonts w:hint="eastAsia"/>
                    <w:noProof/>
                  </w:rPr>
                </w:rPrChange>
              </w:rPr>
              <w:delText>设备上下文缓存</w:delText>
            </w:r>
            <w:r w:rsidDel="00201F91">
              <w:rPr>
                <w:rFonts w:hint="eastAsia"/>
                <w:noProof/>
                <w:webHidden/>
              </w:rPr>
              <w:tab/>
            </w:r>
            <w:r w:rsidDel="00201F91">
              <w:rPr>
                <w:noProof/>
                <w:webHidden/>
              </w:rPr>
              <w:delText>6</w:delText>
            </w:r>
          </w:del>
        </w:p>
        <w:p w14:paraId="1AF41D90" w14:textId="546CC2DB" w:rsidR="00B405D0" w:rsidDel="00201F91" w:rsidRDefault="00B405D0">
          <w:pPr>
            <w:pStyle w:val="TOC3"/>
            <w:tabs>
              <w:tab w:val="right" w:leader="dot" w:pos="8296"/>
            </w:tabs>
            <w:rPr>
              <w:del w:id="235" w:author="Gavin Ma (马国臣)-人工智能研究院" w:date="2026-04-24T09:56:00Z"/>
              <w:noProof/>
              <w:color w:val="auto"/>
              <w:sz w:val="22"/>
              <w:szCs w:val="24"/>
              <w14:ligatures w14:val="standardContextual"/>
            </w:rPr>
          </w:pPr>
          <w:del w:id="236" w:author="Gavin Ma (马国臣)-人工智能研究院" w:date="2026-04-24T09:56:00Z">
            <w:r w:rsidRPr="00201F91" w:rsidDel="00201F91">
              <w:rPr>
                <w:rPrChange w:id="237" w:author="Gavin Ma (马国臣)-人工智能研究院" w:date="2026-04-24T09:56:00Z">
                  <w:rPr>
                    <w:rStyle w:val="a7"/>
                    <w:noProof/>
                  </w:rPr>
                </w:rPrChange>
              </w:rPr>
              <w:delText>4.1.1 Cache line</w:delText>
            </w:r>
            <w:r w:rsidRPr="00201F91" w:rsidDel="00201F91">
              <w:rPr>
                <w:rFonts w:hint="eastAsia"/>
                <w:rPrChange w:id="238" w:author="Gavin Ma (马国臣)-人工智能研究院" w:date="2026-04-24T09:56:00Z">
                  <w:rPr>
                    <w:rStyle w:val="a7"/>
                    <w:rFonts w:hint="eastAsia"/>
                    <w:noProof/>
                  </w:rPr>
                </w:rPrChange>
              </w:rPr>
              <w:delText>和关键数据</w:delText>
            </w:r>
            <w:r w:rsidDel="00201F91">
              <w:rPr>
                <w:rFonts w:hint="eastAsia"/>
                <w:noProof/>
                <w:webHidden/>
              </w:rPr>
              <w:tab/>
            </w:r>
            <w:r w:rsidDel="00201F91">
              <w:rPr>
                <w:noProof/>
                <w:webHidden/>
              </w:rPr>
              <w:delText>6</w:delText>
            </w:r>
          </w:del>
        </w:p>
        <w:p w14:paraId="221ED49D" w14:textId="24E420F2" w:rsidR="00B405D0" w:rsidDel="00201F91" w:rsidRDefault="00B405D0">
          <w:pPr>
            <w:pStyle w:val="TOC3"/>
            <w:tabs>
              <w:tab w:val="right" w:leader="dot" w:pos="8296"/>
            </w:tabs>
            <w:rPr>
              <w:del w:id="239" w:author="Gavin Ma (马国臣)-人工智能研究院" w:date="2026-04-24T09:56:00Z"/>
              <w:noProof/>
              <w:color w:val="auto"/>
              <w:sz w:val="22"/>
              <w:szCs w:val="24"/>
              <w14:ligatures w14:val="standardContextual"/>
            </w:rPr>
          </w:pPr>
          <w:del w:id="240" w:author="Gavin Ma (马国臣)-人工智能研究院" w:date="2026-04-24T09:56:00Z">
            <w:r w:rsidRPr="00201F91" w:rsidDel="00201F91">
              <w:rPr>
                <w:rPrChange w:id="241" w:author="Gavin Ma (马国臣)-人工智能研究院" w:date="2026-04-24T09:56:00Z">
                  <w:rPr>
                    <w:rStyle w:val="a7"/>
                    <w:noProof/>
                  </w:rPr>
                </w:rPrChange>
              </w:rPr>
              <w:delText xml:space="preserve">4.1.2 </w:delText>
            </w:r>
            <w:r w:rsidRPr="00201F91" w:rsidDel="00201F91">
              <w:rPr>
                <w:rFonts w:hint="eastAsia"/>
                <w:rPrChange w:id="242" w:author="Gavin Ma (马国臣)-人工智能研究院" w:date="2026-04-24T09:56:00Z">
                  <w:rPr>
                    <w:rStyle w:val="a7"/>
                    <w:rFonts w:hint="eastAsia"/>
                    <w:noProof/>
                  </w:rPr>
                </w:rPrChange>
              </w:rPr>
              <w:delText>缓存表管理</w:delText>
            </w:r>
            <w:r w:rsidDel="00201F91">
              <w:rPr>
                <w:rFonts w:hint="eastAsia"/>
                <w:noProof/>
                <w:webHidden/>
              </w:rPr>
              <w:tab/>
            </w:r>
            <w:r w:rsidDel="00201F91">
              <w:rPr>
                <w:noProof/>
                <w:webHidden/>
              </w:rPr>
              <w:delText>7</w:delText>
            </w:r>
          </w:del>
        </w:p>
        <w:p w14:paraId="13CF4076" w14:textId="73A03C1F" w:rsidR="00B405D0" w:rsidDel="00201F91" w:rsidRDefault="00B405D0">
          <w:pPr>
            <w:pStyle w:val="TOC3"/>
            <w:tabs>
              <w:tab w:val="right" w:leader="dot" w:pos="8296"/>
            </w:tabs>
            <w:rPr>
              <w:del w:id="243" w:author="Gavin Ma (马国臣)-人工智能研究院" w:date="2026-04-24T09:56:00Z"/>
              <w:noProof/>
              <w:color w:val="auto"/>
              <w:sz w:val="22"/>
              <w:szCs w:val="24"/>
              <w14:ligatures w14:val="standardContextual"/>
            </w:rPr>
          </w:pPr>
          <w:del w:id="244" w:author="Gavin Ma (马国臣)-人工智能研究院" w:date="2026-04-24T09:56:00Z">
            <w:r w:rsidRPr="00201F91" w:rsidDel="00201F91">
              <w:rPr>
                <w:rPrChange w:id="245" w:author="Gavin Ma (马国臣)-人工智能研究院" w:date="2026-04-24T09:56:00Z">
                  <w:rPr>
                    <w:rStyle w:val="a7"/>
                    <w:noProof/>
                  </w:rPr>
                </w:rPrChange>
              </w:rPr>
              <w:delText xml:space="preserve">4.1.3 </w:delText>
            </w:r>
            <w:r w:rsidRPr="00201F91" w:rsidDel="00201F91">
              <w:rPr>
                <w:rFonts w:hint="eastAsia"/>
                <w:rPrChange w:id="246" w:author="Gavin Ma (马国臣)-人工智能研究院" w:date="2026-04-24T09:56:00Z">
                  <w:rPr>
                    <w:rStyle w:val="a7"/>
                    <w:rFonts w:hint="eastAsia"/>
                    <w:noProof/>
                  </w:rPr>
                </w:rPrChange>
              </w:rPr>
              <w:delText>缓存索引计算</w:delText>
            </w:r>
            <w:r w:rsidDel="00201F91">
              <w:rPr>
                <w:rFonts w:hint="eastAsia"/>
                <w:noProof/>
                <w:webHidden/>
              </w:rPr>
              <w:tab/>
            </w:r>
            <w:r w:rsidDel="00201F91">
              <w:rPr>
                <w:noProof/>
                <w:webHidden/>
              </w:rPr>
              <w:delText>7</w:delText>
            </w:r>
          </w:del>
        </w:p>
        <w:p w14:paraId="10E8B5E7" w14:textId="5BD3E43C" w:rsidR="00B405D0" w:rsidDel="00201F91" w:rsidRDefault="00B405D0">
          <w:pPr>
            <w:pStyle w:val="TOC3"/>
            <w:tabs>
              <w:tab w:val="right" w:leader="dot" w:pos="8296"/>
            </w:tabs>
            <w:rPr>
              <w:del w:id="247" w:author="Gavin Ma (马国臣)-人工智能研究院" w:date="2026-04-24T09:56:00Z"/>
              <w:noProof/>
              <w:color w:val="auto"/>
              <w:sz w:val="22"/>
              <w:szCs w:val="24"/>
              <w14:ligatures w14:val="standardContextual"/>
            </w:rPr>
          </w:pPr>
          <w:del w:id="248" w:author="Gavin Ma (马国臣)-人工智能研究院" w:date="2026-04-24T09:56:00Z">
            <w:r w:rsidRPr="00201F91" w:rsidDel="00201F91">
              <w:rPr>
                <w:rPrChange w:id="249" w:author="Gavin Ma (马国臣)-人工智能研究院" w:date="2026-04-24T09:56:00Z">
                  <w:rPr>
                    <w:rStyle w:val="a7"/>
                    <w:noProof/>
                  </w:rPr>
                </w:rPrChange>
              </w:rPr>
              <w:delText xml:space="preserve">4.1.4 </w:delText>
            </w:r>
            <w:r w:rsidRPr="00201F91" w:rsidDel="00201F91">
              <w:rPr>
                <w:rFonts w:hint="eastAsia"/>
                <w:rPrChange w:id="250" w:author="Gavin Ma (马国臣)-人工智能研究院" w:date="2026-04-24T09:56:00Z">
                  <w:rPr>
                    <w:rStyle w:val="a7"/>
                    <w:rFonts w:hint="eastAsia"/>
                    <w:noProof/>
                  </w:rPr>
                </w:rPrChange>
              </w:rPr>
              <w:delText>缓存预取、缓存替换</w:delText>
            </w:r>
            <w:r w:rsidDel="00201F91">
              <w:rPr>
                <w:rFonts w:hint="eastAsia"/>
                <w:noProof/>
                <w:webHidden/>
              </w:rPr>
              <w:tab/>
            </w:r>
            <w:r w:rsidDel="00201F91">
              <w:rPr>
                <w:noProof/>
                <w:webHidden/>
              </w:rPr>
              <w:delText>8</w:delText>
            </w:r>
          </w:del>
        </w:p>
        <w:p w14:paraId="4A9719E3" w14:textId="5FF59503" w:rsidR="00B405D0" w:rsidDel="00201F91" w:rsidRDefault="00B405D0">
          <w:pPr>
            <w:pStyle w:val="TOC3"/>
            <w:tabs>
              <w:tab w:val="right" w:leader="dot" w:pos="8296"/>
            </w:tabs>
            <w:rPr>
              <w:del w:id="251" w:author="Gavin Ma (马国臣)-人工智能研究院" w:date="2026-04-24T09:56:00Z"/>
              <w:noProof/>
              <w:color w:val="auto"/>
              <w:sz w:val="22"/>
              <w:szCs w:val="24"/>
              <w14:ligatures w14:val="standardContextual"/>
            </w:rPr>
          </w:pPr>
          <w:del w:id="252" w:author="Gavin Ma (马国臣)-人工智能研究院" w:date="2026-04-24T09:56:00Z">
            <w:r w:rsidRPr="00201F91" w:rsidDel="00201F91">
              <w:rPr>
                <w:rPrChange w:id="253" w:author="Gavin Ma (马国臣)-人工智能研究院" w:date="2026-04-24T09:56:00Z">
                  <w:rPr>
                    <w:rStyle w:val="a7"/>
                    <w:noProof/>
                  </w:rPr>
                </w:rPrChange>
              </w:rPr>
              <w:delText xml:space="preserve">4.1.5 </w:delText>
            </w:r>
            <w:r w:rsidRPr="00201F91" w:rsidDel="00201F91">
              <w:rPr>
                <w:rFonts w:hint="eastAsia"/>
                <w:rPrChange w:id="254" w:author="Gavin Ma (马国臣)-人工智能研究院" w:date="2026-04-24T09:56:00Z">
                  <w:rPr>
                    <w:rStyle w:val="a7"/>
                    <w:rFonts w:hint="eastAsia"/>
                    <w:noProof/>
                  </w:rPr>
                </w:rPrChange>
              </w:rPr>
              <w:delText>缓存条目失效</w:delText>
            </w:r>
            <w:r w:rsidDel="00201F91">
              <w:rPr>
                <w:rFonts w:hint="eastAsia"/>
                <w:noProof/>
                <w:webHidden/>
              </w:rPr>
              <w:tab/>
            </w:r>
            <w:r w:rsidDel="00201F91">
              <w:rPr>
                <w:noProof/>
                <w:webHidden/>
              </w:rPr>
              <w:delText>8</w:delText>
            </w:r>
          </w:del>
        </w:p>
        <w:p w14:paraId="21C8F16F" w14:textId="0D24FC42" w:rsidR="00B405D0" w:rsidDel="00201F91" w:rsidRDefault="00B405D0">
          <w:pPr>
            <w:pStyle w:val="TOC2"/>
            <w:tabs>
              <w:tab w:val="left" w:pos="1100"/>
              <w:tab w:val="right" w:leader="dot" w:pos="8296"/>
            </w:tabs>
            <w:rPr>
              <w:del w:id="255" w:author="Gavin Ma (马国臣)-人工智能研究院" w:date="2026-04-24T09:56:00Z"/>
              <w:noProof/>
              <w:color w:val="auto"/>
              <w:sz w:val="22"/>
              <w:szCs w:val="24"/>
              <w14:ligatures w14:val="standardContextual"/>
            </w:rPr>
          </w:pPr>
          <w:del w:id="256" w:author="Gavin Ma (马国臣)-人工智能研究院" w:date="2026-04-24T09:56:00Z">
            <w:r w:rsidRPr="00201F91" w:rsidDel="00201F91">
              <w:rPr>
                <w:rPrChange w:id="257" w:author="Gavin Ma (马国臣)-人工智能研究院" w:date="2026-04-24T09:56:00Z">
                  <w:rPr>
                    <w:rStyle w:val="a7"/>
                    <w:noProof/>
                  </w:rPr>
                </w:rPrChange>
              </w:rPr>
              <w:delText>4.2</w:delText>
            </w:r>
            <w:r w:rsidDel="00201F91">
              <w:rPr>
                <w:rFonts w:hint="eastAsia"/>
                <w:noProof/>
                <w:color w:val="auto"/>
                <w:sz w:val="22"/>
                <w:szCs w:val="24"/>
                <w14:ligatures w14:val="standardContextual"/>
              </w:rPr>
              <w:tab/>
            </w:r>
            <w:r w:rsidRPr="00201F91" w:rsidDel="00201F91">
              <w:rPr>
                <w:rPrChange w:id="258" w:author="Gavin Ma (马国臣)-人工智能研究院" w:date="2026-04-24T09:56:00Z">
                  <w:rPr>
                    <w:rStyle w:val="a7"/>
                    <w:noProof/>
                  </w:rPr>
                </w:rPrChange>
              </w:rPr>
              <w:delText>PC Cache</w:delText>
            </w:r>
            <w:r w:rsidRPr="00201F91" w:rsidDel="00201F91">
              <w:rPr>
                <w:rFonts w:hint="eastAsia"/>
                <w:rPrChange w:id="259" w:author="Gavin Ma (马国臣)-人工智能研究院" w:date="2026-04-24T09:56:00Z">
                  <w:rPr>
                    <w:rStyle w:val="a7"/>
                    <w:rFonts w:hint="eastAsia"/>
                    <w:noProof/>
                  </w:rPr>
                </w:rPrChange>
              </w:rPr>
              <w:delText>进程上下文缓存</w:delText>
            </w:r>
            <w:r w:rsidDel="00201F91">
              <w:rPr>
                <w:rFonts w:hint="eastAsia"/>
                <w:noProof/>
                <w:webHidden/>
              </w:rPr>
              <w:tab/>
            </w:r>
            <w:r w:rsidDel="00201F91">
              <w:rPr>
                <w:noProof/>
                <w:webHidden/>
              </w:rPr>
              <w:delText>8</w:delText>
            </w:r>
          </w:del>
        </w:p>
        <w:p w14:paraId="34E2EC3E" w14:textId="5727154D" w:rsidR="00B405D0" w:rsidDel="00201F91" w:rsidRDefault="00B405D0">
          <w:pPr>
            <w:pStyle w:val="TOC3"/>
            <w:tabs>
              <w:tab w:val="right" w:leader="dot" w:pos="8296"/>
            </w:tabs>
            <w:rPr>
              <w:del w:id="260" w:author="Gavin Ma (马国臣)-人工智能研究院" w:date="2026-04-24T09:56:00Z"/>
              <w:noProof/>
              <w:color w:val="auto"/>
              <w:sz w:val="22"/>
              <w:szCs w:val="24"/>
              <w14:ligatures w14:val="standardContextual"/>
            </w:rPr>
          </w:pPr>
          <w:del w:id="261" w:author="Gavin Ma (马国臣)-人工智能研究院" w:date="2026-04-24T09:56:00Z">
            <w:r w:rsidRPr="00201F91" w:rsidDel="00201F91">
              <w:rPr>
                <w:rPrChange w:id="262" w:author="Gavin Ma (马国臣)-人工智能研究院" w:date="2026-04-24T09:56:00Z">
                  <w:rPr>
                    <w:rStyle w:val="a7"/>
                    <w:noProof/>
                  </w:rPr>
                </w:rPrChange>
              </w:rPr>
              <w:delText>4.2.1 Cache line</w:delText>
            </w:r>
            <w:r w:rsidRPr="00201F91" w:rsidDel="00201F91">
              <w:rPr>
                <w:rFonts w:hint="eastAsia"/>
                <w:rPrChange w:id="263" w:author="Gavin Ma (马国臣)-人工智能研究院" w:date="2026-04-24T09:56:00Z">
                  <w:rPr>
                    <w:rStyle w:val="a7"/>
                    <w:rFonts w:hint="eastAsia"/>
                    <w:noProof/>
                  </w:rPr>
                </w:rPrChange>
              </w:rPr>
              <w:delText>和关键数据</w:delText>
            </w:r>
            <w:r w:rsidDel="00201F91">
              <w:rPr>
                <w:rFonts w:hint="eastAsia"/>
                <w:noProof/>
                <w:webHidden/>
              </w:rPr>
              <w:tab/>
            </w:r>
            <w:r w:rsidDel="00201F91">
              <w:rPr>
                <w:noProof/>
                <w:webHidden/>
              </w:rPr>
              <w:delText>8</w:delText>
            </w:r>
          </w:del>
        </w:p>
        <w:p w14:paraId="008DD3DB" w14:textId="418FC215" w:rsidR="00B405D0" w:rsidDel="00201F91" w:rsidRDefault="00B405D0">
          <w:pPr>
            <w:pStyle w:val="TOC3"/>
            <w:tabs>
              <w:tab w:val="right" w:leader="dot" w:pos="8296"/>
            </w:tabs>
            <w:rPr>
              <w:del w:id="264" w:author="Gavin Ma (马国臣)-人工智能研究院" w:date="2026-04-24T09:56:00Z"/>
              <w:noProof/>
              <w:color w:val="auto"/>
              <w:sz w:val="22"/>
              <w:szCs w:val="24"/>
              <w14:ligatures w14:val="standardContextual"/>
            </w:rPr>
          </w:pPr>
          <w:del w:id="265" w:author="Gavin Ma (马国臣)-人工智能研究院" w:date="2026-04-24T09:56:00Z">
            <w:r w:rsidRPr="00201F91" w:rsidDel="00201F91">
              <w:rPr>
                <w:rPrChange w:id="266" w:author="Gavin Ma (马国臣)-人工智能研究院" w:date="2026-04-24T09:56:00Z">
                  <w:rPr>
                    <w:rStyle w:val="a7"/>
                    <w:noProof/>
                  </w:rPr>
                </w:rPrChange>
              </w:rPr>
              <w:delText xml:space="preserve">4.2.2 </w:delText>
            </w:r>
            <w:r w:rsidRPr="00201F91" w:rsidDel="00201F91">
              <w:rPr>
                <w:rFonts w:hint="eastAsia"/>
                <w:rPrChange w:id="267" w:author="Gavin Ma (马国臣)-人工智能研究院" w:date="2026-04-24T09:56:00Z">
                  <w:rPr>
                    <w:rStyle w:val="a7"/>
                    <w:rFonts w:hint="eastAsia"/>
                    <w:noProof/>
                  </w:rPr>
                </w:rPrChange>
              </w:rPr>
              <w:delText>缓存表管理、缓存索引计算</w:delText>
            </w:r>
            <w:r w:rsidDel="00201F91">
              <w:rPr>
                <w:rFonts w:hint="eastAsia"/>
                <w:noProof/>
                <w:webHidden/>
              </w:rPr>
              <w:tab/>
            </w:r>
            <w:r w:rsidDel="00201F91">
              <w:rPr>
                <w:noProof/>
                <w:webHidden/>
              </w:rPr>
              <w:delText>8</w:delText>
            </w:r>
          </w:del>
        </w:p>
        <w:p w14:paraId="5C05170E" w14:textId="39618749" w:rsidR="00B405D0" w:rsidDel="00201F91" w:rsidRDefault="00B405D0">
          <w:pPr>
            <w:pStyle w:val="TOC3"/>
            <w:tabs>
              <w:tab w:val="right" w:leader="dot" w:pos="8296"/>
            </w:tabs>
            <w:rPr>
              <w:del w:id="268" w:author="Gavin Ma (马国臣)-人工智能研究院" w:date="2026-04-24T09:56:00Z"/>
              <w:noProof/>
              <w:color w:val="auto"/>
              <w:sz w:val="22"/>
              <w:szCs w:val="24"/>
              <w14:ligatures w14:val="standardContextual"/>
            </w:rPr>
          </w:pPr>
          <w:del w:id="269" w:author="Gavin Ma (马国臣)-人工智能研究院" w:date="2026-04-24T09:56:00Z">
            <w:r w:rsidRPr="00201F91" w:rsidDel="00201F91">
              <w:rPr>
                <w:rPrChange w:id="270" w:author="Gavin Ma (马国臣)-人工智能研究院" w:date="2026-04-24T09:56:00Z">
                  <w:rPr>
                    <w:rStyle w:val="a7"/>
                    <w:noProof/>
                  </w:rPr>
                </w:rPrChange>
              </w:rPr>
              <w:delText xml:space="preserve">4.2.3 </w:delText>
            </w:r>
            <w:r w:rsidRPr="00201F91" w:rsidDel="00201F91">
              <w:rPr>
                <w:rFonts w:hint="eastAsia"/>
                <w:rPrChange w:id="271" w:author="Gavin Ma (马国臣)-人工智能研究院" w:date="2026-04-24T09:56:00Z">
                  <w:rPr>
                    <w:rStyle w:val="a7"/>
                    <w:rFonts w:hint="eastAsia"/>
                    <w:noProof/>
                  </w:rPr>
                </w:rPrChange>
              </w:rPr>
              <w:delText>缓存预取、缓存替换、缓存条目失效</w:delText>
            </w:r>
            <w:r w:rsidDel="00201F91">
              <w:rPr>
                <w:rFonts w:hint="eastAsia"/>
                <w:noProof/>
                <w:webHidden/>
              </w:rPr>
              <w:tab/>
            </w:r>
            <w:r w:rsidDel="00201F91">
              <w:rPr>
                <w:noProof/>
                <w:webHidden/>
              </w:rPr>
              <w:delText>9</w:delText>
            </w:r>
          </w:del>
        </w:p>
        <w:p w14:paraId="4A524B27" w14:textId="5003D90F" w:rsidR="00B405D0" w:rsidDel="00201F91" w:rsidRDefault="00B405D0">
          <w:pPr>
            <w:pStyle w:val="TOC2"/>
            <w:tabs>
              <w:tab w:val="left" w:pos="1100"/>
              <w:tab w:val="right" w:leader="dot" w:pos="8296"/>
            </w:tabs>
            <w:rPr>
              <w:del w:id="272" w:author="Gavin Ma (马国臣)-人工智能研究院" w:date="2026-04-24T09:56:00Z"/>
              <w:noProof/>
              <w:color w:val="auto"/>
              <w:sz w:val="22"/>
              <w:szCs w:val="24"/>
              <w14:ligatures w14:val="standardContextual"/>
            </w:rPr>
          </w:pPr>
          <w:del w:id="273" w:author="Gavin Ma (马国臣)-人工智能研究院" w:date="2026-04-24T09:56:00Z">
            <w:r w:rsidRPr="00201F91" w:rsidDel="00201F91">
              <w:rPr>
                <w:rPrChange w:id="274" w:author="Gavin Ma (马国臣)-人工智能研究院" w:date="2026-04-24T09:56:00Z">
                  <w:rPr>
                    <w:rStyle w:val="a7"/>
                    <w:noProof/>
                  </w:rPr>
                </w:rPrChange>
              </w:rPr>
              <w:delText>4.3</w:delText>
            </w:r>
            <w:r w:rsidDel="00201F91">
              <w:rPr>
                <w:rFonts w:hint="eastAsia"/>
                <w:noProof/>
                <w:color w:val="auto"/>
                <w:sz w:val="22"/>
                <w:szCs w:val="24"/>
                <w14:ligatures w14:val="standardContextual"/>
              </w:rPr>
              <w:tab/>
            </w:r>
            <w:r w:rsidRPr="00201F91" w:rsidDel="00201F91">
              <w:rPr>
                <w:rPrChange w:id="275" w:author="Gavin Ma (马国臣)-人工智能研究院" w:date="2026-04-24T09:56:00Z">
                  <w:rPr>
                    <w:rStyle w:val="a7"/>
                    <w:noProof/>
                  </w:rPr>
                </w:rPrChange>
              </w:rPr>
              <w:delText>MSIPT Cache MSI</w:delText>
            </w:r>
            <w:r w:rsidRPr="00201F91" w:rsidDel="00201F91">
              <w:rPr>
                <w:rFonts w:hint="eastAsia"/>
                <w:rPrChange w:id="276" w:author="Gavin Ma (马国臣)-人工智能研究院" w:date="2026-04-24T09:56:00Z">
                  <w:rPr>
                    <w:rStyle w:val="a7"/>
                    <w:rFonts w:hint="eastAsia"/>
                    <w:noProof/>
                  </w:rPr>
                </w:rPrChange>
              </w:rPr>
              <w:delText>信息缓存</w:delText>
            </w:r>
            <w:r w:rsidDel="00201F91">
              <w:rPr>
                <w:rFonts w:hint="eastAsia"/>
                <w:noProof/>
                <w:webHidden/>
              </w:rPr>
              <w:tab/>
            </w:r>
            <w:r w:rsidDel="00201F91">
              <w:rPr>
                <w:noProof/>
                <w:webHidden/>
              </w:rPr>
              <w:delText>9</w:delText>
            </w:r>
          </w:del>
        </w:p>
        <w:p w14:paraId="5219FF05" w14:textId="2689C865" w:rsidR="00B405D0" w:rsidDel="00201F91" w:rsidRDefault="00B405D0">
          <w:pPr>
            <w:pStyle w:val="TOC2"/>
            <w:tabs>
              <w:tab w:val="left" w:pos="1100"/>
              <w:tab w:val="right" w:leader="dot" w:pos="8296"/>
            </w:tabs>
            <w:rPr>
              <w:del w:id="277" w:author="Gavin Ma (马国臣)-人工智能研究院" w:date="2026-04-24T09:56:00Z"/>
              <w:noProof/>
              <w:color w:val="auto"/>
              <w:sz w:val="22"/>
              <w:szCs w:val="24"/>
              <w14:ligatures w14:val="standardContextual"/>
            </w:rPr>
          </w:pPr>
          <w:del w:id="278" w:author="Gavin Ma (马国臣)-人工智能研究院" w:date="2026-04-24T09:56:00Z">
            <w:r w:rsidRPr="00201F91" w:rsidDel="00201F91">
              <w:rPr>
                <w:rPrChange w:id="279" w:author="Gavin Ma (马国臣)-人工智能研究院" w:date="2026-04-24T09:56:00Z">
                  <w:rPr>
                    <w:rStyle w:val="a7"/>
                    <w:noProof/>
                  </w:rPr>
                </w:rPrChange>
              </w:rPr>
              <w:delText>4.4</w:delText>
            </w:r>
            <w:r w:rsidDel="00201F91">
              <w:rPr>
                <w:rFonts w:hint="eastAsia"/>
                <w:noProof/>
                <w:color w:val="auto"/>
                <w:sz w:val="22"/>
                <w:szCs w:val="24"/>
                <w14:ligatures w14:val="standardContextual"/>
              </w:rPr>
              <w:tab/>
            </w:r>
            <w:r w:rsidRPr="00201F91" w:rsidDel="00201F91">
              <w:rPr>
                <w:rPrChange w:id="280" w:author="Gavin Ma (马国臣)-人工智能研究院" w:date="2026-04-24T09:56:00Z">
                  <w:rPr>
                    <w:rStyle w:val="a7"/>
                    <w:noProof/>
                  </w:rPr>
                </w:rPrChange>
              </w:rPr>
              <w:delText>PT Cache</w:delText>
            </w:r>
            <w:r w:rsidRPr="00201F91" w:rsidDel="00201F91">
              <w:rPr>
                <w:rFonts w:hint="eastAsia"/>
                <w:rPrChange w:id="281" w:author="Gavin Ma (马国臣)-人工智能研究院" w:date="2026-04-24T09:56:00Z">
                  <w:rPr>
                    <w:rStyle w:val="a7"/>
                    <w:rFonts w:hint="eastAsia"/>
                    <w:noProof/>
                  </w:rPr>
                </w:rPrChange>
              </w:rPr>
              <w:delText>地址翻译缓存</w:delText>
            </w:r>
            <w:r w:rsidDel="00201F91">
              <w:rPr>
                <w:rFonts w:hint="eastAsia"/>
                <w:noProof/>
                <w:webHidden/>
              </w:rPr>
              <w:tab/>
            </w:r>
            <w:r w:rsidDel="00201F91">
              <w:rPr>
                <w:noProof/>
                <w:webHidden/>
              </w:rPr>
              <w:delText>9</w:delText>
            </w:r>
          </w:del>
        </w:p>
        <w:p w14:paraId="4A593337" w14:textId="2787A449" w:rsidR="00B405D0" w:rsidDel="00201F91" w:rsidRDefault="00B405D0">
          <w:pPr>
            <w:pStyle w:val="TOC3"/>
            <w:tabs>
              <w:tab w:val="right" w:leader="dot" w:pos="8296"/>
            </w:tabs>
            <w:rPr>
              <w:del w:id="282" w:author="Gavin Ma (马国臣)-人工智能研究院" w:date="2026-04-24T09:56:00Z"/>
              <w:noProof/>
              <w:color w:val="auto"/>
              <w:sz w:val="22"/>
              <w:szCs w:val="24"/>
              <w14:ligatures w14:val="standardContextual"/>
            </w:rPr>
          </w:pPr>
          <w:del w:id="283" w:author="Gavin Ma (马国臣)-人工智能研究院" w:date="2026-04-24T09:56:00Z">
            <w:r w:rsidRPr="00201F91" w:rsidDel="00201F91">
              <w:rPr>
                <w:rPrChange w:id="284" w:author="Gavin Ma (马国臣)-人工智能研究院" w:date="2026-04-24T09:56:00Z">
                  <w:rPr>
                    <w:rStyle w:val="a7"/>
                    <w:noProof/>
                  </w:rPr>
                </w:rPrChange>
              </w:rPr>
              <w:delText>4.4.1 Cache line</w:delText>
            </w:r>
            <w:r w:rsidRPr="00201F91" w:rsidDel="00201F91">
              <w:rPr>
                <w:rFonts w:hint="eastAsia"/>
                <w:rPrChange w:id="285" w:author="Gavin Ma (马国臣)-人工智能研究院" w:date="2026-04-24T09:56:00Z">
                  <w:rPr>
                    <w:rStyle w:val="a7"/>
                    <w:rFonts w:hint="eastAsia"/>
                    <w:noProof/>
                  </w:rPr>
                </w:rPrChange>
              </w:rPr>
              <w:delText>和关键数据</w:delText>
            </w:r>
            <w:r w:rsidDel="00201F91">
              <w:rPr>
                <w:rFonts w:hint="eastAsia"/>
                <w:noProof/>
                <w:webHidden/>
              </w:rPr>
              <w:tab/>
            </w:r>
            <w:r w:rsidDel="00201F91">
              <w:rPr>
                <w:noProof/>
                <w:webHidden/>
              </w:rPr>
              <w:delText>10</w:delText>
            </w:r>
          </w:del>
        </w:p>
        <w:p w14:paraId="5B0E9AFF" w14:textId="2A58AAB8" w:rsidR="00B405D0" w:rsidDel="00201F91" w:rsidRDefault="00B405D0">
          <w:pPr>
            <w:pStyle w:val="TOC3"/>
            <w:tabs>
              <w:tab w:val="right" w:leader="dot" w:pos="8296"/>
            </w:tabs>
            <w:rPr>
              <w:del w:id="286" w:author="Gavin Ma (马国臣)-人工智能研究院" w:date="2026-04-24T09:56:00Z"/>
              <w:noProof/>
              <w:color w:val="auto"/>
              <w:sz w:val="22"/>
              <w:szCs w:val="24"/>
              <w14:ligatures w14:val="standardContextual"/>
            </w:rPr>
          </w:pPr>
          <w:del w:id="287" w:author="Gavin Ma (马国臣)-人工智能研究院" w:date="2026-04-24T09:56:00Z">
            <w:r w:rsidRPr="00201F91" w:rsidDel="00201F91">
              <w:rPr>
                <w:rPrChange w:id="288" w:author="Gavin Ma (马国臣)-人工智能研究院" w:date="2026-04-24T09:56:00Z">
                  <w:rPr>
                    <w:rStyle w:val="a7"/>
                    <w:noProof/>
                  </w:rPr>
                </w:rPrChange>
              </w:rPr>
              <w:delText xml:space="preserve">4.4.2 </w:delText>
            </w:r>
            <w:r w:rsidRPr="00201F91" w:rsidDel="00201F91">
              <w:rPr>
                <w:rFonts w:hint="eastAsia"/>
                <w:rPrChange w:id="289" w:author="Gavin Ma (马国臣)-人工智能研究院" w:date="2026-04-24T09:56:00Z">
                  <w:rPr>
                    <w:rStyle w:val="a7"/>
                    <w:rFonts w:hint="eastAsia"/>
                    <w:noProof/>
                  </w:rPr>
                </w:rPrChange>
              </w:rPr>
              <w:delText>缓存表管理</w:delText>
            </w:r>
            <w:r w:rsidDel="00201F91">
              <w:rPr>
                <w:rFonts w:hint="eastAsia"/>
                <w:noProof/>
                <w:webHidden/>
              </w:rPr>
              <w:tab/>
            </w:r>
            <w:r w:rsidDel="00201F91">
              <w:rPr>
                <w:noProof/>
                <w:webHidden/>
              </w:rPr>
              <w:delText>10</w:delText>
            </w:r>
          </w:del>
        </w:p>
        <w:p w14:paraId="5A5D168E" w14:textId="18A21A73" w:rsidR="00B405D0" w:rsidDel="00201F91" w:rsidRDefault="00B405D0">
          <w:pPr>
            <w:pStyle w:val="TOC3"/>
            <w:tabs>
              <w:tab w:val="right" w:leader="dot" w:pos="8296"/>
            </w:tabs>
            <w:rPr>
              <w:del w:id="290" w:author="Gavin Ma (马国臣)-人工智能研究院" w:date="2026-04-24T09:56:00Z"/>
              <w:noProof/>
              <w:color w:val="auto"/>
              <w:sz w:val="22"/>
              <w:szCs w:val="24"/>
              <w14:ligatures w14:val="standardContextual"/>
            </w:rPr>
          </w:pPr>
          <w:del w:id="291" w:author="Gavin Ma (马国臣)-人工智能研究院" w:date="2026-04-24T09:56:00Z">
            <w:r w:rsidRPr="00201F91" w:rsidDel="00201F91">
              <w:rPr>
                <w:rPrChange w:id="292" w:author="Gavin Ma (马国臣)-人工智能研究院" w:date="2026-04-24T09:56:00Z">
                  <w:rPr>
                    <w:rStyle w:val="a7"/>
                    <w:noProof/>
                  </w:rPr>
                </w:rPrChange>
              </w:rPr>
              <w:delText xml:space="preserve">4.4.3 </w:delText>
            </w:r>
            <w:r w:rsidRPr="00201F91" w:rsidDel="00201F91">
              <w:rPr>
                <w:rFonts w:hint="eastAsia"/>
                <w:rPrChange w:id="293" w:author="Gavin Ma (马国臣)-人工智能研究院" w:date="2026-04-24T09:56:00Z">
                  <w:rPr>
                    <w:rStyle w:val="a7"/>
                    <w:rFonts w:hint="eastAsia"/>
                    <w:noProof/>
                  </w:rPr>
                </w:rPrChange>
              </w:rPr>
              <w:delText>缓存索引计算</w:delText>
            </w:r>
            <w:r w:rsidDel="00201F91">
              <w:rPr>
                <w:rFonts w:hint="eastAsia"/>
                <w:noProof/>
                <w:webHidden/>
              </w:rPr>
              <w:tab/>
            </w:r>
            <w:r w:rsidDel="00201F91">
              <w:rPr>
                <w:noProof/>
                <w:webHidden/>
              </w:rPr>
              <w:delText>11</w:delText>
            </w:r>
          </w:del>
        </w:p>
        <w:p w14:paraId="40373155" w14:textId="58C82E15" w:rsidR="00B405D0" w:rsidDel="00201F91" w:rsidRDefault="00B405D0">
          <w:pPr>
            <w:pStyle w:val="TOC3"/>
            <w:tabs>
              <w:tab w:val="right" w:leader="dot" w:pos="8296"/>
            </w:tabs>
            <w:rPr>
              <w:del w:id="294" w:author="Gavin Ma (马国臣)-人工智能研究院" w:date="2026-04-24T09:56:00Z"/>
              <w:noProof/>
              <w:color w:val="auto"/>
              <w:sz w:val="22"/>
              <w:szCs w:val="24"/>
              <w14:ligatures w14:val="standardContextual"/>
            </w:rPr>
          </w:pPr>
          <w:del w:id="295" w:author="Gavin Ma (马国臣)-人工智能研究院" w:date="2026-04-24T09:56:00Z">
            <w:r w:rsidRPr="00201F91" w:rsidDel="00201F91">
              <w:rPr>
                <w:rPrChange w:id="296" w:author="Gavin Ma (马国臣)-人工智能研究院" w:date="2026-04-24T09:56:00Z">
                  <w:rPr>
                    <w:rStyle w:val="a7"/>
                    <w:noProof/>
                  </w:rPr>
                </w:rPrChange>
              </w:rPr>
              <w:delText xml:space="preserve">4.4.4 </w:delText>
            </w:r>
            <w:r w:rsidRPr="00201F91" w:rsidDel="00201F91">
              <w:rPr>
                <w:rFonts w:hint="eastAsia"/>
                <w:rPrChange w:id="297" w:author="Gavin Ma (马国臣)-人工智能研究院" w:date="2026-04-24T09:56:00Z">
                  <w:rPr>
                    <w:rStyle w:val="a7"/>
                    <w:rFonts w:hint="eastAsia"/>
                    <w:noProof/>
                  </w:rPr>
                </w:rPrChange>
              </w:rPr>
              <w:delText>缓存预取</w:delText>
            </w:r>
            <w:r w:rsidDel="00201F91">
              <w:rPr>
                <w:rFonts w:hint="eastAsia"/>
                <w:noProof/>
                <w:webHidden/>
              </w:rPr>
              <w:tab/>
            </w:r>
            <w:r w:rsidDel="00201F91">
              <w:rPr>
                <w:noProof/>
                <w:webHidden/>
              </w:rPr>
              <w:delText>11</w:delText>
            </w:r>
          </w:del>
        </w:p>
        <w:p w14:paraId="206C6B5D" w14:textId="5D142D49" w:rsidR="00B405D0" w:rsidDel="00201F91" w:rsidRDefault="00B405D0">
          <w:pPr>
            <w:pStyle w:val="TOC3"/>
            <w:tabs>
              <w:tab w:val="right" w:leader="dot" w:pos="8296"/>
            </w:tabs>
            <w:rPr>
              <w:del w:id="298" w:author="Gavin Ma (马国臣)-人工智能研究院" w:date="2026-04-24T09:56:00Z"/>
              <w:noProof/>
              <w:color w:val="auto"/>
              <w:sz w:val="22"/>
              <w:szCs w:val="24"/>
              <w14:ligatures w14:val="standardContextual"/>
            </w:rPr>
          </w:pPr>
          <w:del w:id="299" w:author="Gavin Ma (马国臣)-人工智能研究院" w:date="2026-04-24T09:56:00Z">
            <w:r w:rsidRPr="00201F91" w:rsidDel="00201F91">
              <w:rPr>
                <w:rPrChange w:id="300" w:author="Gavin Ma (马国臣)-人工智能研究院" w:date="2026-04-24T09:56:00Z">
                  <w:rPr>
                    <w:rStyle w:val="a7"/>
                    <w:noProof/>
                  </w:rPr>
                </w:rPrChange>
              </w:rPr>
              <w:delText xml:space="preserve">4.4.5 </w:delText>
            </w:r>
            <w:r w:rsidRPr="00201F91" w:rsidDel="00201F91">
              <w:rPr>
                <w:rFonts w:hint="eastAsia"/>
                <w:rPrChange w:id="301" w:author="Gavin Ma (马国臣)-人工智能研究院" w:date="2026-04-24T09:56:00Z">
                  <w:rPr>
                    <w:rStyle w:val="a7"/>
                    <w:rFonts w:hint="eastAsia"/>
                    <w:noProof/>
                  </w:rPr>
                </w:rPrChange>
              </w:rPr>
              <w:delText>缓存替换</w:delText>
            </w:r>
            <w:r w:rsidDel="00201F91">
              <w:rPr>
                <w:rFonts w:hint="eastAsia"/>
                <w:noProof/>
                <w:webHidden/>
              </w:rPr>
              <w:tab/>
            </w:r>
            <w:r w:rsidDel="00201F91">
              <w:rPr>
                <w:noProof/>
                <w:webHidden/>
              </w:rPr>
              <w:delText>12</w:delText>
            </w:r>
          </w:del>
        </w:p>
        <w:p w14:paraId="7A5F8E52" w14:textId="7E4FA9DF" w:rsidR="00B405D0" w:rsidDel="00201F91" w:rsidRDefault="00B405D0">
          <w:pPr>
            <w:pStyle w:val="TOC3"/>
            <w:tabs>
              <w:tab w:val="right" w:leader="dot" w:pos="8296"/>
            </w:tabs>
            <w:rPr>
              <w:del w:id="302" w:author="Gavin Ma (马国臣)-人工智能研究院" w:date="2026-04-24T09:56:00Z"/>
              <w:noProof/>
              <w:color w:val="auto"/>
              <w:sz w:val="22"/>
              <w:szCs w:val="24"/>
              <w14:ligatures w14:val="standardContextual"/>
            </w:rPr>
          </w:pPr>
          <w:del w:id="303" w:author="Gavin Ma (马国臣)-人工智能研究院" w:date="2026-04-24T09:56:00Z">
            <w:r w:rsidRPr="00201F91" w:rsidDel="00201F91">
              <w:rPr>
                <w:rPrChange w:id="304" w:author="Gavin Ma (马国臣)-人工智能研究院" w:date="2026-04-24T09:56:00Z">
                  <w:rPr>
                    <w:rStyle w:val="a7"/>
                    <w:noProof/>
                  </w:rPr>
                </w:rPrChange>
              </w:rPr>
              <w:delText xml:space="preserve">4.4.6 </w:delText>
            </w:r>
            <w:r w:rsidRPr="00201F91" w:rsidDel="00201F91">
              <w:rPr>
                <w:rFonts w:hint="eastAsia"/>
                <w:rPrChange w:id="305" w:author="Gavin Ma (马国臣)-人工智能研究院" w:date="2026-04-24T09:56:00Z">
                  <w:rPr>
                    <w:rStyle w:val="a7"/>
                    <w:rFonts w:hint="eastAsia"/>
                    <w:noProof/>
                  </w:rPr>
                </w:rPrChange>
              </w:rPr>
              <w:delText>缓存条目失效</w:delText>
            </w:r>
            <w:r w:rsidDel="00201F91">
              <w:rPr>
                <w:rFonts w:hint="eastAsia"/>
                <w:noProof/>
                <w:webHidden/>
              </w:rPr>
              <w:tab/>
            </w:r>
            <w:r w:rsidDel="00201F91">
              <w:rPr>
                <w:noProof/>
                <w:webHidden/>
              </w:rPr>
              <w:delText>14</w:delText>
            </w:r>
          </w:del>
        </w:p>
        <w:p w14:paraId="3EE3E131" w14:textId="0677A008" w:rsidR="00B405D0" w:rsidDel="00201F91" w:rsidRDefault="00B405D0">
          <w:pPr>
            <w:pStyle w:val="TOC2"/>
            <w:tabs>
              <w:tab w:val="left" w:pos="1100"/>
              <w:tab w:val="right" w:leader="dot" w:pos="8296"/>
            </w:tabs>
            <w:rPr>
              <w:del w:id="306" w:author="Gavin Ma (马国臣)-人工智能研究院" w:date="2026-04-24T09:56:00Z"/>
              <w:noProof/>
              <w:color w:val="auto"/>
              <w:sz w:val="22"/>
              <w:szCs w:val="24"/>
              <w14:ligatures w14:val="standardContextual"/>
            </w:rPr>
          </w:pPr>
          <w:del w:id="307" w:author="Gavin Ma (马国臣)-人工智能研究院" w:date="2026-04-24T09:56:00Z">
            <w:r w:rsidRPr="00201F91" w:rsidDel="00201F91">
              <w:rPr>
                <w:rPrChange w:id="308" w:author="Gavin Ma (马国臣)-人工智能研究院" w:date="2026-04-24T09:56:00Z">
                  <w:rPr>
                    <w:rStyle w:val="a7"/>
                    <w:noProof/>
                  </w:rPr>
                </w:rPrChange>
              </w:rPr>
              <w:delText>4.5</w:delText>
            </w:r>
            <w:r w:rsidDel="00201F91">
              <w:rPr>
                <w:rFonts w:hint="eastAsia"/>
                <w:noProof/>
                <w:color w:val="auto"/>
                <w:sz w:val="22"/>
                <w:szCs w:val="24"/>
                <w14:ligatures w14:val="standardContextual"/>
              </w:rPr>
              <w:tab/>
            </w:r>
            <w:r w:rsidRPr="00201F91" w:rsidDel="00201F91">
              <w:rPr>
                <w:rPrChange w:id="309" w:author="Gavin Ma (马国臣)-人工智能研究院" w:date="2026-04-24T09:56:00Z">
                  <w:rPr>
                    <w:rStyle w:val="a7"/>
                    <w:noProof/>
                  </w:rPr>
                </w:rPrChange>
              </w:rPr>
              <w:delText>Walker Cache</w:delText>
            </w:r>
            <w:r w:rsidRPr="00201F91" w:rsidDel="00201F91">
              <w:rPr>
                <w:rFonts w:hint="eastAsia"/>
                <w:rPrChange w:id="310" w:author="Gavin Ma (马国臣)-人工智能研究院" w:date="2026-04-24T09:56:00Z">
                  <w:rPr>
                    <w:rStyle w:val="a7"/>
                    <w:rFonts w:hint="eastAsia"/>
                    <w:noProof/>
                  </w:rPr>
                </w:rPrChange>
              </w:rPr>
              <w:delText>地址翻译中间值缓存</w:delText>
            </w:r>
            <w:r w:rsidDel="00201F91">
              <w:rPr>
                <w:rFonts w:hint="eastAsia"/>
                <w:noProof/>
                <w:webHidden/>
              </w:rPr>
              <w:tab/>
            </w:r>
            <w:r w:rsidDel="00201F91">
              <w:rPr>
                <w:noProof/>
                <w:webHidden/>
              </w:rPr>
              <w:delText>14</w:delText>
            </w:r>
          </w:del>
        </w:p>
        <w:p w14:paraId="4742E2F3" w14:textId="0CBDA6BD" w:rsidR="00B405D0" w:rsidDel="00201F91" w:rsidRDefault="00B405D0">
          <w:pPr>
            <w:pStyle w:val="TOC3"/>
            <w:tabs>
              <w:tab w:val="right" w:leader="dot" w:pos="8296"/>
            </w:tabs>
            <w:rPr>
              <w:del w:id="311" w:author="Gavin Ma (马国臣)-人工智能研究院" w:date="2026-04-24T09:56:00Z"/>
              <w:noProof/>
              <w:color w:val="auto"/>
              <w:sz w:val="22"/>
              <w:szCs w:val="24"/>
              <w14:ligatures w14:val="standardContextual"/>
            </w:rPr>
          </w:pPr>
          <w:del w:id="312" w:author="Gavin Ma (马国臣)-人工智能研究院" w:date="2026-04-24T09:56:00Z">
            <w:r w:rsidRPr="00201F91" w:rsidDel="00201F91">
              <w:rPr>
                <w:rPrChange w:id="313" w:author="Gavin Ma (马国臣)-人工智能研究院" w:date="2026-04-24T09:56:00Z">
                  <w:rPr>
                    <w:rStyle w:val="a7"/>
                    <w:noProof/>
                  </w:rPr>
                </w:rPrChange>
              </w:rPr>
              <w:delText xml:space="preserve">4.5.1 </w:delText>
            </w:r>
            <w:r w:rsidRPr="00201F91" w:rsidDel="00201F91">
              <w:rPr>
                <w:rFonts w:hint="eastAsia"/>
                <w:rPrChange w:id="314" w:author="Gavin Ma (马国臣)-人工智能研究院" w:date="2026-04-24T09:56:00Z">
                  <w:rPr>
                    <w:rStyle w:val="a7"/>
                    <w:rFonts w:hint="eastAsia"/>
                    <w:noProof/>
                  </w:rPr>
                </w:rPrChange>
              </w:rPr>
              <w:delText>关键数据</w:delText>
            </w:r>
            <w:r w:rsidDel="00201F91">
              <w:rPr>
                <w:rFonts w:hint="eastAsia"/>
                <w:noProof/>
                <w:webHidden/>
              </w:rPr>
              <w:tab/>
            </w:r>
            <w:r w:rsidDel="00201F91">
              <w:rPr>
                <w:noProof/>
                <w:webHidden/>
              </w:rPr>
              <w:delText>15</w:delText>
            </w:r>
          </w:del>
        </w:p>
        <w:p w14:paraId="6C096F6C" w14:textId="32C09E88" w:rsidR="00B405D0" w:rsidDel="00201F91" w:rsidRDefault="00B405D0">
          <w:pPr>
            <w:pStyle w:val="TOC3"/>
            <w:tabs>
              <w:tab w:val="right" w:leader="dot" w:pos="8296"/>
            </w:tabs>
            <w:rPr>
              <w:del w:id="315" w:author="Gavin Ma (马国臣)-人工智能研究院" w:date="2026-04-24T09:56:00Z"/>
              <w:noProof/>
              <w:color w:val="auto"/>
              <w:sz w:val="22"/>
              <w:szCs w:val="24"/>
              <w14:ligatures w14:val="standardContextual"/>
            </w:rPr>
          </w:pPr>
          <w:del w:id="316" w:author="Gavin Ma (马国臣)-人工智能研究院" w:date="2026-04-24T09:56:00Z">
            <w:r w:rsidRPr="00201F91" w:rsidDel="00201F91">
              <w:rPr>
                <w:rPrChange w:id="317" w:author="Gavin Ma (马国臣)-人工智能研究院" w:date="2026-04-24T09:56:00Z">
                  <w:rPr>
                    <w:rStyle w:val="a7"/>
                    <w:noProof/>
                  </w:rPr>
                </w:rPrChange>
              </w:rPr>
              <w:delText>4.5.2 Cache line</w:delText>
            </w:r>
            <w:r w:rsidDel="00201F91">
              <w:rPr>
                <w:rFonts w:hint="eastAsia"/>
                <w:noProof/>
                <w:webHidden/>
              </w:rPr>
              <w:tab/>
            </w:r>
            <w:r w:rsidDel="00201F91">
              <w:rPr>
                <w:noProof/>
                <w:webHidden/>
              </w:rPr>
              <w:delText>15</w:delText>
            </w:r>
          </w:del>
        </w:p>
        <w:p w14:paraId="410478B2" w14:textId="2ADABDA5" w:rsidR="00B405D0" w:rsidDel="00201F91" w:rsidRDefault="00B405D0">
          <w:pPr>
            <w:pStyle w:val="TOC3"/>
            <w:tabs>
              <w:tab w:val="right" w:leader="dot" w:pos="8296"/>
            </w:tabs>
            <w:rPr>
              <w:del w:id="318" w:author="Gavin Ma (马国臣)-人工智能研究院" w:date="2026-04-24T09:56:00Z"/>
              <w:noProof/>
              <w:color w:val="auto"/>
              <w:sz w:val="22"/>
              <w:szCs w:val="24"/>
              <w14:ligatures w14:val="standardContextual"/>
            </w:rPr>
          </w:pPr>
          <w:del w:id="319" w:author="Gavin Ma (马国臣)-人工智能研究院" w:date="2026-04-24T09:56:00Z">
            <w:r w:rsidRPr="00201F91" w:rsidDel="00201F91">
              <w:rPr>
                <w:rPrChange w:id="320" w:author="Gavin Ma (马国臣)-人工智能研究院" w:date="2026-04-24T09:56:00Z">
                  <w:rPr>
                    <w:rStyle w:val="a7"/>
                    <w:noProof/>
                  </w:rPr>
                </w:rPrChange>
              </w:rPr>
              <w:delText xml:space="preserve">4.5.3 </w:delText>
            </w:r>
            <w:r w:rsidRPr="00201F91" w:rsidDel="00201F91">
              <w:rPr>
                <w:rFonts w:hint="eastAsia"/>
                <w:rPrChange w:id="321" w:author="Gavin Ma (马国臣)-人工智能研究院" w:date="2026-04-24T09:56:00Z">
                  <w:rPr>
                    <w:rStyle w:val="a7"/>
                    <w:rFonts w:hint="eastAsia"/>
                    <w:noProof/>
                  </w:rPr>
                </w:rPrChange>
              </w:rPr>
              <w:delText>缓存表管理</w:delText>
            </w:r>
            <w:r w:rsidDel="00201F91">
              <w:rPr>
                <w:rFonts w:hint="eastAsia"/>
                <w:noProof/>
                <w:webHidden/>
              </w:rPr>
              <w:tab/>
            </w:r>
            <w:r w:rsidDel="00201F91">
              <w:rPr>
                <w:noProof/>
                <w:webHidden/>
              </w:rPr>
              <w:delText>16</w:delText>
            </w:r>
          </w:del>
        </w:p>
        <w:p w14:paraId="6397253F" w14:textId="14691703" w:rsidR="00B405D0" w:rsidDel="00201F91" w:rsidRDefault="00B405D0">
          <w:pPr>
            <w:pStyle w:val="TOC3"/>
            <w:tabs>
              <w:tab w:val="right" w:leader="dot" w:pos="8296"/>
            </w:tabs>
            <w:rPr>
              <w:del w:id="322" w:author="Gavin Ma (马国臣)-人工智能研究院" w:date="2026-04-24T09:56:00Z"/>
              <w:noProof/>
              <w:color w:val="auto"/>
              <w:sz w:val="22"/>
              <w:szCs w:val="24"/>
              <w14:ligatures w14:val="standardContextual"/>
            </w:rPr>
          </w:pPr>
          <w:del w:id="323" w:author="Gavin Ma (马国臣)-人工智能研究院" w:date="2026-04-24T09:56:00Z">
            <w:r w:rsidRPr="00201F91" w:rsidDel="00201F91">
              <w:rPr>
                <w:rPrChange w:id="324" w:author="Gavin Ma (马国臣)-人工智能研究院" w:date="2026-04-24T09:56:00Z">
                  <w:rPr>
                    <w:rStyle w:val="a7"/>
                    <w:noProof/>
                  </w:rPr>
                </w:rPrChange>
              </w:rPr>
              <w:delText xml:space="preserve">4.5.4 </w:delText>
            </w:r>
            <w:r w:rsidRPr="00201F91" w:rsidDel="00201F91">
              <w:rPr>
                <w:rFonts w:hint="eastAsia"/>
                <w:rPrChange w:id="325" w:author="Gavin Ma (马国臣)-人工智能研究院" w:date="2026-04-24T09:56:00Z">
                  <w:rPr>
                    <w:rStyle w:val="a7"/>
                    <w:rFonts w:hint="eastAsia"/>
                    <w:noProof/>
                  </w:rPr>
                </w:rPrChange>
              </w:rPr>
              <w:delText>缓存索引计算</w:delText>
            </w:r>
            <w:r w:rsidDel="00201F91">
              <w:rPr>
                <w:rFonts w:hint="eastAsia"/>
                <w:noProof/>
                <w:webHidden/>
              </w:rPr>
              <w:tab/>
            </w:r>
            <w:r w:rsidDel="00201F91">
              <w:rPr>
                <w:noProof/>
                <w:webHidden/>
              </w:rPr>
              <w:delText>17</w:delText>
            </w:r>
          </w:del>
        </w:p>
        <w:p w14:paraId="387CC0E6" w14:textId="0A03982D" w:rsidR="00B405D0" w:rsidDel="00201F91" w:rsidRDefault="00B405D0">
          <w:pPr>
            <w:pStyle w:val="TOC3"/>
            <w:tabs>
              <w:tab w:val="right" w:leader="dot" w:pos="8296"/>
            </w:tabs>
            <w:rPr>
              <w:del w:id="326" w:author="Gavin Ma (马国臣)-人工智能研究院" w:date="2026-04-24T09:56:00Z"/>
              <w:noProof/>
              <w:color w:val="auto"/>
              <w:sz w:val="22"/>
              <w:szCs w:val="24"/>
              <w14:ligatures w14:val="standardContextual"/>
            </w:rPr>
          </w:pPr>
          <w:del w:id="327" w:author="Gavin Ma (马国臣)-人工智能研究院" w:date="2026-04-24T09:56:00Z">
            <w:r w:rsidRPr="00201F91" w:rsidDel="00201F91">
              <w:rPr>
                <w:rPrChange w:id="328" w:author="Gavin Ma (马国臣)-人工智能研究院" w:date="2026-04-24T09:56:00Z">
                  <w:rPr>
                    <w:rStyle w:val="a7"/>
                    <w:noProof/>
                  </w:rPr>
                </w:rPrChange>
              </w:rPr>
              <w:delText xml:space="preserve">4.5.5 </w:delText>
            </w:r>
            <w:r w:rsidRPr="00201F91" w:rsidDel="00201F91">
              <w:rPr>
                <w:rFonts w:hint="eastAsia"/>
                <w:rPrChange w:id="329" w:author="Gavin Ma (马国臣)-人工智能研究院" w:date="2026-04-24T09:56:00Z">
                  <w:rPr>
                    <w:rStyle w:val="a7"/>
                    <w:rFonts w:hint="eastAsia"/>
                    <w:noProof/>
                  </w:rPr>
                </w:rPrChange>
              </w:rPr>
              <w:delText>缓存预取、缓存替换、缓存条目失效</w:delText>
            </w:r>
            <w:r w:rsidDel="00201F91">
              <w:rPr>
                <w:rFonts w:hint="eastAsia"/>
                <w:noProof/>
                <w:webHidden/>
              </w:rPr>
              <w:tab/>
            </w:r>
            <w:r w:rsidDel="00201F91">
              <w:rPr>
                <w:noProof/>
                <w:webHidden/>
              </w:rPr>
              <w:delText>17</w:delText>
            </w:r>
          </w:del>
        </w:p>
        <w:p w14:paraId="2500F752" w14:textId="1F1225AB" w:rsidR="00B405D0" w:rsidDel="00201F91" w:rsidRDefault="00B405D0">
          <w:pPr>
            <w:pStyle w:val="TOC1"/>
            <w:tabs>
              <w:tab w:val="right" w:leader="dot" w:pos="8296"/>
            </w:tabs>
            <w:rPr>
              <w:del w:id="330" w:author="Gavin Ma (马国臣)-人工智能研究院" w:date="2026-04-24T09:56:00Z"/>
              <w:color w:val="auto"/>
              <w:sz w:val="22"/>
              <w:szCs w:val="24"/>
              <w14:ligatures w14:val="standardContextual"/>
            </w:rPr>
          </w:pPr>
          <w:del w:id="331" w:author="Gavin Ma (马国臣)-人工智能研究院" w:date="2026-04-24T09:56:00Z">
            <w:r w:rsidRPr="00201F91" w:rsidDel="00201F91">
              <w:rPr>
                <w:rFonts w:hint="eastAsia"/>
                <w:rPrChange w:id="332" w:author="Gavin Ma (马国臣)-人工智能研究院" w:date="2026-04-24T09:56:00Z">
                  <w:rPr>
                    <w:rStyle w:val="a7"/>
                    <w:rFonts w:ascii="黑体" w:hAnsi="黑体" w:hint="eastAsia"/>
                  </w:rPr>
                </w:rPrChange>
              </w:rPr>
              <w:delText xml:space="preserve">5 </w:delText>
            </w:r>
            <w:r w:rsidRPr="00201F91" w:rsidDel="00201F91">
              <w:rPr>
                <w:rFonts w:hint="eastAsia"/>
                <w:rPrChange w:id="333" w:author="Gavin Ma (马国臣)-人工智能研究院" w:date="2026-04-24T09:56:00Z">
                  <w:rPr>
                    <w:rStyle w:val="a7"/>
                    <w:rFonts w:ascii="黑体" w:hAnsi="黑体" w:hint="eastAsia"/>
                  </w:rPr>
                </w:rPrChange>
              </w:rPr>
              <w:delText>硬件架构</w:delText>
            </w:r>
            <w:r w:rsidDel="00201F91">
              <w:rPr>
                <w:rFonts w:hint="eastAsia"/>
                <w:webHidden/>
              </w:rPr>
              <w:tab/>
            </w:r>
            <w:r w:rsidDel="00201F91">
              <w:rPr>
                <w:webHidden/>
              </w:rPr>
              <w:delText>17</w:delText>
            </w:r>
          </w:del>
        </w:p>
        <w:p w14:paraId="311CCE5F" w14:textId="1FD0CD5B" w:rsidR="00B405D0" w:rsidDel="00201F91" w:rsidRDefault="00B405D0">
          <w:pPr>
            <w:pStyle w:val="TOC2"/>
            <w:tabs>
              <w:tab w:val="left" w:pos="1100"/>
              <w:tab w:val="right" w:leader="dot" w:pos="8296"/>
            </w:tabs>
            <w:rPr>
              <w:del w:id="334" w:author="Gavin Ma (马国臣)-人工智能研究院" w:date="2026-04-24T09:56:00Z"/>
              <w:noProof/>
              <w:color w:val="auto"/>
              <w:sz w:val="22"/>
              <w:szCs w:val="24"/>
              <w14:ligatures w14:val="standardContextual"/>
            </w:rPr>
          </w:pPr>
          <w:del w:id="335" w:author="Gavin Ma (马国臣)-人工智能研究院" w:date="2026-04-24T09:56:00Z">
            <w:r w:rsidRPr="00201F91" w:rsidDel="00201F91">
              <w:rPr>
                <w:rFonts w:hint="eastAsia"/>
                <w:rPrChange w:id="336" w:author="Gavin Ma (马国臣)-人工智能研究院" w:date="2026-04-24T09:56:00Z">
                  <w:rPr>
                    <w:rStyle w:val="a7"/>
                    <w:rFonts w:ascii="黑体" w:hAnsi="黑体" w:hint="eastAsia"/>
                    <w:noProof/>
                  </w:rPr>
                </w:rPrChange>
              </w:rPr>
              <w:delText>5.1</w:delText>
            </w:r>
            <w:r w:rsidDel="00201F91">
              <w:rPr>
                <w:rFonts w:hint="eastAsia"/>
                <w:noProof/>
                <w:color w:val="auto"/>
                <w:sz w:val="22"/>
                <w:szCs w:val="24"/>
                <w14:ligatures w14:val="standardContextual"/>
              </w:rPr>
              <w:tab/>
            </w:r>
            <w:r w:rsidRPr="00201F91" w:rsidDel="00201F91">
              <w:rPr>
                <w:rFonts w:hint="eastAsia"/>
                <w:rPrChange w:id="337" w:author="Gavin Ma (马国臣)-人工智能研究院" w:date="2026-04-24T09:56:00Z">
                  <w:rPr>
                    <w:rStyle w:val="a7"/>
                    <w:rFonts w:ascii="黑体" w:hAnsi="黑体" w:hint="eastAsia"/>
                    <w:noProof/>
                  </w:rPr>
                </w:rPrChange>
              </w:rPr>
              <w:delText>概述</w:delText>
            </w:r>
            <w:r w:rsidDel="00201F91">
              <w:rPr>
                <w:rFonts w:hint="eastAsia"/>
                <w:noProof/>
                <w:webHidden/>
              </w:rPr>
              <w:tab/>
            </w:r>
            <w:r w:rsidDel="00201F91">
              <w:rPr>
                <w:noProof/>
                <w:webHidden/>
              </w:rPr>
              <w:delText>17</w:delText>
            </w:r>
          </w:del>
        </w:p>
        <w:p w14:paraId="3925D439" w14:textId="7D68102F" w:rsidR="00B405D0" w:rsidDel="00201F91" w:rsidRDefault="00B405D0">
          <w:pPr>
            <w:pStyle w:val="TOC2"/>
            <w:tabs>
              <w:tab w:val="left" w:pos="1100"/>
              <w:tab w:val="right" w:leader="dot" w:pos="8296"/>
            </w:tabs>
            <w:rPr>
              <w:del w:id="338" w:author="Gavin Ma (马国臣)-人工智能研究院" w:date="2026-04-24T09:56:00Z"/>
              <w:noProof/>
              <w:color w:val="auto"/>
              <w:sz w:val="22"/>
              <w:szCs w:val="24"/>
              <w14:ligatures w14:val="standardContextual"/>
            </w:rPr>
          </w:pPr>
          <w:del w:id="339" w:author="Gavin Ma (马国臣)-人工智能研究院" w:date="2026-04-24T09:56:00Z">
            <w:r w:rsidRPr="00201F91" w:rsidDel="00201F91">
              <w:rPr>
                <w:rFonts w:hint="eastAsia"/>
                <w:rPrChange w:id="340" w:author="Gavin Ma (马国臣)-人工智能研究院" w:date="2026-04-24T09:56:00Z">
                  <w:rPr>
                    <w:rStyle w:val="a7"/>
                    <w:rFonts w:ascii="黑体" w:hAnsi="黑体" w:hint="eastAsia"/>
                    <w:noProof/>
                  </w:rPr>
                </w:rPrChange>
              </w:rPr>
              <w:delText>5.2</w:delText>
            </w:r>
            <w:r w:rsidDel="00201F91">
              <w:rPr>
                <w:rFonts w:hint="eastAsia"/>
                <w:noProof/>
                <w:color w:val="auto"/>
                <w:sz w:val="22"/>
                <w:szCs w:val="24"/>
                <w14:ligatures w14:val="standardContextual"/>
              </w:rPr>
              <w:tab/>
            </w:r>
            <w:r w:rsidRPr="00201F91" w:rsidDel="00201F91">
              <w:rPr>
                <w:rFonts w:hint="eastAsia"/>
                <w:rPrChange w:id="341" w:author="Gavin Ma (马国臣)-人工智能研究院" w:date="2026-04-24T09:56:00Z">
                  <w:rPr>
                    <w:rStyle w:val="a7"/>
                    <w:rFonts w:ascii="黑体" w:hAnsi="黑体" w:hint="eastAsia"/>
                    <w:noProof/>
                  </w:rPr>
                </w:rPrChange>
              </w:rPr>
              <w:delText>功能描述</w:delText>
            </w:r>
            <w:r w:rsidDel="00201F91">
              <w:rPr>
                <w:rFonts w:hint="eastAsia"/>
                <w:noProof/>
                <w:webHidden/>
              </w:rPr>
              <w:tab/>
            </w:r>
            <w:r w:rsidDel="00201F91">
              <w:rPr>
                <w:noProof/>
                <w:webHidden/>
              </w:rPr>
              <w:delText>20</w:delText>
            </w:r>
          </w:del>
        </w:p>
        <w:p w14:paraId="7B4B7402" w14:textId="20F737E3" w:rsidR="00B405D0" w:rsidDel="00201F91" w:rsidRDefault="00B405D0">
          <w:pPr>
            <w:pStyle w:val="TOC3"/>
            <w:tabs>
              <w:tab w:val="right" w:leader="dot" w:pos="8296"/>
            </w:tabs>
            <w:rPr>
              <w:del w:id="342" w:author="Gavin Ma (马国臣)-人工智能研究院" w:date="2026-04-24T09:56:00Z"/>
              <w:noProof/>
              <w:color w:val="auto"/>
              <w:sz w:val="22"/>
              <w:szCs w:val="24"/>
              <w14:ligatures w14:val="standardContextual"/>
            </w:rPr>
          </w:pPr>
          <w:del w:id="343" w:author="Gavin Ma (马国臣)-人工智能研究院" w:date="2026-04-24T09:56:00Z">
            <w:r w:rsidRPr="00201F91" w:rsidDel="00201F91">
              <w:rPr>
                <w:rPrChange w:id="344" w:author="Gavin Ma (马国臣)-人工智能研究院" w:date="2026-04-24T09:56:00Z">
                  <w:rPr>
                    <w:rStyle w:val="a7"/>
                    <w:noProof/>
                  </w:rPr>
                </w:rPrChange>
              </w:rPr>
              <w:delText xml:space="preserve">5.2.1 </w:delText>
            </w:r>
            <w:r w:rsidRPr="00201F91" w:rsidDel="00201F91">
              <w:rPr>
                <w:rFonts w:hint="eastAsia"/>
                <w:rPrChange w:id="345" w:author="Gavin Ma (马国臣)-人工智能研究院" w:date="2026-04-24T09:56:00Z">
                  <w:rPr>
                    <w:rStyle w:val="a7"/>
                    <w:rFonts w:hint="eastAsia"/>
                    <w:noProof/>
                  </w:rPr>
                </w:rPrChange>
              </w:rPr>
              <w:delText>时钟和复位</w:delText>
            </w:r>
            <w:r w:rsidDel="00201F91">
              <w:rPr>
                <w:rFonts w:hint="eastAsia"/>
                <w:noProof/>
                <w:webHidden/>
              </w:rPr>
              <w:tab/>
            </w:r>
            <w:r w:rsidDel="00201F91">
              <w:rPr>
                <w:noProof/>
                <w:webHidden/>
              </w:rPr>
              <w:delText>20</w:delText>
            </w:r>
          </w:del>
        </w:p>
        <w:p w14:paraId="18AE60BF" w14:textId="3ACBB3C1" w:rsidR="00B405D0" w:rsidDel="00201F91" w:rsidRDefault="00B405D0">
          <w:pPr>
            <w:pStyle w:val="TOC3"/>
            <w:tabs>
              <w:tab w:val="right" w:leader="dot" w:pos="8296"/>
            </w:tabs>
            <w:rPr>
              <w:del w:id="346" w:author="Gavin Ma (马国臣)-人工智能研究院" w:date="2026-04-24T09:56:00Z"/>
              <w:noProof/>
              <w:color w:val="auto"/>
              <w:sz w:val="22"/>
              <w:szCs w:val="24"/>
              <w14:ligatures w14:val="standardContextual"/>
            </w:rPr>
          </w:pPr>
          <w:del w:id="347" w:author="Gavin Ma (马国臣)-人工智能研究院" w:date="2026-04-24T09:56:00Z">
            <w:r w:rsidRPr="00201F91" w:rsidDel="00201F91">
              <w:rPr>
                <w:rPrChange w:id="348" w:author="Gavin Ma (马国臣)-人工智能研究院" w:date="2026-04-24T09:56:00Z">
                  <w:rPr>
                    <w:rStyle w:val="a7"/>
                    <w:noProof/>
                  </w:rPr>
                </w:rPrChange>
              </w:rPr>
              <w:delText xml:space="preserve">5.2.2 </w:delText>
            </w:r>
            <w:r w:rsidRPr="00201F91" w:rsidDel="00201F91">
              <w:rPr>
                <w:rFonts w:hint="eastAsia"/>
                <w:rPrChange w:id="349" w:author="Gavin Ma (马国臣)-人工智能研究院" w:date="2026-04-24T09:56:00Z">
                  <w:rPr>
                    <w:rStyle w:val="a7"/>
                    <w:rFonts w:hint="eastAsia"/>
                    <w:noProof/>
                  </w:rPr>
                </w:rPrChange>
              </w:rPr>
              <w:delText>物理接口</w:delText>
            </w:r>
            <w:r w:rsidDel="00201F91">
              <w:rPr>
                <w:rFonts w:hint="eastAsia"/>
                <w:noProof/>
                <w:webHidden/>
              </w:rPr>
              <w:tab/>
            </w:r>
            <w:r w:rsidDel="00201F91">
              <w:rPr>
                <w:noProof/>
                <w:webHidden/>
              </w:rPr>
              <w:delText>20</w:delText>
            </w:r>
          </w:del>
        </w:p>
        <w:p w14:paraId="74C24824" w14:textId="75ACB1B7" w:rsidR="00B405D0" w:rsidDel="00201F91" w:rsidRDefault="00B405D0">
          <w:pPr>
            <w:pStyle w:val="TOC3"/>
            <w:tabs>
              <w:tab w:val="right" w:leader="dot" w:pos="8296"/>
            </w:tabs>
            <w:rPr>
              <w:del w:id="350" w:author="Gavin Ma (马国臣)-人工智能研究院" w:date="2026-04-24T09:56:00Z"/>
              <w:noProof/>
              <w:color w:val="auto"/>
              <w:sz w:val="22"/>
              <w:szCs w:val="24"/>
              <w14:ligatures w14:val="standardContextual"/>
            </w:rPr>
          </w:pPr>
          <w:del w:id="351" w:author="Gavin Ma (马国臣)-人工智能研究院" w:date="2026-04-24T09:56:00Z">
            <w:r w:rsidRPr="00201F91" w:rsidDel="00201F91">
              <w:rPr>
                <w:rPrChange w:id="352" w:author="Gavin Ma (马国臣)-人工智能研究院" w:date="2026-04-24T09:56:00Z">
                  <w:rPr>
                    <w:rStyle w:val="a7"/>
                    <w:noProof/>
                  </w:rPr>
                </w:rPrChange>
              </w:rPr>
              <w:delText xml:space="preserve">5.2.3 </w:delText>
            </w:r>
            <w:r w:rsidRPr="00201F91" w:rsidDel="00201F91">
              <w:rPr>
                <w:rFonts w:hint="eastAsia"/>
                <w:rPrChange w:id="353" w:author="Gavin Ma (马国臣)-人工智能研究院" w:date="2026-04-24T09:56:00Z">
                  <w:rPr>
                    <w:rStyle w:val="a7"/>
                    <w:rFonts w:hint="eastAsia"/>
                    <w:noProof/>
                  </w:rPr>
                </w:rPrChange>
              </w:rPr>
              <w:delText>逻辑接口</w:delText>
            </w:r>
            <w:r w:rsidDel="00201F91">
              <w:rPr>
                <w:rFonts w:hint="eastAsia"/>
                <w:noProof/>
                <w:webHidden/>
              </w:rPr>
              <w:tab/>
            </w:r>
            <w:r w:rsidDel="00201F91">
              <w:rPr>
                <w:noProof/>
                <w:webHidden/>
              </w:rPr>
              <w:delText>23</w:delText>
            </w:r>
          </w:del>
        </w:p>
        <w:p w14:paraId="5C56753A" w14:textId="5161EB9A" w:rsidR="00B405D0" w:rsidDel="00201F91" w:rsidRDefault="00B405D0">
          <w:pPr>
            <w:pStyle w:val="TOC3"/>
            <w:tabs>
              <w:tab w:val="right" w:leader="dot" w:pos="8296"/>
            </w:tabs>
            <w:rPr>
              <w:del w:id="354" w:author="Gavin Ma (马国臣)-人工智能研究院" w:date="2026-04-24T09:56:00Z"/>
              <w:noProof/>
              <w:color w:val="auto"/>
              <w:sz w:val="22"/>
              <w:szCs w:val="24"/>
              <w14:ligatures w14:val="standardContextual"/>
            </w:rPr>
          </w:pPr>
          <w:del w:id="355" w:author="Gavin Ma (马国臣)-人工智能研究院" w:date="2026-04-24T09:56:00Z">
            <w:r w:rsidRPr="00201F91" w:rsidDel="00201F91">
              <w:rPr>
                <w:rPrChange w:id="356" w:author="Gavin Ma (马国臣)-人工智能研究院" w:date="2026-04-24T09:56:00Z">
                  <w:rPr>
                    <w:rStyle w:val="a7"/>
                    <w:noProof/>
                  </w:rPr>
                </w:rPrChange>
              </w:rPr>
              <w:delText xml:space="preserve">5.2.4 </w:delText>
            </w:r>
            <w:r w:rsidRPr="00201F91" w:rsidDel="00201F91">
              <w:rPr>
                <w:rFonts w:hint="eastAsia"/>
                <w:rPrChange w:id="357" w:author="Gavin Ma (马国臣)-人工智能研究院" w:date="2026-04-24T09:56:00Z">
                  <w:rPr>
                    <w:rStyle w:val="a7"/>
                    <w:rFonts w:hint="eastAsia"/>
                    <w:noProof/>
                  </w:rPr>
                </w:rPrChange>
              </w:rPr>
              <w:delText>关键寄存器</w:delText>
            </w:r>
            <w:r w:rsidDel="00201F91">
              <w:rPr>
                <w:rFonts w:hint="eastAsia"/>
                <w:noProof/>
                <w:webHidden/>
              </w:rPr>
              <w:tab/>
            </w:r>
            <w:r w:rsidDel="00201F91">
              <w:rPr>
                <w:noProof/>
                <w:webHidden/>
              </w:rPr>
              <w:delText>28</w:delText>
            </w:r>
          </w:del>
        </w:p>
        <w:p w14:paraId="7BDC1E7D" w14:textId="03F64628" w:rsidR="00B405D0" w:rsidDel="00201F91" w:rsidRDefault="00B405D0">
          <w:pPr>
            <w:pStyle w:val="TOC2"/>
            <w:tabs>
              <w:tab w:val="left" w:pos="1100"/>
              <w:tab w:val="right" w:leader="dot" w:pos="8296"/>
            </w:tabs>
            <w:rPr>
              <w:del w:id="358" w:author="Gavin Ma (马国臣)-人工智能研究院" w:date="2026-04-24T09:56:00Z"/>
              <w:noProof/>
              <w:color w:val="auto"/>
              <w:sz w:val="22"/>
              <w:szCs w:val="24"/>
              <w14:ligatures w14:val="standardContextual"/>
            </w:rPr>
          </w:pPr>
          <w:del w:id="359" w:author="Gavin Ma (马国臣)-人工智能研究院" w:date="2026-04-24T09:56:00Z">
            <w:r w:rsidRPr="00201F91" w:rsidDel="00201F91">
              <w:rPr>
                <w:rFonts w:hint="eastAsia"/>
                <w:rPrChange w:id="360" w:author="Gavin Ma (马国臣)-人工智能研究院" w:date="2026-04-24T09:56:00Z">
                  <w:rPr>
                    <w:rStyle w:val="a7"/>
                    <w:rFonts w:ascii="黑体" w:hAnsi="黑体" w:hint="eastAsia"/>
                    <w:noProof/>
                  </w:rPr>
                </w:rPrChange>
              </w:rPr>
              <w:delText>5.3</w:delText>
            </w:r>
            <w:r w:rsidDel="00201F91">
              <w:rPr>
                <w:rFonts w:hint="eastAsia"/>
                <w:noProof/>
                <w:color w:val="auto"/>
                <w:sz w:val="22"/>
                <w:szCs w:val="24"/>
                <w14:ligatures w14:val="standardContextual"/>
              </w:rPr>
              <w:tab/>
            </w:r>
            <w:r w:rsidRPr="00201F91" w:rsidDel="00201F91">
              <w:rPr>
                <w:rFonts w:hint="eastAsia"/>
                <w:rPrChange w:id="361" w:author="Gavin Ma (马国臣)-人工智能研究院" w:date="2026-04-24T09:56:00Z">
                  <w:rPr>
                    <w:rStyle w:val="a7"/>
                    <w:rFonts w:ascii="黑体" w:hAnsi="黑体" w:hint="eastAsia"/>
                    <w:noProof/>
                  </w:rPr>
                </w:rPrChange>
              </w:rPr>
              <w:delText>性能需求分析</w:delText>
            </w:r>
            <w:r w:rsidDel="00201F91">
              <w:rPr>
                <w:rFonts w:hint="eastAsia"/>
                <w:noProof/>
                <w:webHidden/>
              </w:rPr>
              <w:tab/>
            </w:r>
            <w:r w:rsidDel="00201F91">
              <w:rPr>
                <w:noProof/>
                <w:webHidden/>
              </w:rPr>
              <w:delText>34</w:delText>
            </w:r>
          </w:del>
        </w:p>
        <w:p w14:paraId="468A9B3E" w14:textId="1D35BDFD" w:rsidR="00B405D0" w:rsidDel="00201F91" w:rsidRDefault="00B405D0">
          <w:pPr>
            <w:pStyle w:val="TOC3"/>
            <w:tabs>
              <w:tab w:val="right" w:leader="dot" w:pos="8296"/>
            </w:tabs>
            <w:rPr>
              <w:del w:id="362" w:author="Gavin Ma (马国臣)-人工智能研究院" w:date="2026-04-24T09:56:00Z"/>
              <w:noProof/>
              <w:color w:val="auto"/>
              <w:sz w:val="22"/>
              <w:szCs w:val="24"/>
              <w14:ligatures w14:val="standardContextual"/>
            </w:rPr>
          </w:pPr>
          <w:del w:id="363" w:author="Gavin Ma (马国臣)-人工智能研究院" w:date="2026-04-24T09:56:00Z">
            <w:r w:rsidRPr="00201F91" w:rsidDel="00201F91">
              <w:rPr>
                <w:rPrChange w:id="364" w:author="Gavin Ma (马国臣)-人工智能研究院" w:date="2026-04-24T09:56:00Z">
                  <w:rPr>
                    <w:rStyle w:val="a7"/>
                    <w:noProof/>
                  </w:rPr>
                </w:rPrChange>
              </w:rPr>
              <w:delText xml:space="preserve">5.3.1 </w:delText>
            </w:r>
            <w:r w:rsidRPr="00201F91" w:rsidDel="00201F91">
              <w:rPr>
                <w:rFonts w:hint="eastAsia"/>
                <w:rPrChange w:id="365" w:author="Gavin Ma (马国臣)-人工智能研究院" w:date="2026-04-24T09:56:00Z">
                  <w:rPr>
                    <w:rStyle w:val="a7"/>
                    <w:rFonts w:hint="eastAsia"/>
                    <w:noProof/>
                  </w:rPr>
                </w:rPrChange>
              </w:rPr>
              <w:delText>外部条件预设</w:delText>
            </w:r>
            <w:r w:rsidDel="00201F91">
              <w:rPr>
                <w:rFonts w:hint="eastAsia"/>
                <w:noProof/>
                <w:webHidden/>
              </w:rPr>
              <w:tab/>
            </w:r>
            <w:r w:rsidDel="00201F91">
              <w:rPr>
                <w:noProof/>
                <w:webHidden/>
              </w:rPr>
              <w:delText>34</w:delText>
            </w:r>
          </w:del>
        </w:p>
        <w:p w14:paraId="4E7280D9" w14:textId="41F3AB58" w:rsidR="00B405D0" w:rsidDel="00201F91" w:rsidRDefault="00B405D0">
          <w:pPr>
            <w:pStyle w:val="TOC3"/>
            <w:tabs>
              <w:tab w:val="right" w:leader="dot" w:pos="8296"/>
            </w:tabs>
            <w:rPr>
              <w:del w:id="366" w:author="Gavin Ma (马国臣)-人工智能研究院" w:date="2026-04-24T09:56:00Z"/>
              <w:noProof/>
              <w:color w:val="auto"/>
              <w:sz w:val="22"/>
              <w:szCs w:val="24"/>
              <w14:ligatures w14:val="standardContextual"/>
            </w:rPr>
          </w:pPr>
          <w:del w:id="367" w:author="Gavin Ma (马国臣)-人工智能研究院" w:date="2026-04-24T09:56:00Z">
            <w:r w:rsidRPr="00201F91" w:rsidDel="00201F91">
              <w:rPr>
                <w:rPrChange w:id="368" w:author="Gavin Ma (马国臣)-人工智能研究院" w:date="2026-04-24T09:56:00Z">
                  <w:rPr>
                    <w:rStyle w:val="a7"/>
                    <w:noProof/>
                  </w:rPr>
                </w:rPrChange>
              </w:rPr>
              <w:delText>5.3.2 IOPS</w:delText>
            </w:r>
            <w:r w:rsidRPr="00201F91" w:rsidDel="00201F91">
              <w:rPr>
                <w:rFonts w:hint="eastAsia"/>
                <w:rPrChange w:id="369" w:author="Gavin Ma (马国臣)-人工智能研究院" w:date="2026-04-24T09:56:00Z">
                  <w:rPr>
                    <w:rStyle w:val="a7"/>
                    <w:rFonts w:hint="eastAsia"/>
                    <w:noProof/>
                  </w:rPr>
                </w:rPrChange>
              </w:rPr>
              <w:delText>需求</w:delText>
            </w:r>
            <w:r w:rsidDel="00201F91">
              <w:rPr>
                <w:rFonts w:hint="eastAsia"/>
                <w:noProof/>
                <w:webHidden/>
              </w:rPr>
              <w:tab/>
            </w:r>
            <w:r w:rsidDel="00201F91">
              <w:rPr>
                <w:noProof/>
                <w:webHidden/>
              </w:rPr>
              <w:delText>34</w:delText>
            </w:r>
          </w:del>
        </w:p>
        <w:p w14:paraId="19C5F12E" w14:textId="71752C91" w:rsidR="00B405D0" w:rsidDel="00201F91" w:rsidRDefault="00B405D0">
          <w:pPr>
            <w:pStyle w:val="TOC3"/>
            <w:tabs>
              <w:tab w:val="right" w:leader="dot" w:pos="8296"/>
            </w:tabs>
            <w:rPr>
              <w:del w:id="370" w:author="Gavin Ma (马国臣)-人工智能研究院" w:date="2026-04-24T09:56:00Z"/>
              <w:noProof/>
              <w:color w:val="auto"/>
              <w:sz w:val="22"/>
              <w:szCs w:val="24"/>
              <w14:ligatures w14:val="standardContextual"/>
            </w:rPr>
          </w:pPr>
          <w:del w:id="371" w:author="Gavin Ma (马国臣)-人工智能研究院" w:date="2026-04-24T09:56:00Z">
            <w:r w:rsidRPr="00201F91" w:rsidDel="00201F91">
              <w:rPr>
                <w:rPrChange w:id="372" w:author="Gavin Ma (马国臣)-人工智能研究院" w:date="2026-04-24T09:56:00Z">
                  <w:rPr>
                    <w:rStyle w:val="a7"/>
                    <w:noProof/>
                  </w:rPr>
                </w:rPrChange>
              </w:rPr>
              <w:delText xml:space="preserve">5.3.3 </w:delText>
            </w:r>
            <w:r w:rsidRPr="00201F91" w:rsidDel="00201F91">
              <w:rPr>
                <w:rFonts w:hint="eastAsia"/>
                <w:rPrChange w:id="373" w:author="Gavin Ma (马国臣)-人工智能研究院" w:date="2026-04-24T09:56:00Z">
                  <w:rPr>
                    <w:rStyle w:val="a7"/>
                    <w:rFonts w:hint="eastAsia"/>
                    <w:noProof/>
                  </w:rPr>
                </w:rPrChange>
              </w:rPr>
              <w:delText>总线带宽</w:delText>
            </w:r>
            <w:r w:rsidDel="00201F91">
              <w:rPr>
                <w:rFonts w:hint="eastAsia"/>
                <w:noProof/>
                <w:webHidden/>
              </w:rPr>
              <w:tab/>
            </w:r>
            <w:r w:rsidDel="00201F91">
              <w:rPr>
                <w:noProof/>
                <w:webHidden/>
              </w:rPr>
              <w:delText>34</w:delText>
            </w:r>
          </w:del>
        </w:p>
        <w:p w14:paraId="59C23E36" w14:textId="4004BDB5" w:rsidR="00B405D0" w:rsidDel="00201F91" w:rsidRDefault="00B405D0">
          <w:pPr>
            <w:pStyle w:val="TOC3"/>
            <w:tabs>
              <w:tab w:val="right" w:leader="dot" w:pos="8296"/>
            </w:tabs>
            <w:rPr>
              <w:del w:id="374" w:author="Gavin Ma (马国臣)-人工智能研究院" w:date="2026-04-24T09:56:00Z"/>
              <w:noProof/>
              <w:color w:val="auto"/>
              <w:sz w:val="22"/>
              <w:szCs w:val="24"/>
              <w14:ligatures w14:val="standardContextual"/>
            </w:rPr>
          </w:pPr>
          <w:del w:id="375" w:author="Gavin Ma (马国臣)-人工智能研究院" w:date="2026-04-24T09:56:00Z">
            <w:r w:rsidRPr="00201F91" w:rsidDel="00201F91">
              <w:rPr>
                <w:rPrChange w:id="376" w:author="Gavin Ma (马国臣)-人工智能研究院" w:date="2026-04-24T09:56:00Z">
                  <w:rPr>
                    <w:rStyle w:val="a7"/>
                    <w:noProof/>
                  </w:rPr>
                </w:rPrChange>
              </w:rPr>
              <w:delText>5.3.4 Latency</w:delText>
            </w:r>
            <w:r w:rsidDel="00201F91">
              <w:rPr>
                <w:rFonts w:hint="eastAsia"/>
                <w:noProof/>
                <w:webHidden/>
              </w:rPr>
              <w:tab/>
            </w:r>
            <w:r w:rsidDel="00201F91">
              <w:rPr>
                <w:noProof/>
                <w:webHidden/>
              </w:rPr>
              <w:delText>34</w:delText>
            </w:r>
          </w:del>
        </w:p>
        <w:p w14:paraId="0BD988EB" w14:textId="7FB0BB5F" w:rsidR="00B405D0" w:rsidDel="00201F91" w:rsidRDefault="00B405D0">
          <w:pPr>
            <w:pStyle w:val="TOC3"/>
            <w:tabs>
              <w:tab w:val="right" w:leader="dot" w:pos="8296"/>
            </w:tabs>
            <w:rPr>
              <w:del w:id="377" w:author="Gavin Ma (马国臣)-人工智能研究院" w:date="2026-04-24T09:56:00Z"/>
              <w:noProof/>
              <w:color w:val="auto"/>
              <w:sz w:val="22"/>
              <w:szCs w:val="24"/>
              <w14:ligatures w14:val="standardContextual"/>
            </w:rPr>
          </w:pPr>
          <w:del w:id="378" w:author="Gavin Ma (马国臣)-人工智能研究院" w:date="2026-04-24T09:56:00Z">
            <w:r w:rsidRPr="00201F91" w:rsidDel="00201F91">
              <w:rPr>
                <w:rPrChange w:id="379" w:author="Gavin Ma (马国臣)-人工智能研究院" w:date="2026-04-24T09:56:00Z">
                  <w:rPr>
                    <w:rStyle w:val="a7"/>
                    <w:noProof/>
                  </w:rPr>
                </w:rPrChange>
              </w:rPr>
              <w:delText xml:space="preserve">5.3.5 </w:delText>
            </w:r>
            <w:r w:rsidRPr="00201F91" w:rsidDel="00201F91">
              <w:rPr>
                <w:rFonts w:hint="eastAsia"/>
                <w:rPrChange w:id="380" w:author="Gavin Ma (马国臣)-人工智能研究院" w:date="2026-04-24T09:56:00Z">
                  <w:rPr>
                    <w:rStyle w:val="a7"/>
                    <w:rFonts w:hint="eastAsia"/>
                    <w:noProof/>
                  </w:rPr>
                </w:rPrChange>
              </w:rPr>
              <w:delText>关键</w:delText>
            </w:r>
            <w:r w:rsidRPr="00201F91" w:rsidDel="00201F91">
              <w:rPr>
                <w:rPrChange w:id="381" w:author="Gavin Ma (马国臣)-人工智能研究院" w:date="2026-04-24T09:56:00Z">
                  <w:rPr>
                    <w:rStyle w:val="a7"/>
                    <w:noProof/>
                  </w:rPr>
                </w:rPrChange>
              </w:rPr>
              <w:delText>Buffer</w:delText>
            </w:r>
            <w:r w:rsidRPr="00201F91" w:rsidDel="00201F91">
              <w:rPr>
                <w:rFonts w:hint="eastAsia"/>
                <w:rPrChange w:id="382" w:author="Gavin Ma (马国臣)-人工智能研究院" w:date="2026-04-24T09:56:00Z">
                  <w:rPr>
                    <w:rStyle w:val="a7"/>
                    <w:rFonts w:hint="eastAsia"/>
                    <w:noProof/>
                  </w:rPr>
                </w:rPrChange>
              </w:rPr>
              <w:delText>及大小</w:delText>
            </w:r>
            <w:r w:rsidDel="00201F91">
              <w:rPr>
                <w:rFonts w:hint="eastAsia"/>
                <w:noProof/>
                <w:webHidden/>
              </w:rPr>
              <w:tab/>
            </w:r>
            <w:r w:rsidDel="00201F91">
              <w:rPr>
                <w:noProof/>
                <w:webHidden/>
              </w:rPr>
              <w:delText>34</w:delText>
            </w:r>
          </w:del>
        </w:p>
        <w:p w14:paraId="3366570B" w14:textId="41B66556" w:rsidR="00B405D0" w:rsidDel="00201F91" w:rsidRDefault="00B405D0">
          <w:pPr>
            <w:pStyle w:val="TOC2"/>
            <w:tabs>
              <w:tab w:val="left" w:pos="1100"/>
              <w:tab w:val="right" w:leader="dot" w:pos="8296"/>
            </w:tabs>
            <w:rPr>
              <w:del w:id="383" w:author="Gavin Ma (马国臣)-人工智能研究院" w:date="2026-04-24T09:56:00Z"/>
              <w:noProof/>
              <w:color w:val="auto"/>
              <w:sz w:val="22"/>
              <w:szCs w:val="24"/>
              <w14:ligatures w14:val="standardContextual"/>
            </w:rPr>
          </w:pPr>
          <w:del w:id="384" w:author="Gavin Ma (马国臣)-人工智能研究院" w:date="2026-04-24T09:56:00Z">
            <w:r w:rsidRPr="00201F91" w:rsidDel="00201F91">
              <w:rPr>
                <w:rFonts w:hint="eastAsia"/>
                <w:rPrChange w:id="385" w:author="Gavin Ma (马国臣)-人工智能研究院" w:date="2026-04-24T09:56:00Z">
                  <w:rPr>
                    <w:rStyle w:val="a7"/>
                    <w:rFonts w:ascii="黑体" w:hAnsi="黑体" w:hint="eastAsia"/>
                    <w:noProof/>
                  </w:rPr>
                </w:rPrChange>
              </w:rPr>
              <w:delText>5.4</w:delText>
            </w:r>
            <w:r w:rsidDel="00201F91">
              <w:rPr>
                <w:rFonts w:hint="eastAsia"/>
                <w:noProof/>
                <w:color w:val="auto"/>
                <w:sz w:val="22"/>
                <w:szCs w:val="24"/>
                <w14:ligatures w14:val="standardContextual"/>
              </w:rPr>
              <w:tab/>
            </w:r>
            <w:r w:rsidRPr="00201F91" w:rsidDel="00201F91">
              <w:rPr>
                <w:rFonts w:hint="eastAsia"/>
                <w:rPrChange w:id="386" w:author="Gavin Ma (马国臣)-人工智能研究院" w:date="2026-04-24T09:56:00Z">
                  <w:rPr>
                    <w:rStyle w:val="a7"/>
                    <w:rFonts w:ascii="黑体" w:hAnsi="黑体" w:hint="eastAsia"/>
                    <w:noProof/>
                  </w:rPr>
                </w:rPrChange>
              </w:rPr>
              <w:delText>子模块描述</w:delText>
            </w:r>
            <w:r w:rsidDel="00201F91">
              <w:rPr>
                <w:rFonts w:hint="eastAsia"/>
                <w:noProof/>
                <w:webHidden/>
              </w:rPr>
              <w:tab/>
            </w:r>
            <w:r w:rsidDel="00201F91">
              <w:rPr>
                <w:noProof/>
                <w:webHidden/>
              </w:rPr>
              <w:delText>34</w:delText>
            </w:r>
          </w:del>
        </w:p>
        <w:p w14:paraId="78261942" w14:textId="7FFCAF71" w:rsidR="00B405D0" w:rsidDel="00201F91" w:rsidRDefault="00B405D0">
          <w:pPr>
            <w:pStyle w:val="TOC2"/>
            <w:tabs>
              <w:tab w:val="left" w:pos="1100"/>
              <w:tab w:val="right" w:leader="dot" w:pos="8296"/>
            </w:tabs>
            <w:rPr>
              <w:del w:id="387" w:author="Gavin Ma (马国臣)-人工智能研究院" w:date="2026-04-24T09:56:00Z"/>
              <w:noProof/>
              <w:color w:val="auto"/>
              <w:sz w:val="22"/>
              <w:szCs w:val="24"/>
              <w14:ligatures w14:val="standardContextual"/>
            </w:rPr>
          </w:pPr>
          <w:del w:id="388" w:author="Gavin Ma (马国臣)-人工智能研究院" w:date="2026-04-24T09:56:00Z">
            <w:r w:rsidRPr="00201F91" w:rsidDel="00201F91">
              <w:rPr>
                <w:rFonts w:hint="eastAsia"/>
                <w:rPrChange w:id="389" w:author="Gavin Ma (马国臣)-人工智能研究院" w:date="2026-04-24T09:56:00Z">
                  <w:rPr>
                    <w:rStyle w:val="a7"/>
                    <w:rFonts w:ascii="黑体" w:hAnsi="黑体" w:hint="eastAsia"/>
                    <w:noProof/>
                  </w:rPr>
                </w:rPrChange>
              </w:rPr>
              <w:delText>5.5</w:delText>
            </w:r>
            <w:r w:rsidDel="00201F91">
              <w:rPr>
                <w:rFonts w:hint="eastAsia"/>
                <w:noProof/>
                <w:color w:val="auto"/>
                <w:sz w:val="22"/>
                <w:szCs w:val="24"/>
                <w14:ligatures w14:val="standardContextual"/>
              </w:rPr>
              <w:tab/>
            </w:r>
            <w:r w:rsidRPr="00201F91" w:rsidDel="00201F91">
              <w:rPr>
                <w:rFonts w:hint="eastAsia"/>
                <w:rPrChange w:id="390" w:author="Gavin Ma (马国臣)-人工智能研究院" w:date="2026-04-24T09:56:00Z">
                  <w:rPr>
                    <w:rStyle w:val="a7"/>
                    <w:rFonts w:ascii="黑体" w:hAnsi="黑体" w:hint="eastAsia"/>
                    <w:noProof/>
                  </w:rPr>
                </w:rPrChange>
              </w:rPr>
              <w:delText>异常处理</w:delText>
            </w:r>
            <w:r w:rsidDel="00201F91">
              <w:rPr>
                <w:rFonts w:hint="eastAsia"/>
                <w:noProof/>
                <w:webHidden/>
              </w:rPr>
              <w:tab/>
            </w:r>
            <w:r w:rsidDel="00201F91">
              <w:rPr>
                <w:noProof/>
                <w:webHidden/>
              </w:rPr>
              <w:delText>34</w:delText>
            </w:r>
          </w:del>
        </w:p>
        <w:p w14:paraId="68A3F821" w14:textId="27110D3A" w:rsidR="00B405D0" w:rsidDel="00201F91" w:rsidRDefault="00B405D0">
          <w:pPr>
            <w:pStyle w:val="TOC3"/>
            <w:tabs>
              <w:tab w:val="right" w:leader="dot" w:pos="8296"/>
            </w:tabs>
            <w:rPr>
              <w:del w:id="391" w:author="Gavin Ma (马国臣)-人工智能研究院" w:date="2026-04-24T09:56:00Z"/>
              <w:noProof/>
              <w:color w:val="auto"/>
              <w:sz w:val="22"/>
              <w:szCs w:val="24"/>
              <w14:ligatures w14:val="standardContextual"/>
            </w:rPr>
          </w:pPr>
          <w:del w:id="392" w:author="Gavin Ma (马国臣)-人工智能研究院" w:date="2026-04-24T09:56:00Z">
            <w:r w:rsidRPr="00201F91" w:rsidDel="00201F91">
              <w:rPr>
                <w:rPrChange w:id="393" w:author="Gavin Ma (马国臣)-人工智能研究院" w:date="2026-04-24T09:56:00Z">
                  <w:rPr>
                    <w:rStyle w:val="a7"/>
                    <w:noProof/>
                  </w:rPr>
                </w:rPrChange>
              </w:rPr>
              <w:delText xml:space="preserve">5.5.1 </w:delText>
            </w:r>
            <w:r w:rsidRPr="00201F91" w:rsidDel="00201F91">
              <w:rPr>
                <w:rFonts w:hint="eastAsia"/>
                <w:rPrChange w:id="394" w:author="Gavin Ma (马国臣)-人工智能研究院" w:date="2026-04-24T09:56:00Z">
                  <w:rPr>
                    <w:rStyle w:val="a7"/>
                    <w:rFonts w:hint="eastAsia"/>
                    <w:noProof/>
                  </w:rPr>
                </w:rPrChange>
              </w:rPr>
              <w:delText>异常类型和上报</w:delText>
            </w:r>
            <w:r w:rsidDel="00201F91">
              <w:rPr>
                <w:rFonts w:hint="eastAsia"/>
                <w:noProof/>
                <w:webHidden/>
              </w:rPr>
              <w:tab/>
            </w:r>
            <w:r w:rsidDel="00201F91">
              <w:rPr>
                <w:noProof/>
                <w:webHidden/>
              </w:rPr>
              <w:delText>34</w:delText>
            </w:r>
          </w:del>
        </w:p>
        <w:p w14:paraId="7572ED44" w14:textId="620187B9" w:rsidR="00B405D0" w:rsidDel="00201F91" w:rsidRDefault="00B405D0">
          <w:pPr>
            <w:pStyle w:val="TOC2"/>
            <w:tabs>
              <w:tab w:val="left" w:pos="1100"/>
              <w:tab w:val="right" w:leader="dot" w:pos="8296"/>
            </w:tabs>
            <w:rPr>
              <w:del w:id="395" w:author="Gavin Ma (马国臣)-人工智能研究院" w:date="2026-04-24T09:56:00Z"/>
              <w:noProof/>
              <w:color w:val="auto"/>
              <w:sz w:val="22"/>
              <w:szCs w:val="24"/>
              <w14:ligatures w14:val="standardContextual"/>
            </w:rPr>
          </w:pPr>
          <w:del w:id="396" w:author="Gavin Ma (马国臣)-人工智能研究院" w:date="2026-04-24T09:56:00Z">
            <w:r w:rsidRPr="00201F91" w:rsidDel="00201F91">
              <w:rPr>
                <w:rFonts w:hint="eastAsia"/>
                <w:rPrChange w:id="397" w:author="Gavin Ma (马国臣)-人工智能研究院" w:date="2026-04-24T09:56:00Z">
                  <w:rPr>
                    <w:rStyle w:val="a7"/>
                    <w:rFonts w:ascii="黑体" w:hAnsi="黑体" w:hint="eastAsia"/>
                    <w:noProof/>
                  </w:rPr>
                </w:rPrChange>
              </w:rPr>
              <w:delText>5.6</w:delText>
            </w:r>
            <w:r w:rsidDel="00201F91">
              <w:rPr>
                <w:rFonts w:hint="eastAsia"/>
                <w:noProof/>
                <w:color w:val="auto"/>
                <w:sz w:val="22"/>
                <w:szCs w:val="24"/>
                <w14:ligatures w14:val="standardContextual"/>
              </w:rPr>
              <w:tab/>
            </w:r>
            <w:r w:rsidRPr="00201F91" w:rsidDel="00201F91">
              <w:rPr>
                <w:rFonts w:hint="eastAsia"/>
                <w:rPrChange w:id="398" w:author="Gavin Ma (马国臣)-人工智能研究院" w:date="2026-04-24T09:56:00Z">
                  <w:rPr>
                    <w:rStyle w:val="a7"/>
                    <w:rFonts w:ascii="黑体" w:hAnsi="黑体" w:hint="eastAsia"/>
                    <w:noProof/>
                  </w:rPr>
                </w:rPrChange>
              </w:rPr>
              <w:delText>Debug &amp; Trace</w:delText>
            </w:r>
            <w:r w:rsidDel="00201F91">
              <w:rPr>
                <w:rFonts w:hint="eastAsia"/>
                <w:noProof/>
                <w:webHidden/>
              </w:rPr>
              <w:tab/>
            </w:r>
            <w:r w:rsidDel="00201F91">
              <w:rPr>
                <w:noProof/>
                <w:webHidden/>
              </w:rPr>
              <w:delText>34</w:delText>
            </w:r>
          </w:del>
        </w:p>
        <w:p w14:paraId="55053D64" w14:textId="0E0770AA" w:rsidR="00B405D0" w:rsidDel="00201F91" w:rsidRDefault="00B405D0">
          <w:pPr>
            <w:pStyle w:val="TOC3"/>
            <w:tabs>
              <w:tab w:val="right" w:leader="dot" w:pos="8296"/>
            </w:tabs>
            <w:rPr>
              <w:del w:id="399" w:author="Gavin Ma (马国臣)-人工智能研究院" w:date="2026-04-24T09:56:00Z"/>
              <w:noProof/>
              <w:color w:val="auto"/>
              <w:sz w:val="22"/>
              <w:szCs w:val="24"/>
              <w14:ligatures w14:val="standardContextual"/>
            </w:rPr>
          </w:pPr>
          <w:del w:id="400" w:author="Gavin Ma (马国臣)-人工智能研究院" w:date="2026-04-24T09:56:00Z">
            <w:r w:rsidRPr="00201F91" w:rsidDel="00201F91">
              <w:rPr>
                <w:rPrChange w:id="401" w:author="Gavin Ma (马国臣)-人工智能研究院" w:date="2026-04-24T09:56:00Z">
                  <w:rPr>
                    <w:rStyle w:val="a7"/>
                    <w:noProof/>
                  </w:rPr>
                </w:rPrChange>
              </w:rPr>
              <w:delText xml:space="preserve">5.6.1 </w:delText>
            </w:r>
            <w:r w:rsidRPr="00201F91" w:rsidDel="00201F91">
              <w:rPr>
                <w:rFonts w:hint="eastAsia"/>
                <w:rPrChange w:id="402" w:author="Gavin Ma (马国臣)-人工智能研究院" w:date="2026-04-24T09:56:00Z">
                  <w:rPr>
                    <w:rStyle w:val="a7"/>
                    <w:rFonts w:hint="eastAsia"/>
                    <w:noProof/>
                  </w:rPr>
                </w:rPrChange>
              </w:rPr>
              <w:delText>异常导出</w:delText>
            </w:r>
            <w:r w:rsidDel="00201F91">
              <w:rPr>
                <w:rFonts w:hint="eastAsia"/>
                <w:noProof/>
                <w:webHidden/>
              </w:rPr>
              <w:tab/>
            </w:r>
            <w:r w:rsidDel="00201F91">
              <w:rPr>
                <w:noProof/>
                <w:webHidden/>
              </w:rPr>
              <w:delText>34</w:delText>
            </w:r>
          </w:del>
        </w:p>
        <w:p w14:paraId="4511108D" w14:textId="49AC19CB" w:rsidR="00B405D0" w:rsidDel="00201F91" w:rsidRDefault="00B405D0">
          <w:pPr>
            <w:pStyle w:val="TOC3"/>
            <w:tabs>
              <w:tab w:val="right" w:leader="dot" w:pos="8296"/>
            </w:tabs>
            <w:rPr>
              <w:del w:id="403" w:author="Gavin Ma (马国臣)-人工智能研究院" w:date="2026-04-24T09:56:00Z"/>
              <w:noProof/>
              <w:color w:val="auto"/>
              <w:sz w:val="22"/>
              <w:szCs w:val="24"/>
              <w14:ligatures w14:val="standardContextual"/>
            </w:rPr>
          </w:pPr>
          <w:del w:id="404" w:author="Gavin Ma (马国臣)-人工智能研究院" w:date="2026-04-24T09:56:00Z">
            <w:r w:rsidRPr="00201F91" w:rsidDel="00201F91">
              <w:rPr>
                <w:rPrChange w:id="405" w:author="Gavin Ma (马国臣)-人工智能研究院" w:date="2026-04-24T09:56:00Z">
                  <w:rPr>
                    <w:rStyle w:val="a7"/>
                    <w:noProof/>
                  </w:rPr>
                </w:rPrChange>
              </w:rPr>
              <w:delText>5.6.2 QPA</w:delText>
            </w:r>
            <w:r w:rsidDel="00201F91">
              <w:rPr>
                <w:rFonts w:hint="eastAsia"/>
                <w:noProof/>
                <w:webHidden/>
              </w:rPr>
              <w:tab/>
            </w:r>
            <w:r w:rsidDel="00201F91">
              <w:rPr>
                <w:noProof/>
                <w:webHidden/>
              </w:rPr>
              <w:delText>35</w:delText>
            </w:r>
          </w:del>
        </w:p>
        <w:p w14:paraId="3AB4C84A" w14:textId="178E2768" w:rsidR="00B405D0" w:rsidDel="00201F91" w:rsidRDefault="00B405D0">
          <w:pPr>
            <w:pStyle w:val="TOC1"/>
            <w:tabs>
              <w:tab w:val="right" w:leader="dot" w:pos="8296"/>
            </w:tabs>
            <w:rPr>
              <w:del w:id="406" w:author="Gavin Ma (马国臣)-人工智能研究院" w:date="2026-04-24T09:56:00Z"/>
              <w:color w:val="auto"/>
              <w:sz w:val="22"/>
              <w:szCs w:val="24"/>
              <w14:ligatures w14:val="standardContextual"/>
            </w:rPr>
          </w:pPr>
          <w:del w:id="407" w:author="Gavin Ma (马国臣)-人工智能研究院" w:date="2026-04-24T09:56:00Z">
            <w:r w:rsidRPr="00201F91" w:rsidDel="00201F91">
              <w:rPr>
                <w:rFonts w:hint="eastAsia"/>
                <w:rPrChange w:id="408" w:author="Gavin Ma (马国臣)-人工智能研究院" w:date="2026-04-24T09:56:00Z">
                  <w:rPr>
                    <w:rStyle w:val="a7"/>
                    <w:rFonts w:ascii="黑体" w:hAnsi="黑体" w:hint="eastAsia"/>
                  </w:rPr>
                </w:rPrChange>
              </w:rPr>
              <w:delText xml:space="preserve">6 </w:delText>
            </w:r>
            <w:r w:rsidRPr="00201F91" w:rsidDel="00201F91">
              <w:rPr>
                <w:rFonts w:hint="eastAsia"/>
                <w:rPrChange w:id="409" w:author="Gavin Ma (马国臣)-人工智能研究院" w:date="2026-04-24T09:56:00Z">
                  <w:rPr>
                    <w:rStyle w:val="a7"/>
                    <w:rFonts w:ascii="黑体" w:hAnsi="黑体" w:hint="eastAsia"/>
                  </w:rPr>
                </w:rPrChange>
              </w:rPr>
              <w:delText>使用场景</w:delText>
            </w:r>
            <w:r w:rsidDel="00201F91">
              <w:rPr>
                <w:rFonts w:hint="eastAsia"/>
                <w:webHidden/>
              </w:rPr>
              <w:tab/>
            </w:r>
            <w:r w:rsidDel="00201F91">
              <w:rPr>
                <w:webHidden/>
              </w:rPr>
              <w:delText>35</w:delText>
            </w:r>
          </w:del>
        </w:p>
        <w:p w14:paraId="44749B45" w14:textId="710B673C" w:rsidR="00B405D0" w:rsidDel="00201F91" w:rsidRDefault="00B405D0">
          <w:pPr>
            <w:pStyle w:val="TOC2"/>
            <w:tabs>
              <w:tab w:val="left" w:pos="1100"/>
              <w:tab w:val="right" w:leader="dot" w:pos="8296"/>
            </w:tabs>
            <w:rPr>
              <w:del w:id="410" w:author="Gavin Ma (马国臣)-人工智能研究院" w:date="2026-04-24T09:56:00Z"/>
              <w:noProof/>
              <w:color w:val="auto"/>
              <w:sz w:val="22"/>
              <w:szCs w:val="24"/>
              <w14:ligatures w14:val="standardContextual"/>
            </w:rPr>
          </w:pPr>
          <w:del w:id="411" w:author="Gavin Ma (马国臣)-人工智能研究院" w:date="2026-04-24T09:56:00Z">
            <w:r w:rsidRPr="00201F91" w:rsidDel="00201F91">
              <w:rPr>
                <w:rFonts w:hint="eastAsia"/>
                <w:rPrChange w:id="412" w:author="Gavin Ma (马国臣)-人工智能研究院" w:date="2026-04-24T09:56:00Z">
                  <w:rPr>
                    <w:rStyle w:val="a7"/>
                    <w:rFonts w:ascii="黑体" w:hAnsi="黑体" w:hint="eastAsia"/>
                    <w:noProof/>
                  </w:rPr>
                </w:rPrChange>
              </w:rPr>
              <w:delText>6.1</w:delText>
            </w:r>
            <w:r w:rsidDel="00201F91">
              <w:rPr>
                <w:rFonts w:hint="eastAsia"/>
                <w:noProof/>
                <w:color w:val="auto"/>
                <w:sz w:val="22"/>
                <w:szCs w:val="24"/>
                <w14:ligatures w14:val="standardContextual"/>
              </w:rPr>
              <w:tab/>
            </w:r>
            <w:r w:rsidRPr="00201F91" w:rsidDel="00201F91">
              <w:rPr>
                <w:rFonts w:hint="eastAsia"/>
                <w:rPrChange w:id="413" w:author="Gavin Ma (马国臣)-人工智能研究院" w:date="2026-04-24T09:56:00Z">
                  <w:rPr>
                    <w:rStyle w:val="a7"/>
                    <w:rFonts w:ascii="黑体" w:hAnsi="黑体" w:hint="eastAsia"/>
                    <w:noProof/>
                  </w:rPr>
                </w:rPrChange>
              </w:rPr>
              <w:delText>初始化流程</w:delText>
            </w:r>
            <w:r w:rsidDel="00201F91">
              <w:rPr>
                <w:rFonts w:hint="eastAsia"/>
                <w:noProof/>
                <w:webHidden/>
              </w:rPr>
              <w:tab/>
            </w:r>
            <w:r w:rsidDel="00201F91">
              <w:rPr>
                <w:noProof/>
                <w:webHidden/>
              </w:rPr>
              <w:delText>35</w:delText>
            </w:r>
          </w:del>
        </w:p>
        <w:p w14:paraId="48757E7B" w14:textId="6BC61764" w:rsidR="00B405D0" w:rsidDel="00201F91" w:rsidRDefault="00B405D0">
          <w:pPr>
            <w:pStyle w:val="TOC2"/>
            <w:tabs>
              <w:tab w:val="left" w:pos="1100"/>
              <w:tab w:val="right" w:leader="dot" w:pos="8296"/>
            </w:tabs>
            <w:rPr>
              <w:del w:id="414" w:author="Gavin Ma (马国臣)-人工智能研究院" w:date="2026-04-24T09:56:00Z"/>
              <w:noProof/>
              <w:color w:val="auto"/>
              <w:sz w:val="22"/>
              <w:szCs w:val="24"/>
              <w14:ligatures w14:val="standardContextual"/>
            </w:rPr>
          </w:pPr>
          <w:del w:id="415" w:author="Gavin Ma (马国臣)-人工智能研究院" w:date="2026-04-24T09:56:00Z">
            <w:r w:rsidRPr="00201F91" w:rsidDel="00201F91">
              <w:rPr>
                <w:rFonts w:hint="eastAsia"/>
                <w:rPrChange w:id="416" w:author="Gavin Ma (马国臣)-人工智能研究院" w:date="2026-04-24T09:56:00Z">
                  <w:rPr>
                    <w:rStyle w:val="a7"/>
                    <w:rFonts w:ascii="黑体" w:hAnsi="黑体" w:hint="eastAsia"/>
                    <w:noProof/>
                  </w:rPr>
                </w:rPrChange>
              </w:rPr>
              <w:delText>6.2</w:delText>
            </w:r>
            <w:r w:rsidDel="00201F91">
              <w:rPr>
                <w:rFonts w:hint="eastAsia"/>
                <w:noProof/>
                <w:color w:val="auto"/>
                <w:sz w:val="22"/>
                <w:szCs w:val="24"/>
                <w14:ligatures w14:val="standardContextual"/>
              </w:rPr>
              <w:tab/>
            </w:r>
            <w:r w:rsidRPr="00201F91" w:rsidDel="00201F91">
              <w:rPr>
                <w:rFonts w:hint="eastAsia"/>
                <w:rPrChange w:id="417" w:author="Gavin Ma (马国臣)-人工智能研究院" w:date="2026-04-24T09:56:00Z">
                  <w:rPr>
                    <w:rStyle w:val="a7"/>
                    <w:rFonts w:ascii="黑体" w:hAnsi="黑体" w:hint="eastAsia"/>
                    <w:noProof/>
                  </w:rPr>
                </w:rPrChange>
              </w:rPr>
              <w:delText>Reset</w:delText>
            </w:r>
            <w:r w:rsidRPr="00201F91" w:rsidDel="00201F91">
              <w:rPr>
                <w:rFonts w:hint="eastAsia"/>
                <w:rPrChange w:id="418" w:author="Gavin Ma (马国臣)-人工智能研究院" w:date="2026-04-24T09:56:00Z">
                  <w:rPr>
                    <w:rStyle w:val="a7"/>
                    <w:rFonts w:ascii="黑体" w:hAnsi="黑体" w:hint="eastAsia"/>
                    <w:noProof/>
                  </w:rPr>
                </w:rPrChange>
              </w:rPr>
              <w:delText>流程</w:delText>
            </w:r>
            <w:r w:rsidDel="00201F91">
              <w:rPr>
                <w:rFonts w:hint="eastAsia"/>
                <w:noProof/>
                <w:webHidden/>
              </w:rPr>
              <w:tab/>
            </w:r>
            <w:r w:rsidDel="00201F91">
              <w:rPr>
                <w:noProof/>
                <w:webHidden/>
              </w:rPr>
              <w:delText>35</w:delText>
            </w:r>
          </w:del>
        </w:p>
        <w:p w14:paraId="5E821B69" w14:textId="65B9C64F" w:rsidR="00B405D0" w:rsidDel="00201F91" w:rsidRDefault="00B405D0">
          <w:pPr>
            <w:pStyle w:val="TOC2"/>
            <w:tabs>
              <w:tab w:val="left" w:pos="1100"/>
              <w:tab w:val="right" w:leader="dot" w:pos="8296"/>
            </w:tabs>
            <w:rPr>
              <w:del w:id="419" w:author="Gavin Ma (马国臣)-人工智能研究院" w:date="2026-04-24T09:56:00Z"/>
              <w:noProof/>
              <w:color w:val="auto"/>
              <w:sz w:val="22"/>
              <w:szCs w:val="24"/>
              <w14:ligatures w14:val="standardContextual"/>
            </w:rPr>
          </w:pPr>
          <w:del w:id="420" w:author="Gavin Ma (马国臣)-人工智能研究院" w:date="2026-04-24T09:56:00Z">
            <w:r w:rsidRPr="00201F91" w:rsidDel="00201F91">
              <w:rPr>
                <w:rFonts w:hint="eastAsia"/>
                <w:rPrChange w:id="421" w:author="Gavin Ma (马国臣)-人工智能研究院" w:date="2026-04-24T09:56:00Z">
                  <w:rPr>
                    <w:rStyle w:val="a7"/>
                    <w:rFonts w:ascii="黑体" w:hAnsi="黑体" w:hint="eastAsia"/>
                    <w:noProof/>
                  </w:rPr>
                </w:rPrChange>
              </w:rPr>
              <w:delText>6.3</w:delText>
            </w:r>
            <w:r w:rsidDel="00201F91">
              <w:rPr>
                <w:rFonts w:hint="eastAsia"/>
                <w:noProof/>
                <w:color w:val="auto"/>
                <w:sz w:val="22"/>
                <w:szCs w:val="24"/>
                <w14:ligatures w14:val="standardContextual"/>
              </w:rPr>
              <w:tab/>
            </w:r>
            <w:r w:rsidRPr="00201F91" w:rsidDel="00201F91">
              <w:rPr>
                <w:rFonts w:hint="eastAsia"/>
                <w:rPrChange w:id="422" w:author="Gavin Ma (马国臣)-人工智能研究院" w:date="2026-04-24T09:56:00Z">
                  <w:rPr>
                    <w:rStyle w:val="a7"/>
                    <w:rFonts w:ascii="黑体" w:hAnsi="黑体" w:hint="eastAsia"/>
                    <w:noProof/>
                  </w:rPr>
                </w:rPrChange>
              </w:rPr>
              <w:delText>地址转换</w:delText>
            </w:r>
            <w:r w:rsidDel="00201F91">
              <w:rPr>
                <w:rFonts w:hint="eastAsia"/>
                <w:noProof/>
                <w:webHidden/>
              </w:rPr>
              <w:tab/>
            </w:r>
            <w:r w:rsidDel="00201F91">
              <w:rPr>
                <w:noProof/>
                <w:webHidden/>
              </w:rPr>
              <w:delText>36</w:delText>
            </w:r>
          </w:del>
        </w:p>
        <w:p w14:paraId="4062661C" w14:textId="1D7595A9" w:rsidR="00B405D0" w:rsidDel="00201F91" w:rsidRDefault="00B405D0">
          <w:pPr>
            <w:pStyle w:val="TOC3"/>
            <w:tabs>
              <w:tab w:val="right" w:leader="dot" w:pos="8296"/>
            </w:tabs>
            <w:rPr>
              <w:del w:id="423" w:author="Gavin Ma (马国臣)-人工智能研究院" w:date="2026-04-24T09:56:00Z"/>
              <w:noProof/>
              <w:color w:val="auto"/>
              <w:sz w:val="22"/>
              <w:szCs w:val="24"/>
              <w14:ligatures w14:val="standardContextual"/>
            </w:rPr>
          </w:pPr>
          <w:del w:id="424" w:author="Gavin Ma (马国臣)-人工智能研究院" w:date="2026-04-24T09:56:00Z">
            <w:r w:rsidRPr="00201F91" w:rsidDel="00201F91">
              <w:rPr>
                <w:rPrChange w:id="425" w:author="Gavin Ma (马国臣)-人工智能研究院" w:date="2026-04-24T09:56:00Z">
                  <w:rPr>
                    <w:rStyle w:val="a7"/>
                    <w:noProof/>
                  </w:rPr>
                </w:rPrChange>
              </w:rPr>
              <w:delText xml:space="preserve">6.3.1 </w:delText>
            </w:r>
            <w:r w:rsidRPr="00201F91" w:rsidDel="00201F91">
              <w:rPr>
                <w:rFonts w:hint="eastAsia"/>
                <w:rPrChange w:id="426" w:author="Gavin Ma (马国臣)-人工智能研究院" w:date="2026-04-24T09:56:00Z">
                  <w:rPr>
                    <w:rStyle w:val="a7"/>
                    <w:rFonts w:hint="eastAsia"/>
                    <w:noProof/>
                  </w:rPr>
                </w:rPrChange>
              </w:rPr>
              <w:delText>设备</w:delText>
            </w:r>
            <w:r w:rsidRPr="00201F91" w:rsidDel="00201F91">
              <w:rPr>
                <w:rPrChange w:id="427" w:author="Gavin Ma (马国臣)-人工智能研究院" w:date="2026-04-24T09:56:00Z">
                  <w:rPr>
                    <w:rStyle w:val="a7"/>
                    <w:noProof/>
                  </w:rPr>
                </w:rPrChange>
              </w:rPr>
              <w:delText>DMA</w:delText>
            </w:r>
            <w:r w:rsidRPr="00201F91" w:rsidDel="00201F91">
              <w:rPr>
                <w:rFonts w:hint="eastAsia"/>
                <w:rPrChange w:id="428" w:author="Gavin Ma (马国臣)-人工智能研究院" w:date="2026-04-24T09:56:00Z">
                  <w:rPr>
                    <w:rStyle w:val="a7"/>
                    <w:rFonts w:hint="eastAsia"/>
                    <w:noProof/>
                  </w:rPr>
                </w:rPrChange>
              </w:rPr>
              <w:delText>到</w:delText>
            </w:r>
            <w:r w:rsidRPr="00201F91" w:rsidDel="00201F91">
              <w:rPr>
                <w:rPrChange w:id="429" w:author="Gavin Ma (马国臣)-人工智能研究院" w:date="2026-04-24T09:56:00Z">
                  <w:rPr>
                    <w:rStyle w:val="a7"/>
                    <w:noProof/>
                  </w:rPr>
                </w:rPrChange>
              </w:rPr>
              <w:delText>SPA</w:delText>
            </w:r>
            <w:r w:rsidDel="00201F91">
              <w:rPr>
                <w:rFonts w:hint="eastAsia"/>
                <w:noProof/>
                <w:webHidden/>
              </w:rPr>
              <w:tab/>
            </w:r>
            <w:r w:rsidDel="00201F91">
              <w:rPr>
                <w:noProof/>
                <w:webHidden/>
              </w:rPr>
              <w:delText>36</w:delText>
            </w:r>
          </w:del>
        </w:p>
        <w:p w14:paraId="19F40748" w14:textId="7188C6A9" w:rsidR="00B405D0" w:rsidDel="00201F91" w:rsidRDefault="00B405D0">
          <w:pPr>
            <w:pStyle w:val="TOC3"/>
            <w:tabs>
              <w:tab w:val="right" w:leader="dot" w:pos="8296"/>
            </w:tabs>
            <w:rPr>
              <w:del w:id="430" w:author="Gavin Ma (马国臣)-人工智能研究院" w:date="2026-04-24T09:56:00Z"/>
              <w:noProof/>
              <w:color w:val="auto"/>
              <w:sz w:val="22"/>
              <w:szCs w:val="24"/>
              <w14:ligatures w14:val="standardContextual"/>
            </w:rPr>
          </w:pPr>
          <w:del w:id="431" w:author="Gavin Ma (马国臣)-人工智能研究院" w:date="2026-04-24T09:56:00Z">
            <w:r w:rsidRPr="00201F91" w:rsidDel="00201F91">
              <w:rPr>
                <w:rPrChange w:id="432" w:author="Gavin Ma (马国臣)-人工智能研究院" w:date="2026-04-24T09:56:00Z">
                  <w:rPr>
                    <w:rStyle w:val="a7"/>
                    <w:noProof/>
                  </w:rPr>
                </w:rPrChange>
              </w:rPr>
              <w:delText xml:space="preserve">6.3.2 </w:delText>
            </w:r>
            <w:r w:rsidRPr="00201F91" w:rsidDel="00201F91">
              <w:rPr>
                <w:rFonts w:hint="eastAsia"/>
                <w:rPrChange w:id="433" w:author="Gavin Ma (马国臣)-人工智能研究院" w:date="2026-04-24T09:56:00Z">
                  <w:rPr>
                    <w:rStyle w:val="a7"/>
                    <w:rFonts w:hint="eastAsia"/>
                    <w:noProof/>
                  </w:rPr>
                </w:rPrChange>
              </w:rPr>
              <w:delText>设备</w:delText>
            </w:r>
            <w:r w:rsidRPr="00201F91" w:rsidDel="00201F91">
              <w:rPr>
                <w:rPrChange w:id="434" w:author="Gavin Ma (马国臣)-人工智能研究院" w:date="2026-04-24T09:56:00Z">
                  <w:rPr>
                    <w:rStyle w:val="a7"/>
                    <w:noProof/>
                  </w:rPr>
                </w:rPrChange>
              </w:rPr>
              <w:delText>DMA</w:delText>
            </w:r>
            <w:r w:rsidRPr="00201F91" w:rsidDel="00201F91">
              <w:rPr>
                <w:rFonts w:hint="eastAsia"/>
                <w:rPrChange w:id="435" w:author="Gavin Ma (马国臣)-人工智能研究院" w:date="2026-04-24T09:56:00Z">
                  <w:rPr>
                    <w:rStyle w:val="a7"/>
                    <w:rFonts w:hint="eastAsia"/>
                    <w:noProof/>
                  </w:rPr>
                </w:rPrChange>
              </w:rPr>
              <w:delText>到非进程空间的</w:delText>
            </w:r>
            <w:r w:rsidRPr="00201F91" w:rsidDel="00201F91">
              <w:rPr>
                <w:rPrChange w:id="436" w:author="Gavin Ma (马国臣)-人工智能研究院" w:date="2026-04-24T09:56:00Z">
                  <w:rPr>
                    <w:rStyle w:val="a7"/>
                    <w:noProof/>
                  </w:rPr>
                </w:rPrChange>
              </w:rPr>
              <w:delText>VA</w:delText>
            </w:r>
            <w:r w:rsidDel="00201F91">
              <w:rPr>
                <w:rFonts w:hint="eastAsia"/>
                <w:noProof/>
                <w:webHidden/>
              </w:rPr>
              <w:tab/>
            </w:r>
            <w:r w:rsidDel="00201F91">
              <w:rPr>
                <w:noProof/>
                <w:webHidden/>
              </w:rPr>
              <w:delText>36</w:delText>
            </w:r>
          </w:del>
        </w:p>
        <w:p w14:paraId="41C81718" w14:textId="10528388" w:rsidR="00B405D0" w:rsidDel="00201F91" w:rsidRDefault="00B405D0">
          <w:pPr>
            <w:pStyle w:val="TOC3"/>
            <w:tabs>
              <w:tab w:val="right" w:leader="dot" w:pos="8296"/>
            </w:tabs>
            <w:rPr>
              <w:del w:id="437" w:author="Gavin Ma (马国臣)-人工智能研究院" w:date="2026-04-24T09:56:00Z"/>
              <w:noProof/>
              <w:color w:val="auto"/>
              <w:sz w:val="22"/>
              <w:szCs w:val="24"/>
              <w14:ligatures w14:val="standardContextual"/>
            </w:rPr>
          </w:pPr>
          <w:del w:id="438" w:author="Gavin Ma (马国臣)-人工智能研究院" w:date="2026-04-24T09:56:00Z">
            <w:r w:rsidRPr="00201F91" w:rsidDel="00201F91">
              <w:rPr>
                <w:rPrChange w:id="439" w:author="Gavin Ma (马国臣)-人工智能研究院" w:date="2026-04-24T09:56:00Z">
                  <w:rPr>
                    <w:rStyle w:val="a7"/>
                    <w:noProof/>
                  </w:rPr>
                </w:rPrChange>
              </w:rPr>
              <w:delText xml:space="preserve">6.3.3 </w:delText>
            </w:r>
            <w:r w:rsidRPr="00201F91" w:rsidDel="00201F91">
              <w:rPr>
                <w:rFonts w:hint="eastAsia"/>
                <w:rPrChange w:id="440" w:author="Gavin Ma (马国臣)-人工智能研究院" w:date="2026-04-24T09:56:00Z">
                  <w:rPr>
                    <w:rStyle w:val="a7"/>
                    <w:rFonts w:hint="eastAsia"/>
                    <w:noProof/>
                  </w:rPr>
                </w:rPrChange>
              </w:rPr>
              <w:delText>设备</w:delText>
            </w:r>
            <w:r w:rsidRPr="00201F91" w:rsidDel="00201F91">
              <w:rPr>
                <w:rPrChange w:id="441" w:author="Gavin Ma (马国臣)-人工智能研究院" w:date="2026-04-24T09:56:00Z">
                  <w:rPr>
                    <w:rStyle w:val="a7"/>
                    <w:noProof/>
                  </w:rPr>
                </w:rPrChange>
              </w:rPr>
              <w:delText>DMA</w:delText>
            </w:r>
            <w:r w:rsidRPr="00201F91" w:rsidDel="00201F91">
              <w:rPr>
                <w:rFonts w:hint="eastAsia"/>
                <w:rPrChange w:id="442" w:author="Gavin Ma (马国臣)-人工智能研究院" w:date="2026-04-24T09:56:00Z">
                  <w:rPr>
                    <w:rStyle w:val="a7"/>
                    <w:rFonts w:hint="eastAsia"/>
                    <w:noProof/>
                  </w:rPr>
                </w:rPrChange>
              </w:rPr>
              <w:delText>到进程空间</w:delText>
            </w:r>
            <w:r w:rsidRPr="00201F91" w:rsidDel="00201F91">
              <w:rPr>
                <w:rPrChange w:id="443" w:author="Gavin Ma (马国臣)-人工智能研究院" w:date="2026-04-24T09:56:00Z">
                  <w:rPr>
                    <w:rStyle w:val="a7"/>
                    <w:noProof/>
                  </w:rPr>
                </w:rPrChange>
              </w:rPr>
              <w:delText>VA</w:delText>
            </w:r>
            <w:r w:rsidDel="00201F91">
              <w:rPr>
                <w:rFonts w:hint="eastAsia"/>
                <w:noProof/>
                <w:webHidden/>
              </w:rPr>
              <w:tab/>
            </w:r>
            <w:r w:rsidDel="00201F91">
              <w:rPr>
                <w:noProof/>
                <w:webHidden/>
              </w:rPr>
              <w:delText>37</w:delText>
            </w:r>
          </w:del>
        </w:p>
        <w:p w14:paraId="342AC791" w14:textId="53AFE92E" w:rsidR="00B405D0" w:rsidDel="00201F91" w:rsidRDefault="00B405D0">
          <w:pPr>
            <w:pStyle w:val="TOC3"/>
            <w:tabs>
              <w:tab w:val="right" w:leader="dot" w:pos="8296"/>
            </w:tabs>
            <w:rPr>
              <w:del w:id="444" w:author="Gavin Ma (马国臣)-人工智能研究院" w:date="2026-04-24T09:56:00Z"/>
              <w:noProof/>
              <w:color w:val="auto"/>
              <w:sz w:val="22"/>
              <w:szCs w:val="24"/>
              <w14:ligatures w14:val="standardContextual"/>
            </w:rPr>
          </w:pPr>
          <w:del w:id="445" w:author="Gavin Ma (马国臣)-人工智能研究院" w:date="2026-04-24T09:56:00Z">
            <w:r w:rsidRPr="00201F91" w:rsidDel="00201F91">
              <w:rPr>
                <w:rPrChange w:id="446" w:author="Gavin Ma (马国臣)-人工智能研究院" w:date="2026-04-24T09:56:00Z">
                  <w:rPr>
                    <w:rStyle w:val="a7"/>
                    <w:noProof/>
                  </w:rPr>
                </w:rPrChange>
              </w:rPr>
              <w:delText xml:space="preserve">6.3.4 </w:delText>
            </w:r>
            <w:r w:rsidRPr="00201F91" w:rsidDel="00201F91">
              <w:rPr>
                <w:rFonts w:hint="eastAsia"/>
                <w:rPrChange w:id="447" w:author="Gavin Ma (马国臣)-人工智能研究院" w:date="2026-04-24T09:56:00Z">
                  <w:rPr>
                    <w:rStyle w:val="a7"/>
                    <w:rFonts w:hint="eastAsia"/>
                    <w:noProof/>
                  </w:rPr>
                </w:rPrChange>
              </w:rPr>
              <w:delText>设备</w:delText>
            </w:r>
            <w:r w:rsidRPr="00201F91" w:rsidDel="00201F91">
              <w:rPr>
                <w:rPrChange w:id="448" w:author="Gavin Ma (马国臣)-人工智能研究院" w:date="2026-04-24T09:56:00Z">
                  <w:rPr>
                    <w:rStyle w:val="a7"/>
                    <w:noProof/>
                  </w:rPr>
                </w:rPrChange>
              </w:rPr>
              <w:delText>DMA</w:delText>
            </w:r>
            <w:r w:rsidRPr="00201F91" w:rsidDel="00201F91">
              <w:rPr>
                <w:rFonts w:hint="eastAsia"/>
                <w:rPrChange w:id="449" w:author="Gavin Ma (马国臣)-人工智能研究院" w:date="2026-04-24T09:56:00Z">
                  <w:rPr>
                    <w:rStyle w:val="a7"/>
                    <w:rFonts w:hint="eastAsia"/>
                    <w:noProof/>
                  </w:rPr>
                </w:rPrChange>
              </w:rPr>
              <w:delText>到</w:delText>
            </w:r>
            <w:r w:rsidRPr="00201F91" w:rsidDel="00201F91">
              <w:rPr>
                <w:rPrChange w:id="450" w:author="Gavin Ma (马国臣)-人工智能研究院" w:date="2026-04-24T09:56:00Z">
                  <w:rPr>
                    <w:rStyle w:val="a7"/>
                    <w:noProof/>
                  </w:rPr>
                </w:rPrChange>
              </w:rPr>
              <w:delText>Guest PA(</w:delText>
            </w:r>
            <w:r w:rsidRPr="00201F91" w:rsidDel="00201F91">
              <w:rPr>
                <w:rFonts w:hint="eastAsia"/>
                <w:rPrChange w:id="451" w:author="Gavin Ma (马国臣)-人工智能研究院" w:date="2026-04-24T09:56:00Z">
                  <w:rPr>
                    <w:rStyle w:val="a7"/>
                    <w:rFonts w:hint="eastAsia"/>
                    <w:noProof/>
                  </w:rPr>
                </w:rPrChange>
              </w:rPr>
              <w:delText>使用</w:delText>
            </w:r>
            <w:r w:rsidRPr="00201F91" w:rsidDel="00201F91">
              <w:rPr>
                <w:rPrChange w:id="452" w:author="Gavin Ma (马国臣)-人工智能研究院" w:date="2026-04-24T09:56:00Z">
                  <w:rPr>
                    <w:rStyle w:val="a7"/>
                    <w:noProof/>
                  </w:rPr>
                </w:rPrChange>
              </w:rPr>
              <w:delText>Stage 1)</w:delText>
            </w:r>
            <w:r w:rsidDel="00201F91">
              <w:rPr>
                <w:rFonts w:hint="eastAsia"/>
                <w:noProof/>
                <w:webHidden/>
              </w:rPr>
              <w:tab/>
            </w:r>
            <w:r w:rsidDel="00201F91">
              <w:rPr>
                <w:noProof/>
                <w:webHidden/>
              </w:rPr>
              <w:delText>38</w:delText>
            </w:r>
          </w:del>
        </w:p>
        <w:p w14:paraId="6836C2F7" w14:textId="3333A074" w:rsidR="00B405D0" w:rsidDel="00201F91" w:rsidRDefault="00B405D0">
          <w:pPr>
            <w:pStyle w:val="TOC3"/>
            <w:tabs>
              <w:tab w:val="right" w:leader="dot" w:pos="8296"/>
            </w:tabs>
            <w:rPr>
              <w:del w:id="453" w:author="Gavin Ma (马国臣)-人工智能研究院" w:date="2026-04-24T09:56:00Z"/>
              <w:noProof/>
              <w:color w:val="auto"/>
              <w:sz w:val="22"/>
              <w:szCs w:val="24"/>
              <w14:ligatures w14:val="standardContextual"/>
            </w:rPr>
          </w:pPr>
          <w:del w:id="454" w:author="Gavin Ma (马国臣)-人工智能研究院" w:date="2026-04-24T09:56:00Z">
            <w:r w:rsidRPr="00201F91" w:rsidDel="00201F91">
              <w:rPr>
                <w:rPrChange w:id="455" w:author="Gavin Ma (马国臣)-人工智能研究院" w:date="2026-04-24T09:56:00Z">
                  <w:rPr>
                    <w:rStyle w:val="a7"/>
                    <w:noProof/>
                  </w:rPr>
                </w:rPrChange>
              </w:rPr>
              <w:delText xml:space="preserve">6.3.5 </w:delText>
            </w:r>
            <w:r w:rsidRPr="00201F91" w:rsidDel="00201F91">
              <w:rPr>
                <w:rFonts w:hint="eastAsia"/>
                <w:rPrChange w:id="456" w:author="Gavin Ma (马国臣)-人工智能研究院" w:date="2026-04-24T09:56:00Z">
                  <w:rPr>
                    <w:rStyle w:val="a7"/>
                    <w:rFonts w:hint="eastAsia"/>
                    <w:noProof/>
                  </w:rPr>
                </w:rPrChange>
              </w:rPr>
              <w:delText>设备</w:delText>
            </w:r>
            <w:r w:rsidRPr="00201F91" w:rsidDel="00201F91">
              <w:rPr>
                <w:rPrChange w:id="457" w:author="Gavin Ma (马国臣)-人工智能研究院" w:date="2026-04-24T09:56:00Z">
                  <w:rPr>
                    <w:rStyle w:val="a7"/>
                    <w:noProof/>
                  </w:rPr>
                </w:rPrChange>
              </w:rPr>
              <w:delText>DMA</w:delText>
            </w:r>
            <w:r w:rsidRPr="00201F91" w:rsidDel="00201F91">
              <w:rPr>
                <w:rFonts w:hint="eastAsia"/>
                <w:rPrChange w:id="458" w:author="Gavin Ma (马国臣)-人工智能研究院" w:date="2026-04-24T09:56:00Z">
                  <w:rPr>
                    <w:rStyle w:val="a7"/>
                    <w:rFonts w:hint="eastAsia"/>
                    <w:noProof/>
                  </w:rPr>
                </w:rPrChange>
              </w:rPr>
              <w:delText>到</w:delText>
            </w:r>
            <w:r w:rsidRPr="00201F91" w:rsidDel="00201F91">
              <w:rPr>
                <w:rPrChange w:id="459" w:author="Gavin Ma (马国臣)-人工智能研究院" w:date="2026-04-24T09:56:00Z">
                  <w:rPr>
                    <w:rStyle w:val="a7"/>
                    <w:noProof/>
                  </w:rPr>
                </w:rPrChange>
              </w:rPr>
              <w:delText>Guest PA(</w:delText>
            </w:r>
            <w:r w:rsidRPr="00201F91" w:rsidDel="00201F91">
              <w:rPr>
                <w:rFonts w:hint="eastAsia"/>
                <w:rPrChange w:id="460" w:author="Gavin Ma (马国臣)-人工智能研究院" w:date="2026-04-24T09:56:00Z">
                  <w:rPr>
                    <w:rStyle w:val="a7"/>
                    <w:rFonts w:hint="eastAsia"/>
                    <w:noProof/>
                  </w:rPr>
                </w:rPrChange>
              </w:rPr>
              <w:delText>使用</w:delText>
            </w:r>
            <w:r w:rsidRPr="00201F91" w:rsidDel="00201F91">
              <w:rPr>
                <w:rPrChange w:id="461" w:author="Gavin Ma (马国臣)-人工智能研究院" w:date="2026-04-24T09:56:00Z">
                  <w:rPr>
                    <w:rStyle w:val="a7"/>
                    <w:noProof/>
                  </w:rPr>
                </w:rPrChange>
              </w:rPr>
              <w:delText>Stage 2)</w:delText>
            </w:r>
            <w:r w:rsidDel="00201F91">
              <w:rPr>
                <w:rFonts w:hint="eastAsia"/>
                <w:noProof/>
                <w:webHidden/>
              </w:rPr>
              <w:tab/>
            </w:r>
            <w:r w:rsidDel="00201F91">
              <w:rPr>
                <w:noProof/>
                <w:webHidden/>
              </w:rPr>
              <w:delText>39</w:delText>
            </w:r>
          </w:del>
        </w:p>
        <w:p w14:paraId="17E26DE7" w14:textId="4BEF8F6C" w:rsidR="00B405D0" w:rsidDel="00201F91" w:rsidRDefault="00B405D0">
          <w:pPr>
            <w:pStyle w:val="TOC3"/>
            <w:tabs>
              <w:tab w:val="right" w:leader="dot" w:pos="8296"/>
            </w:tabs>
            <w:rPr>
              <w:del w:id="462" w:author="Gavin Ma (马国臣)-人工智能研究院" w:date="2026-04-24T09:56:00Z"/>
              <w:noProof/>
              <w:color w:val="auto"/>
              <w:sz w:val="22"/>
              <w:szCs w:val="24"/>
              <w14:ligatures w14:val="standardContextual"/>
            </w:rPr>
          </w:pPr>
          <w:del w:id="463" w:author="Gavin Ma (马国臣)-人工智能研究院" w:date="2026-04-24T09:56:00Z">
            <w:r w:rsidRPr="00201F91" w:rsidDel="00201F91">
              <w:rPr>
                <w:rPrChange w:id="464" w:author="Gavin Ma (马国臣)-人工智能研究院" w:date="2026-04-24T09:56:00Z">
                  <w:rPr>
                    <w:rStyle w:val="a7"/>
                    <w:noProof/>
                  </w:rPr>
                </w:rPrChange>
              </w:rPr>
              <w:delText xml:space="preserve">6.3.6 </w:delText>
            </w:r>
            <w:r w:rsidRPr="00201F91" w:rsidDel="00201F91">
              <w:rPr>
                <w:rFonts w:hint="eastAsia"/>
                <w:rPrChange w:id="465" w:author="Gavin Ma (马国臣)-人工智能研究院" w:date="2026-04-24T09:56:00Z">
                  <w:rPr>
                    <w:rStyle w:val="a7"/>
                    <w:rFonts w:hint="eastAsia"/>
                    <w:noProof/>
                  </w:rPr>
                </w:rPrChange>
              </w:rPr>
              <w:delText>设备</w:delText>
            </w:r>
            <w:r w:rsidRPr="00201F91" w:rsidDel="00201F91">
              <w:rPr>
                <w:rPrChange w:id="466" w:author="Gavin Ma (马国臣)-人工智能研究院" w:date="2026-04-24T09:56:00Z">
                  <w:rPr>
                    <w:rStyle w:val="a7"/>
                    <w:noProof/>
                  </w:rPr>
                </w:rPrChange>
              </w:rPr>
              <w:delText>DMA</w:delText>
            </w:r>
            <w:r w:rsidRPr="00201F91" w:rsidDel="00201F91">
              <w:rPr>
                <w:rFonts w:hint="eastAsia"/>
                <w:rPrChange w:id="467" w:author="Gavin Ma (马国臣)-人工智能研究院" w:date="2026-04-24T09:56:00Z">
                  <w:rPr>
                    <w:rStyle w:val="a7"/>
                    <w:rFonts w:hint="eastAsia"/>
                    <w:noProof/>
                  </w:rPr>
                </w:rPrChange>
              </w:rPr>
              <w:delText>到</w:delText>
            </w:r>
            <w:r w:rsidRPr="00201F91" w:rsidDel="00201F91">
              <w:rPr>
                <w:rPrChange w:id="468" w:author="Gavin Ma (马国臣)-人工智能研究院" w:date="2026-04-24T09:56:00Z">
                  <w:rPr>
                    <w:rStyle w:val="a7"/>
                    <w:noProof/>
                  </w:rPr>
                </w:rPrChange>
              </w:rPr>
              <w:delText>Guest</w:delText>
            </w:r>
            <w:r w:rsidRPr="00201F91" w:rsidDel="00201F91">
              <w:rPr>
                <w:rFonts w:hint="eastAsia"/>
                <w:rPrChange w:id="469" w:author="Gavin Ma (马国臣)-人工智能研究院" w:date="2026-04-24T09:56:00Z">
                  <w:rPr>
                    <w:rStyle w:val="a7"/>
                    <w:rFonts w:hint="eastAsia"/>
                    <w:noProof/>
                  </w:rPr>
                </w:rPrChange>
              </w:rPr>
              <w:delText>非进程空间的</w:delText>
            </w:r>
            <w:r w:rsidRPr="00201F91" w:rsidDel="00201F91">
              <w:rPr>
                <w:rPrChange w:id="470" w:author="Gavin Ma (马国臣)-人工智能研究院" w:date="2026-04-24T09:56:00Z">
                  <w:rPr>
                    <w:rStyle w:val="a7"/>
                    <w:noProof/>
                  </w:rPr>
                </w:rPrChange>
              </w:rPr>
              <w:delText>VA</w:delText>
            </w:r>
            <w:r w:rsidDel="00201F91">
              <w:rPr>
                <w:rFonts w:hint="eastAsia"/>
                <w:noProof/>
                <w:webHidden/>
              </w:rPr>
              <w:tab/>
            </w:r>
            <w:r w:rsidDel="00201F91">
              <w:rPr>
                <w:noProof/>
                <w:webHidden/>
              </w:rPr>
              <w:delText>39</w:delText>
            </w:r>
          </w:del>
        </w:p>
        <w:p w14:paraId="649EE72B" w14:textId="353BA290" w:rsidR="00B405D0" w:rsidDel="00201F91" w:rsidRDefault="00B405D0">
          <w:pPr>
            <w:pStyle w:val="TOC3"/>
            <w:tabs>
              <w:tab w:val="right" w:leader="dot" w:pos="8296"/>
            </w:tabs>
            <w:rPr>
              <w:del w:id="471" w:author="Gavin Ma (马国臣)-人工智能研究院" w:date="2026-04-24T09:56:00Z"/>
              <w:noProof/>
              <w:color w:val="auto"/>
              <w:sz w:val="22"/>
              <w:szCs w:val="24"/>
              <w14:ligatures w14:val="standardContextual"/>
            </w:rPr>
          </w:pPr>
          <w:del w:id="472" w:author="Gavin Ma (马国臣)-人工智能研究院" w:date="2026-04-24T09:56:00Z">
            <w:r w:rsidRPr="00201F91" w:rsidDel="00201F91">
              <w:rPr>
                <w:rPrChange w:id="473" w:author="Gavin Ma (马国臣)-人工智能研究院" w:date="2026-04-24T09:56:00Z">
                  <w:rPr>
                    <w:rStyle w:val="a7"/>
                    <w:noProof/>
                  </w:rPr>
                </w:rPrChange>
              </w:rPr>
              <w:delText xml:space="preserve">6.3.7 </w:delText>
            </w:r>
            <w:r w:rsidRPr="00201F91" w:rsidDel="00201F91">
              <w:rPr>
                <w:rFonts w:hint="eastAsia"/>
                <w:rPrChange w:id="474" w:author="Gavin Ma (马国臣)-人工智能研究院" w:date="2026-04-24T09:56:00Z">
                  <w:rPr>
                    <w:rStyle w:val="a7"/>
                    <w:rFonts w:hint="eastAsia"/>
                    <w:noProof/>
                  </w:rPr>
                </w:rPrChange>
              </w:rPr>
              <w:delText>设备</w:delText>
            </w:r>
            <w:r w:rsidRPr="00201F91" w:rsidDel="00201F91">
              <w:rPr>
                <w:rPrChange w:id="475" w:author="Gavin Ma (马国臣)-人工智能研究院" w:date="2026-04-24T09:56:00Z">
                  <w:rPr>
                    <w:rStyle w:val="a7"/>
                    <w:noProof/>
                  </w:rPr>
                </w:rPrChange>
              </w:rPr>
              <w:delText>DMA</w:delText>
            </w:r>
            <w:r w:rsidRPr="00201F91" w:rsidDel="00201F91">
              <w:rPr>
                <w:rFonts w:hint="eastAsia"/>
                <w:rPrChange w:id="476" w:author="Gavin Ma (马国臣)-人工智能研究院" w:date="2026-04-24T09:56:00Z">
                  <w:rPr>
                    <w:rStyle w:val="a7"/>
                    <w:rFonts w:hint="eastAsia"/>
                    <w:noProof/>
                  </w:rPr>
                </w:rPrChange>
              </w:rPr>
              <w:delText>到</w:delText>
            </w:r>
            <w:r w:rsidRPr="00201F91" w:rsidDel="00201F91">
              <w:rPr>
                <w:rPrChange w:id="477" w:author="Gavin Ma (马国臣)-人工智能研究院" w:date="2026-04-24T09:56:00Z">
                  <w:rPr>
                    <w:rStyle w:val="a7"/>
                    <w:noProof/>
                  </w:rPr>
                </w:rPrChange>
              </w:rPr>
              <w:delText>Guest</w:delText>
            </w:r>
            <w:r w:rsidRPr="00201F91" w:rsidDel="00201F91">
              <w:rPr>
                <w:rFonts w:hint="eastAsia"/>
                <w:rPrChange w:id="478" w:author="Gavin Ma (马国臣)-人工智能研究院" w:date="2026-04-24T09:56:00Z">
                  <w:rPr>
                    <w:rStyle w:val="a7"/>
                    <w:rFonts w:hint="eastAsia"/>
                    <w:noProof/>
                  </w:rPr>
                </w:rPrChange>
              </w:rPr>
              <w:delText>进程空间的</w:delText>
            </w:r>
            <w:r w:rsidRPr="00201F91" w:rsidDel="00201F91">
              <w:rPr>
                <w:rPrChange w:id="479" w:author="Gavin Ma (马国臣)-人工智能研究院" w:date="2026-04-24T09:56:00Z">
                  <w:rPr>
                    <w:rStyle w:val="a7"/>
                    <w:noProof/>
                  </w:rPr>
                </w:rPrChange>
              </w:rPr>
              <w:delText>VA</w:delText>
            </w:r>
            <w:r w:rsidDel="00201F91">
              <w:rPr>
                <w:rFonts w:hint="eastAsia"/>
                <w:noProof/>
                <w:webHidden/>
              </w:rPr>
              <w:tab/>
            </w:r>
            <w:r w:rsidDel="00201F91">
              <w:rPr>
                <w:noProof/>
                <w:webHidden/>
              </w:rPr>
              <w:delText>40</w:delText>
            </w:r>
          </w:del>
        </w:p>
        <w:p w14:paraId="3F175BED" w14:textId="4A74490B" w:rsidR="00B405D0" w:rsidDel="00201F91" w:rsidRDefault="00B405D0">
          <w:pPr>
            <w:pStyle w:val="TOC1"/>
            <w:tabs>
              <w:tab w:val="right" w:leader="dot" w:pos="8296"/>
            </w:tabs>
            <w:rPr>
              <w:del w:id="480" w:author="Gavin Ma (马国臣)-人工智能研究院" w:date="2026-04-24T09:56:00Z"/>
              <w:color w:val="auto"/>
              <w:sz w:val="22"/>
              <w:szCs w:val="24"/>
              <w14:ligatures w14:val="standardContextual"/>
            </w:rPr>
          </w:pPr>
          <w:del w:id="481" w:author="Gavin Ma (马国臣)-人工智能研究院" w:date="2026-04-24T09:56:00Z">
            <w:r w:rsidRPr="00201F91" w:rsidDel="00201F91">
              <w:rPr>
                <w:rFonts w:hint="eastAsia"/>
                <w:rPrChange w:id="482" w:author="Gavin Ma (马国臣)-人工智能研究院" w:date="2026-04-24T09:56:00Z">
                  <w:rPr>
                    <w:rStyle w:val="a7"/>
                    <w:rFonts w:ascii="黑体" w:hAnsi="黑体" w:hint="eastAsia"/>
                  </w:rPr>
                </w:rPrChange>
              </w:rPr>
              <w:delText>7 Open Items</w:delText>
            </w:r>
            <w:r w:rsidDel="00201F91">
              <w:rPr>
                <w:rFonts w:hint="eastAsia"/>
                <w:webHidden/>
              </w:rPr>
              <w:tab/>
            </w:r>
            <w:r w:rsidDel="00201F91">
              <w:rPr>
                <w:webHidden/>
              </w:rPr>
              <w:delText>41</w:delText>
            </w:r>
          </w:del>
        </w:p>
        <w:p w14:paraId="7E2E5DDF" w14:textId="53376BBA" w:rsidR="00B405D0" w:rsidDel="00201F91" w:rsidRDefault="00B405D0">
          <w:pPr>
            <w:pStyle w:val="TOC1"/>
            <w:tabs>
              <w:tab w:val="right" w:leader="dot" w:pos="8296"/>
            </w:tabs>
            <w:rPr>
              <w:del w:id="483" w:author="Gavin Ma (马国臣)-人工智能研究院" w:date="2026-04-24T09:56:00Z"/>
              <w:color w:val="auto"/>
              <w:sz w:val="22"/>
              <w:szCs w:val="24"/>
              <w14:ligatures w14:val="standardContextual"/>
            </w:rPr>
          </w:pPr>
          <w:del w:id="484" w:author="Gavin Ma (马国臣)-人工智能研究院" w:date="2026-04-24T09:56:00Z">
            <w:r w:rsidRPr="00201F91" w:rsidDel="00201F91">
              <w:rPr>
                <w:rFonts w:hint="eastAsia"/>
                <w:rPrChange w:id="485" w:author="Gavin Ma (马国臣)-人工智能研究院" w:date="2026-04-24T09:56:00Z">
                  <w:rPr>
                    <w:rStyle w:val="a7"/>
                    <w:rFonts w:ascii="黑体" w:hAnsi="黑体" w:hint="eastAsia"/>
                  </w:rPr>
                </w:rPrChange>
              </w:rPr>
              <w:delText>8 References</w:delText>
            </w:r>
            <w:r w:rsidDel="00201F91">
              <w:rPr>
                <w:rFonts w:hint="eastAsia"/>
                <w:webHidden/>
              </w:rPr>
              <w:tab/>
            </w:r>
            <w:r w:rsidDel="00201F91">
              <w:rPr>
                <w:webHidden/>
              </w:rPr>
              <w:delText>41</w:delText>
            </w:r>
          </w:del>
        </w:p>
        <w:p w14:paraId="3A151C44" w14:textId="53D43EDA" w:rsidR="00250FA7" w:rsidRPr="000B0F20" w:rsidRDefault="00250FA7">
          <w:pPr>
            <w:rPr>
              <w:rFonts w:ascii="黑体" w:eastAsia="黑体" w:hAnsi="黑体" w:hint="eastAsia"/>
            </w:rPr>
          </w:pPr>
          <w:r w:rsidRPr="000B0F20">
            <w:rPr>
              <w:rFonts w:ascii="黑体" w:eastAsia="黑体" w:hAnsi="黑体"/>
              <w:b/>
              <w:bCs/>
              <w:sz w:val="22"/>
              <w:lang w:val="zh-CN"/>
            </w:rPr>
            <w:fldChar w:fldCharType="end"/>
          </w:r>
        </w:p>
      </w:sdtContent>
    </w:sdt>
    <w:p w14:paraId="56EA2E39" w14:textId="77777777" w:rsidR="00460782" w:rsidRPr="000B0F20" w:rsidRDefault="00460782" w:rsidP="00460782">
      <w:pPr>
        <w:pStyle w:val="ad"/>
        <w:tabs>
          <w:tab w:val="right" w:leader="dot" w:pos="8296"/>
        </w:tabs>
        <w:ind w:left="840" w:hanging="420"/>
        <w:rPr>
          <w:rFonts w:ascii="黑体" w:eastAsia="黑体" w:hAnsi="黑体" w:hint="eastAsia"/>
        </w:rPr>
      </w:pPr>
    </w:p>
    <w:p w14:paraId="217911E7" w14:textId="3F2C2840" w:rsidR="00572046" w:rsidRDefault="00460782">
      <w:pPr>
        <w:pStyle w:val="ad"/>
        <w:tabs>
          <w:tab w:val="right" w:leader="dot" w:pos="8296"/>
        </w:tabs>
        <w:ind w:left="840" w:hanging="420"/>
        <w:rPr>
          <w:ins w:id="486" w:author="Gavin Ma (马国臣)-人工智能研究院" w:date="2026-04-27T20:26:00Z"/>
          <w:noProof/>
          <w:color w:val="auto"/>
          <w:sz w:val="22"/>
          <w:szCs w:val="24"/>
          <w14:ligatures w14:val="standardContextual"/>
        </w:rPr>
      </w:pPr>
      <w:r w:rsidRPr="000B0F20">
        <w:rPr>
          <w:rFonts w:ascii="黑体" w:eastAsia="黑体" w:hAnsi="黑体"/>
        </w:rPr>
        <w:fldChar w:fldCharType="begin"/>
      </w:r>
      <w:r w:rsidRPr="000B0F20">
        <w:rPr>
          <w:rFonts w:ascii="黑体" w:eastAsia="黑体" w:hAnsi="黑体"/>
        </w:rPr>
        <w:instrText xml:space="preserve"> TOC \h \z \c "表" </w:instrText>
      </w:r>
      <w:r w:rsidRPr="000B0F20">
        <w:rPr>
          <w:rFonts w:ascii="黑体" w:eastAsia="黑体" w:hAnsi="黑体"/>
        </w:rPr>
        <w:fldChar w:fldCharType="separate"/>
      </w:r>
      <w:ins w:id="487" w:author="Gavin Ma (马国臣)-人工智能研究院" w:date="2026-04-27T20:26:00Z">
        <w:r w:rsidR="00572046" w:rsidRPr="00913188">
          <w:rPr>
            <w:rStyle w:val="a7"/>
            <w:rFonts w:hint="eastAsia"/>
            <w:noProof/>
          </w:rPr>
          <w:fldChar w:fldCharType="begin"/>
        </w:r>
        <w:r w:rsidR="00572046" w:rsidRPr="00913188">
          <w:rPr>
            <w:rStyle w:val="a7"/>
            <w:rFonts w:hint="eastAsia"/>
            <w:noProof/>
          </w:rPr>
          <w:instrText xml:space="preserve"> </w:instrText>
        </w:r>
        <w:r w:rsidR="00572046">
          <w:rPr>
            <w:rFonts w:hint="eastAsia"/>
            <w:noProof/>
          </w:rPr>
          <w:instrText>HYPERLINK \l "_Toc228214103"</w:instrText>
        </w:r>
        <w:r w:rsidR="00572046" w:rsidRPr="00913188">
          <w:rPr>
            <w:rStyle w:val="a7"/>
            <w:rFonts w:hint="eastAsia"/>
            <w:noProof/>
          </w:rPr>
          <w:instrText xml:space="preserve"> </w:instrText>
        </w:r>
        <w:r w:rsidR="00572046" w:rsidRPr="00913188">
          <w:rPr>
            <w:rStyle w:val="a7"/>
            <w:rFonts w:hint="eastAsia"/>
            <w:noProof/>
          </w:rPr>
        </w:r>
        <w:r w:rsidR="00572046" w:rsidRPr="00913188">
          <w:rPr>
            <w:rStyle w:val="a7"/>
            <w:rFonts w:hint="eastAsia"/>
            <w:noProof/>
          </w:rPr>
          <w:fldChar w:fldCharType="separate"/>
        </w:r>
        <w:r w:rsidR="00572046" w:rsidRPr="00913188">
          <w:rPr>
            <w:rStyle w:val="a7"/>
            <w:rFonts w:ascii="黑体" w:hAnsi="黑体" w:hint="eastAsia"/>
            <w:noProof/>
          </w:rPr>
          <w:t>Table 1</w:t>
        </w:r>
        <w:r w:rsidR="00572046" w:rsidRPr="00913188">
          <w:rPr>
            <w:rStyle w:val="a7"/>
            <w:rFonts w:ascii="黑体" w:hAnsi="黑体" w:hint="eastAsia"/>
            <w:noProof/>
          </w:rPr>
          <w:noBreakHyphen/>
          <w:t>1</w:t>
        </w:r>
        <w:r w:rsidR="00572046" w:rsidRPr="00913188">
          <w:rPr>
            <w:rStyle w:val="a7"/>
            <w:rFonts w:ascii="黑体" w:hAnsi="黑体" w:hint="eastAsia"/>
            <w:noProof/>
          </w:rPr>
          <w:noBreakHyphen/>
          <w:t>1Delta change list</w:t>
        </w:r>
        <w:r w:rsidR="00572046">
          <w:rPr>
            <w:rFonts w:hint="eastAsia"/>
            <w:noProof/>
            <w:webHidden/>
          </w:rPr>
          <w:tab/>
        </w:r>
        <w:r w:rsidR="00572046">
          <w:rPr>
            <w:rFonts w:hint="eastAsia"/>
            <w:noProof/>
            <w:webHidden/>
          </w:rPr>
          <w:fldChar w:fldCharType="begin"/>
        </w:r>
        <w:r w:rsidR="00572046">
          <w:rPr>
            <w:rFonts w:hint="eastAsia"/>
            <w:noProof/>
            <w:webHidden/>
          </w:rPr>
          <w:instrText xml:space="preserve"> </w:instrText>
        </w:r>
        <w:r w:rsidR="00572046">
          <w:rPr>
            <w:noProof/>
            <w:webHidden/>
          </w:rPr>
          <w:instrText>PAGEREF _Toc228214103 \h</w:instrText>
        </w:r>
        <w:r w:rsidR="00572046">
          <w:rPr>
            <w:rFonts w:hint="eastAsia"/>
            <w:noProof/>
            <w:webHidden/>
          </w:rPr>
          <w:instrText xml:space="preserve"> </w:instrText>
        </w:r>
      </w:ins>
      <w:r w:rsidR="00572046">
        <w:rPr>
          <w:rFonts w:hint="eastAsia"/>
          <w:noProof/>
          <w:webHidden/>
        </w:rPr>
      </w:r>
      <w:r w:rsidR="00572046">
        <w:rPr>
          <w:rFonts w:hint="eastAsia"/>
          <w:noProof/>
          <w:webHidden/>
        </w:rPr>
        <w:fldChar w:fldCharType="separate"/>
      </w:r>
      <w:r w:rsidR="0043788C">
        <w:rPr>
          <w:noProof/>
          <w:webHidden/>
        </w:rPr>
        <w:t>6</w:t>
      </w:r>
      <w:ins w:id="488" w:author="Gavin Ma (马国臣)-人工智能研究院" w:date="2026-04-27T20:26:00Z">
        <w:r w:rsidR="00572046">
          <w:rPr>
            <w:rFonts w:hint="eastAsia"/>
            <w:noProof/>
            <w:webHidden/>
          </w:rPr>
          <w:fldChar w:fldCharType="end"/>
        </w:r>
        <w:r w:rsidR="00572046" w:rsidRPr="00913188">
          <w:rPr>
            <w:rStyle w:val="a7"/>
            <w:rFonts w:hint="eastAsia"/>
            <w:noProof/>
          </w:rPr>
          <w:fldChar w:fldCharType="end"/>
        </w:r>
      </w:ins>
    </w:p>
    <w:p w14:paraId="48C630AB" w14:textId="3CB08FDA" w:rsidR="00B405D0" w:rsidDel="00201F91" w:rsidRDefault="00B405D0">
      <w:pPr>
        <w:pStyle w:val="ad"/>
        <w:tabs>
          <w:tab w:val="right" w:leader="dot" w:pos="8296"/>
        </w:tabs>
        <w:ind w:left="840" w:hanging="420"/>
        <w:rPr>
          <w:del w:id="489" w:author="Gavin Ma (马国臣)-人工智能研究院" w:date="2026-04-24T09:56:00Z"/>
          <w:noProof/>
          <w:color w:val="auto"/>
          <w:sz w:val="22"/>
          <w:szCs w:val="24"/>
          <w14:ligatures w14:val="standardContextual"/>
        </w:rPr>
      </w:pPr>
      <w:del w:id="490" w:author="Gavin Ma (马国臣)-人工智能研究院" w:date="2026-04-24T09:56:00Z">
        <w:r w:rsidRPr="00201F91" w:rsidDel="00201F91">
          <w:rPr>
            <w:rFonts w:hint="eastAsia"/>
            <w:rPrChange w:id="491" w:author="Gavin Ma (马国臣)-人工智能研究院" w:date="2026-04-24T09:56:00Z">
              <w:rPr>
                <w:rStyle w:val="a7"/>
                <w:rFonts w:ascii="黑体" w:hAnsi="黑体" w:hint="eastAsia"/>
                <w:noProof/>
              </w:rPr>
            </w:rPrChange>
          </w:rPr>
          <w:delText>Table 1</w:delText>
        </w:r>
        <w:r w:rsidRPr="00201F91" w:rsidDel="00201F91">
          <w:rPr>
            <w:rFonts w:hint="eastAsia"/>
            <w:rPrChange w:id="492" w:author="Gavin Ma (马国臣)-人工智能研究院" w:date="2026-04-24T09:56:00Z">
              <w:rPr>
                <w:rStyle w:val="a7"/>
                <w:rFonts w:ascii="黑体" w:hAnsi="黑体" w:hint="eastAsia"/>
                <w:noProof/>
              </w:rPr>
            </w:rPrChange>
          </w:rPr>
          <w:noBreakHyphen/>
          <w:delText>1</w:delText>
        </w:r>
        <w:r w:rsidRPr="00201F91" w:rsidDel="00201F91">
          <w:rPr>
            <w:rFonts w:hint="eastAsia"/>
            <w:rPrChange w:id="493" w:author="Gavin Ma (马国臣)-人工智能研究院" w:date="2026-04-24T09:56:00Z">
              <w:rPr>
                <w:rStyle w:val="a7"/>
                <w:rFonts w:ascii="黑体" w:hAnsi="黑体" w:hint="eastAsia"/>
                <w:noProof/>
              </w:rPr>
            </w:rPrChange>
          </w:rPr>
          <w:noBreakHyphen/>
          <w:delText>1Delta change list</w:delText>
        </w:r>
        <w:r w:rsidDel="00201F91">
          <w:rPr>
            <w:rFonts w:hint="eastAsia"/>
            <w:noProof/>
            <w:webHidden/>
          </w:rPr>
          <w:tab/>
        </w:r>
        <w:r w:rsidDel="00201F91">
          <w:rPr>
            <w:noProof/>
            <w:webHidden/>
          </w:rPr>
          <w:delText>4</w:delText>
        </w:r>
      </w:del>
    </w:p>
    <w:p w14:paraId="162B1526" w14:textId="7645F4D2" w:rsidR="00460782" w:rsidRPr="000B0F20" w:rsidRDefault="00460782" w:rsidP="00460782">
      <w:pPr>
        <w:rPr>
          <w:rFonts w:ascii="黑体" w:eastAsia="黑体" w:hAnsi="黑体" w:hint="eastAsia"/>
        </w:rPr>
      </w:pPr>
      <w:r w:rsidRPr="000B0F20">
        <w:rPr>
          <w:rFonts w:ascii="黑体" w:eastAsia="黑体" w:hAnsi="黑体"/>
        </w:rPr>
        <w:fldChar w:fldCharType="end"/>
      </w:r>
    </w:p>
    <w:p w14:paraId="0DD71DF6" w14:textId="77777777" w:rsidR="00BD58DE" w:rsidRPr="000B0F20" w:rsidRDefault="00BD58DE">
      <w:pPr>
        <w:widowControl/>
        <w:jc w:val="left"/>
        <w:rPr>
          <w:rFonts w:ascii="黑体" w:eastAsia="黑体" w:hAnsi="黑体" w:hint="eastAsia"/>
        </w:rPr>
      </w:pPr>
      <w:r w:rsidRPr="000B0F20">
        <w:rPr>
          <w:rFonts w:ascii="黑体" w:eastAsia="黑体" w:hAnsi="黑体"/>
        </w:rPr>
        <w:br w:type="page"/>
      </w:r>
    </w:p>
    <w:p w14:paraId="10A520F7" w14:textId="092CE781" w:rsidR="00CE7640" w:rsidRPr="000B0F20" w:rsidRDefault="00301C6B" w:rsidP="00C34DD7">
      <w:pPr>
        <w:pStyle w:val="1"/>
        <w:rPr>
          <w:rFonts w:ascii="黑体" w:hAnsi="黑体" w:hint="eastAsia"/>
        </w:rPr>
      </w:pPr>
      <w:bookmarkStart w:id="494" w:name="_Toc228214030"/>
      <w:r>
        <w:rPr>
          <w:rFonts w:ascii="黑体" w:hAnsi="黑体" w:hint="eastAsia"/>
        </w:rPr>
        <w:lastRenderedPageBreak/>
        <w:t>简介</w:t>
      </w:r>
      <w:bookmarkEnd w:id="494"/>
    </w:p>
    <w:p w14:paraId="29EE58DB" w14:textId="4A02BA28" w:rsidR="008110B2" w:rsidRPr="000B0F20" w:rsidRDefault="00664077" w:rsidP="002765A5">
      <w:pPr>
        <w:pStyle w:val="a5"/>
        <w:rPr>
          <w:rFonts w:ascii="黑体" w:eastAsia="黑体" w:hAnsi="黑体" w:hint="eastAsia"/>
        </w:rPr>
      </w:pPr>
      <w:r>
        <w:rPr>
          <w:rFonts w:ascii="黑体" w:eastAsia="黑体" w:hAnsi="黑体" w:hint="eastAsia"/>
        </w:rPr>
        <w:t>IOMMU</w:t>
      </w:r>
      <w:r w:rsidR="002808D8">
        <w:rPr>
          <w:rFonts w:ascii="黑体" w:eastAsia="黑体" w:hAnsi="黑体" w:hint="eastAsia"/>
        </w:rPr>
        <w:t>用于将PCIe设备发送的</w:t>
      </w:r>
      <w:r w:rsidR="00233781">
        <w:rPr>
          <w:rFonts w:ascii="黑体" w:eastAsia="黑体" w:hAnsi="黑体" w:hint="eastAsia"/>
        </w:rPr>
        <w:t>读写请求根据页表进行地址转换和访问控制，</w:t>
      </w:r>
      <w:r w:rsidR="001B2393">
        <w:rPr>
          <w:rFonts w:ascii="黑体" w:eastAsia="黑体" w:hAnsi="黑体" w:hint="eastAsia"/>
        </w:rPr>
        <w:t>根据主机命令向设备发送ATS Message、接收设备发送的Page Request并发送给主机、处理设备发送的转换请求。</w:t>
      </w:r>
    </w:p>
    <w:p w14:paraId="37D39B15" w14:textId="77777777" w:rsidR="008110B2" w:rsidRPr="000B0F20" w:rsidRDefault="008110B2" w:rsidP="00BD58DE">
      <w:pPr>
        <w:pStyle w:val="2"/>
        <w:rPr>
          <w:rFonts w:ascii="黑体" w:hAnsi="黑体" w:hint="eastAsia"/>
        </w:rPr>
      </w:pPr>
      <w:bookmarkStart w:id="495" w:name="_Toc228214031"/>
      <w:r w:rsidRPr="000B0F20">
        <w:rPr>
          <w:rFonts w:ascii="黑体" w:hAnsi="黑体" w:hint="eastAsia"/>
        </w:rPr>
        <w:t>D</w:t>
      </w:r>
      <w:r w:rsidRPr="000B0F20">
        <w:rPr>
          <w:rFonts w:ascii="黑体" w:hAnsi="黑体"/>
        </w:rPr>
        <w:t>elta list</w:t>
      </w:r>
      <w:bookmarkEnd w:id="495"/>
    </w:p>
    <w:p w14:paraId="4BF14015" w14:textId="49FC7126" w:rsidR="00460782" w:rsidRPr="000B0F20" w:rsidRDefault="00460782" w:rsidP="00460782">
      <w:pPr>
        <w:pStyle w:val="ac"/>
        <w:keepNext/>
        <w:jc w:val="center"/>
        <w:rPr>
          <w:rFonts w:ascii="黑体" w:hAnsi="黑体" w:hint="eastAsia"/>
        </w:rPr>
      </w:pPr>
      <w:bookmarkStart w:id="496" w:name="_Toc24730932"/>
      <w:bookmarkStart w:id="497" w:name="_Toc228214103"/>
      <w:r w:rsidRPr="000B0F20">
        <w:rPr>
          <w:rFonts w:ascii="黑体" w:hAnsi="黑体" w:hint="eastAsia"/>
        </w:rPr>
        <w:t>T</w:t>
      </w:r>
      <w:r w:rsidRPr="000B0F20">
        <w:rPr>
          <w:rFonts w:ascii="黑体" w:hAnsi="黑体"/>
        </w:rPr>
        <w:t>able</w:t>
      </w:r>
      <w:r w:rsidRPr="000B0F20">
        <w:rPr>
          <w:rFonts w:ascii="黑体" w:hAnsi="黑体" w:hint="eastAsia"/>
        </w:rPr>
        <w:t xml:space="preserve"> </w:t>
      </w:r>
      <w:r w:rsidR="00BD58DE" w:rsidRPr="000B0F20">
        <w:rPr>
          <w:rFonts w:ascii="黑体" w:hAnsi="黑体"/>
        </w:rPr>
        <w:t>1</w:t>
      </w:r>
      <w:r w:rsidRPr="000B0F20">
        <w:rPr>
          <w:rFonts w:ascii="黑体" w:hAnsi="黑体"/>
        </w:rPr>
        <w:noBreakHyphen/>
      </w:r>
      <w:r w:rsidR="00423431">
        <w:rPr>
          <w:rFonts w:ascii="黑体" w:hAnsi="黑体"/>
        </w:rPr>
        <w:fldChar w:fldCharType="begin"/>
      </w:r>
      <w:r w:rsidR="00423431">
        <w:rPr>
          <w:rFonts w:ascii="黑体" w:hAnsi="黑体"/>
        </w:rPr>
        <w:instrText xml:space="preserve"> STYLEREF 1 \s </w:instrText>
      </w:r>
      <w:r w:rsidR="00423431">
        <w:rPr>
          <w:rFonts w:ascii="黑体" w:hAnsi="黑体"/>
        </w:rPr>
        <w:fldChar w:fldCharType="separate"/>
      </w:r>
      <w:r w:rsidR="0043788C">
        <w:rPr>
          <w:rFonts w:ascii="黑体" w:hAnsi="黑体" w:hint="eastAsia"/>
          <w:noProof/>
        </w:rPr>
        <w:t>1</w:t>
      </w:r>
      <w:r w:rsidR="00423431">
        <w:rPr>
          <w:rFonts w:ascii="黑体" w:hAnsi="黑体"/>
        </w:rPr>
        <w:fldChar w:fldCharType="end"/>
      </w:r>
      <w:r w:rsidR="00423431">
        <w:rPr>
          <w:rFonts w:ascii="黑体" w:hAnsi="黑体"/>
        </w:rPr>
        <w:noBreakHyphen/>
      </w:r>
      <w:r w:rsidR="00423431">
        <w:rPr>
          <w:rFonts w:ascii="黑体" w:hAnsi="黑体"/>
        </w:rPr>
        <w:fldChar w:fldCharType="begin"/>
      </w:r>
      <w:r w:rsidR="00423431">
        <w:rPr>
          <w:rFonts w:ascii="黑体" w:hAnsi="黑体"/>
        </w:rPr>
        <w:instrText xml:space="preserve"> SEQ 表 \* ARABIC \s 1 </w:instrText>
      </w:r>
      <w:r w:rsidR="00423431">
        <w:rPr>
          <w:rFonts w:ascii="黑体" w:hAnsi="黑体"/>
        </w:rPr>
        <w:fldChar w:fldCharType="separate"/>
      </w:r>
      <w:r w:rsidR="0043788C">
        <w:rPr>
          <w:rFonts w:ascii="黑体" w:hAnsi="黑体" w:hint="eastAsia"/>
          <w:noProof/>
        </w:rPr>
        <w:t>1</w:t>
      </w:r>
      <w:r w:rsidR="00423431">
        <w:rPr>
          <w:rFonts w:ascii="黑体" w:hAnsi="黑体"/>
        </w:rPr>
        <w:fldChar w:fldCharType="end"/>
      </w:r>
      <w:bookmarkEnd w:id="496"/>
      <w:r w:rsidRPr="000B0F20">
        <w:rPr>
          <w:rFonts w:ascii="黑体" w:hAnsi="黑体" w:hint="eastAsia"/>
        </w:rPr>
        <w:t>D</w:t>
      </w:r>
      <w:r w:rsidRPr="000B0F20">
        <w:rPr>
          <w:rFonts w:ascii="黑体" w:hAnsi="黑体"/>
        </w:rPr>
        <w:t>elta change list</w:t>
      </w:r>
      <w:bookmarkEnd w:id="497"/>
    </w:p>
    <w:tbl>
      <w:tblPr>
        <w:tblStyle w:val="a6"/>
        <w:tblW w:w="0" w:type="auto"/>
        <w:tblLook w:val="04A0" w:firstRow="1" w:lastRow="0" w:firstColumn="1" w:lastColumn="0" w:noHBand="0" w:noVBand="1"/>
      </w:tblPr>
      <w:tblGrid>
        <w:gridCol w:w="1176"/>
        <w:gridCol w:w="2465"/>
        <w:gridCol w:w="2465"/>
        <w:gridCol w:w="2190"/>
      </w:tblGrid>
      <w:tr w:rsidR="00460782" w:rsidRPr="000B0F20" w14:paraId="63F75846" w14:textId="77777777" w:rsidTr="00460782">
        <w:tc>
          <w:tcPr>
            <w:tcW w:w="1146" w:type="dxa"/>
          </w:tcPr>
          <w:p w14:paraId="01343C1A" w14:textId="77777777" w:rsidR="00460782" w:rsidRPr="000B0F20" w:rsidRDefault="00460782" w:rsidP="008421C8">
            <w:pPr>
              <w:pStyle w:val="a5"/>
              <w:rPr>
                <w:rFonts w:ascii="黑体" w:eastAsia="黑体" w:hAnsi="黑体" w:hint="eastAsia"/>
              </w:rPr>
            </w:pPr>
            <w:r w:rsidRPr="000B0F20">
              <w:rPr>
                <w:rFonts w:ascii="黑体" w:eastAsia="黑体" w:hAnsi="黑体" w:hint="eastAsia"/>
              </w:rPr>
              <w:t>I</w:t>
            </w:r>
            <w:r w:rsidRPr="000B0F20">
              <w:rPr>
                <w:rFonts w:ascii="黑体" w:eastAsia="黑体" w:hAnsi="黑体"/>
              </w:rPr>
              <w:t>tem</w:t>
            </w:r>
          </w:p>
        </w:tc>
        <w:tc>
          <w:tcPr>
            <w:tcW w:w="2477" w:type="dxa"/>
          </w:tcPr>
          <w:p w14:paraId="4BF25616" w14:textId="77777777" w:rsidR="00460782" w:rsidRPr="000B0F20" w:rsidRDefault="00460782" w:rsidP="008421C8">
            <w:pPr>
              <w:pStyle w:val="a5"/>
              <w:rPr>
                <w:rFonts w:ascii="黑体" w:eastAsia="黑体" w:hAnsi="黑体" w:hint="eastAsia"/>
              </w:rPr>
            </w:pPr>
            <w:r w:rsidRPr="000B0F20">
              <w:rPr>
                <w:rFonts w:ascii="黑体" w:eastAsia="黑体" w:hAnsi="黑体"/>
              </w:rPr>
              <w:t>Xx version</w:t>
            </w:r>
          </w:p>
        </w:tc>
        <w:tc>
          <w:tcPr>
            <w:tcW w:w="2477" w:type="dxa"/>
          </w:tcPr>
          <w:p w14:paraId="2ADD5D04" w14:textId="77777777" w:rsidR="00460782" w:rsidRPr="000B0F20" w:rsidRDefault="00460782" w:rsidP="008421C8">
            <w:pPr>
              <w:pStyle w:val="a5"/>
              <w:rPr>
                <w:rFonts w:ascii="黑体" w:eastAsia="黑体" w:hAnsi="黑体" w:hint="eastAsia"/>
              </w:rPr>
            </w:pPr>
            <w:r w:rsidRPr="000B0F20">
              <w:rPr>
                <w:rFonts w:ascii="黑体" w:eastAsia="黑体" w:hAnsi="黑体"/>
              </w:rPr>
              <w:t>Xx version</w:t>
            </w:r>
          </w:p>
        </w:tc>
        <w:tc>
          <w:tcPr>
            <w:tcW w:w="2196" w:type="dxa"/>
          </w:tcPr>
          <w:p w14:paraId="09462B49" w14:textId="77777777" w:rsidR="00460782" w:rsidRPr="000B0F20" w:rsidRDefault="00460782" w:rsidP="008421C8">
            <w:pPr>
              <w:pStyle w:val="a5"/>
              <w:rPr>
                <w:rFonts w:ascii="黑体" w:eastAsia="黑体" w:hAnsi="黑体" w:hint="eastAsia"/>
              </w:rPr>
            </w:pPr>
            <w:r w:rsidRPr="000B0F20">
              <w:rPr>
                <w:rFonts w:ascii="黑体" w:eastAsia="黑体" w:hAnsi="黑体" w:hint="eastAsia"/>
              </w:rPr>
              <w:t>c</w:t>
            </w:r>
            <w:r w:rsidRPr="000B0F20">
              <w:rPr>
                <w:rFonts w:ascii="黑体" w:eastAsia="黑体" w:hAnsi="黑体"/>
              </w:rPr>
              <w:t>omment</w:t>
            </w:r>
          </w:p>
        </w:tc>
      </w:tr>
      <w:tr w:rsidR="00460782" w:rsidRPr="000B0F20" w14:paraId="183C7883" w14:textId="77777777" w:rsidTr="00460782">
        <w:tc>
          <w:tcPr>
            <w:tcW w:w="1146" w:type="dxa"/>
          </w:tcPr>
          <w:p w14:paraId="23025D95" w14:textId="77777777" w:rsidR="00460782" w:rsidRPr="000B0F20" w:rsidRDefault="00460782" w:rsidP="008421C8">
            <w:pPr>
              <w:pStyle w:val="a5"/>
              <w:rPr>
                <w:rFonts w:ascii="黑体" w:eastAsia="黑体" w:hAnsi="黑体" w:hint="eastAsia"/>
              </w:rPr>
            </w:pPr>
          </w:p>
        </w:tc>
        <w:tc>
          <w:tcPr>
            <w:tcW w:w="2477" w:type="dxa"/>
          </w:tcPr>
          <w:p w14:paraId="2CCCE30A" w14:textId="77777777" w:rsidR="00460782" w:rsidRPr="000B0F20" w:rsidRDefault="00460782" w:rsidP="008421C8">
            <w:pPr>
              <w:pStyle w:val="a5"/>
              <w:rPr>
                <w:rFonts w:ascii="黑体" w:eastAsia="黑体" w:hAnsi="黑体" w:hint="eastAsia"/>
              </w:rPr>
            </w:pPr>
          </w:p>
        </w:tc>
        <w:tc>
          <w:tcPr>
            <w:tcW w:w="2477" w:type="dxa"/>
          </w:tcPr>
          <w:p w14:paraId="4B2EBC2A" w14:textId="77777777" w:rsidR="00460782" w:rsidRPr="000B0F20" w:rsidRDefault="00460782" w:rsidP="008421C8">
            <w:pPr>
              <w:pStyle w:val="a5"/>
              <w:rPr>
                <w:rFonts w:ascii="黑体" w:eastAsia="黑体" w:hAnsi="黑体" w:hint="eastAsia"/>
              </w:rPr>
            </w:pPr>
          </w:p>
        </w:tc>
        <w:tc>
          <w:tcPr>
            <w:tcW w:w="2196" w:type="dxa"/>
          </w:tcPr>
          <w:p w14:paraId="5AF586AD" w14:textId="77777777" w:rsidR="00460782" w:rsidRPr="000B0F20" w:rsidRDefault="00460782" w:rsidP="008421C8">
            <w:pPr>
              <w:pStyle w:val="a5"/>
              <w:rPr>
                <w:rFonts w:ascii="黑体" w:eastAsia="黑体" w:hAnsi="黑体" w:hint="eastAsia"/>
              </w:rPr>
            </w:pPr>
          </w:p>
        </w:tc>
      </w:tr>
      <w:tr w:rsidR="00460782" w:rsidRPr="000B0F20" w14:paraId="1F07700B" w14:textId="77777777" w:rsidTr="00460782">
        <w:tc>
          <w:tcPr>
            <w:tcW w:w="1146" w:type="dxa"/>
          </w:tcPr>
          <w:p w14:paraId="62E7EF03" w14:textId="77777777" w:rsidR="00460782" w:rsidRPr="000B0F20" w:rsidRDefault="00460782" w:rsidP="008421C8">
            <w:pPr>
              <w:pStyle w:val="a5"/>
              <w:rPr>
                <w:rFonts w:ascii="黑体" w:eastAsia="黑体" w:hAnsi="黑体" w:hint="eastAsia"/>
              </w:rPr>
            </w:pPr>
          </w:p>
        </w:tc>
        <w:tc>
          <w:tcPr>
            <w:tcW w:w="2477" w:type="dxa"/>
          </w:tcPr>
          <w:p w14:paraId="76C9337B" w14:textId="77777777" w:rsidR="00460782" w:rsidRPr="000B0F20" w:rsidRDefault="00460782" w:rsidP="008421C8">
            <w:pPr>
              <w:pStyle w:val="a5"/>
              <w:rPr>
                <w:rFonts w:ascii="黑体" w:eastAsia="黑体" w:hAnsi="黑体" w:hint="eastAsia"/>
              </w:rPr>
            </w:pPr>
          </w:p>
        </w:tc>
        <w:tc>
          <w:tcPr>
            <w:tcW w:w="2477" w:type="dxa"/>
          </w:tcPr>
          <w:p w14:paraId="1FC8FD62" w14:textId="77777777" w:rsidR="00460782" w:rsidRPr="000B0F20" w:rsidRDefault="00460782" w:rsidP="008421C8">
            <w:pPr>
              <w:pStyle w:val="a5"/>
              <w:rPr>
                <w:rFonts w:ascii="黑体" w:eastAsia="黑体" w:hAnsi="黑体" w:hint="eastAsia"/>
              </w:rPr>
            </w:pPr>
          </w:p>
        </w:tc>
        <w:tc>
          <w:tcPr>
            <w:tcW w:w="2196" w:type="dxa"/>
          </w:tcPr>
          <w:p w14:paraId="7CAD4A47" w14:textId="77777777" w:rsidR="00460782" w:rsidRPr="000B0F20" w:rsidRDefault="00460782" w:rsidP="008421C8">
            <w:pPr>
              <w:pStyle w:val="a5"/>
              <w:rPr>
                <w:rFonts w:ascii="黑体" w:eastAsia="黑体" w:hAnsi="黑体" w:hint="eastAsia"/>
              </w:rPr>
            </w:pPr>
          </w:p>
        </w:tc>
      </w:tr>
    </w:tbl>
    <w:p w14:paraId="7B621F59" w14:textId="77777777" w:rsidR="00460782" w:rsidRPr="000B0F20" w:rsidRDefault="00460782" w:rsidP="00460782">
      <w:pPr>
        <w:rPr>
          <w:rFonts w:ascii="黑体" w:eastAsia="黑体" w:hAnsi="黑体" w:hint="eastAsia"/>
        </w:rPr>
      </w:pPr>
    </w:p>
    <w:p w14:paraId="7E5992DD" w14:textId="4B3D4C7D" w:rsidR="004E5C0F" w:rsidRPr="000B0F20" w:rsidRDefault="00906065" w:rsidP="004E5C0F">
      <w:pPr>
        <w:pStyle w:val="1"/>
        <w:rPr>
          <w:rFonts w:ascii="黑体" w:hAnsi="黑体" w:hint="eastAsia"/>
        </w:rPr>
      </w:pPr>
      <w:bookmarkStart w:id="498" w:name="_Toc228214032"/>
      <w:r>
        <w:rPr>
          <w:rFonts w:ascii="黑体" w:hAnsi="黑体" w:hint="eastAsia"/>
        </w:rPr>
        <w:t>缩略语</w:t>
      </w:r>
      <w:bookmarkEnd w:id="498"/>
    </w:p>
    <w:tbl>
      <w:tblPr>
        <w:tblStyle w:val="a6"/>
        <w:tblW w:w="0" w:type="auto"/>
        <w:tblLook w:val="04A0" w:firstRow="1" w:lastRow="0" w:firstColumn="1" w:lastColumn="0" w:noHBand="0" w:noVBand="1"/>
      </w:tblPr>
      <w:tblGrid>
        <w:gridCol w:w="1696"/>
        <w:gridCol w:w="6600"/>
      </w:tblGrid>
      <w:tr w:rsidR="004E5C0F" w:rsidRPr="000B0F20" w14:paraId="7CD314E1" w14:textId="77777777" w:rsidTr="00D12962">
        <w:tc>
          <w:tcPr>
            <w:tcW w:w="1696" w:type="dxa"/>
          </w:tcPr>
          <w:p w14:paraId="4D641A1A" w14:textId="6A4E155B" w:rsidR="004E5C0F" w:rsidRPr="005C198F" w:rsidRDefault="004E5C0F" w:rsidP="005C198F">
            <w:pPr>
              <w:pStyle w:val="a5"/>
              <w:ind w:firstLine="420"/>
              <w:rPr>
                <w:rFonts w:ascii="黑体" w:eastAsia="黑体" w:hAnsi="黑体" w:hint="eastAsia"/>
                <w:sz w:val="21"/>
                <w:szCs w:val="20"/>
              </w:rPr>
            </w:pPr>
          </w:p>
        </w:tc>
        <w:tc>
          <w:tcPr>
            <w:tcW w:w="6600" w:type="dxa"/>
          </w:tcPr>
          <w:p w14:paraId="144A2DFE" w14:textId="05174F69" w:rsidR="004E5C0F" w:rsidRPr="005C198F" w:rsidRDefault="004E5C0F" w:rsidP="005C198F">
            <w:pPr>
              <w:pStyle w:val="a5"/>
              <w:ind w:firstLine="420"/>
              <w:rPr>
                <w:rFonts w:ascii="黑体" w:eastAsia="黑体" w:hAnsi="黑体" w:hint="eastAsia"/>
                <w:sz w:val="21"/>
                <w:szCs w:val="20"/>
              </w:rPr>
            </w:pPr>
          </w:p>
        </w:tc>
      </w:tr>
      <w:tr w:rsidR="005C198F" w:rsidRPr="000B0F20" w14:paraId="783CC004" w14:textId="77777777" w:rsidTr="00D12962">
        <w:tc>
          <w:tcPr>
            <w:tcW w:w="1696" w:type="dxa"/>
          </w:tcPr>
          <w:p w14:paraId="58A893C3" w14:textId="2FA0C96C" w:rsidR="005C198F" w:rsidRPr="005C198F" w:rsidRDefault="005C198F" w:rsidP="005C198F">
            <w:pPr>
              <w:pStyle w:val="a5"/>
              <w:ind w:firstLineChars="0" w:firstLine="0"/>
              <w:jc w:val="center"/>
              <w:rPr>
                <w:sz w:val="18"/>
              </w:rPr>
            </w:pPr>
            <w:r w:rsidRPr="005C198F">
              <w:rPr>
                <w:rFonts w:hint="eastAsia"/>
                <w:sz w:val="18"/>
              </w:rPr>
              <w:t>ATS</w:t>
            </w:r>
          </w:p>
        </w:tc>
        <w:tc>
          <w:tcPr>
            <w:tcW w:w="6600" w:type="dxa"/>
          </w:tcPr>
          <w:p w14:paraId="563988AA" w14:textId="26768B53" w:rsidR="005C198F" w:rsidRPr="005C198F" w:rsidRDefault="005C198F" w:rsidP="005C198F">
            <w:pPr>
              <w:pStyle w:val="a5"/>
              <w:ind w:firstLineChars="0" w:firstLine="0"/>
              <w:jc w:val="left"/>
              <w:rPr>
                <w:sz w:val="18"/>
              </w:rPr>
            </w:pPr>
            <w:r w:rsidRPr="005C198F">
              <w:rPr>
                <w:rFonts w:hint="eastAsia"/>
                <w:sz w:val="18"/>
              </w:rPr>
              <w:t>Address Translation Service</w:t>
            </w:r>
            <w:r>
              <w:rPr>
                <w:rFonts w:hint="eastAsia"/>
                <w:sz w:val="18"/>
              </w:rPr>
              <w:t>，详见</w:t>
            </w:r>
            <w:r w:rsidRPr="005C198F">
              <w:rPr>
                <w:sz w:val="18"/>
              </w:rPr>
              <w:t>PCI Express® Base Specification Revision 5.0</w:t>
            </w:r>
          </w:p>
        </w:tc>
      </w:tr>
      <w:tr w:rsidR="004E5C0F" w:rsidRPr="000B0F20" w14:paraId="0CB8C5EF" w14:textId="77777777" w:rsidTr="00D12962">
        <w:tc>
          <w:tcPr>
            <w:tcW w:w="1696" w:type="dxa"/>
          </w:tcPr>
          <w:p w14:paraId="48D4F100" w14:textId="57945BF1" w:rsidR="004E5C0F" w:rsidRPr="005C198F" w:rsidRDefault="005C198F" w:rsidP="005C198F">
            <w:pPr>
              <w:pStyle w:val="a5"/>
              <w:ind w:firstLineChars="0" w:firstLine="0"/>
              <w:jc w:val="center"/>
              <w:rPr>
                <w:sz w:val="18"/>
              </w:rPr>
            </w:pPr>
            <w:r w:rsidRPr="005C198F">
              <w:rPr>
                <w:rFonts w:hint="eastAsia"/>
                <w:sz w:val="18"/>
              </w:rPr>
              <w:t>DDT</w:t>
            </w:r>
          </w:p>
        </w:tc>
        <w:tc>
          <w:tcPr>
            <w:tcW w:w="6600" w:type="dxa"/>
          </w:tcPr>
          <w:p w14:paraId="2C2E712E" w14:textId="714CDBFA" w:rsidR="004E5C0F" w:rsidRPr="005C198F" w:rsidRDefault="005C198F" w:rsidP="005C198F">
            <w:pPr>
              <w:pStyle w:val="a5"/>
              <w:ind w:firstLineChars="0" w:firstLine="0"/>
              <w:jc w:val="left"/>
              <w:rPr>
                <w:sz w:val="18"/>
              </w:rPr>
            </w:pPr>
            <w:r w:rsidRPr="005C198F">
              <w:rPr>
                <w:rFonts w:hint="eastAsia"/>
                <w:sz w:val="18"/>
              </w:rPr>
              <w:t>Device Directory Table</w:t>
            </w:r>
            <w:r w:rsidRPr="005C198F">
              <w:rPr>
                <w:rFonts w:hint="eastAsia"/>
                <w:sz w:val="18"/>
              </w:rPr>
              <w:t>，详见</w:t>
            </w:r>
            <w:r w:rsidRPr="005C198F">
              <w:rPr>
                <w:sz w:val="18"/>
              </w:rPr>
              <w:t>RISC-V IOMMU Architecture Specification</w:t>
            </w:r>
          </w:p>
        </w:tc>
      </w:tr>
      <w:tr w:rsidR="004E5C0F" w:rsidRPr="000B0F20" w14:paraId="5EAADE25" w14:textId="77777777" w:rsidTr="00D12962">
        <w:tc>
          <w:tcPr>
            <w:tcW w:w="1696" w:type="dxa"/>
          </w:tcPr>
          <w:p w14:paraId="278E1B99" w14:textId="3DD5D779" w:rsidR="004E5C0F" w:rsidRPr="005C198F" w:rsidRDefault="005C198F" w:rsidP="005C198F">
            <w:pPr>
              <w:pStyle w:val="a5"/>
              <w:ind w:firstLineChars="0" w:firstLine="0"/>
              <w:jc w:val="center"/>
              <w:rPr>
                <w:sz w:val="18"/>
              </w:rPr>
            </w:pPr>
            <w:r w:rsidRPr="005C198F">
              <w:rPr>
                <w:rFonts w:hint="eastAsia"/>
                <w:sz w:val="18"/>
              </w:rPr>
              <w:t>PDT</w:t>
            </w:r>
          </w:p>
        </w:tc>
        <w:tc>
          <w:tcPr>
            <w:tcW w:w="6600" w:type="dxa"/>
          </w:tcPr>
          <w:p w14:paraId="11C571C9" w14:textId="76E085DA" w:rsidR="004E5C0F" w:rsidRPr="005C198F" w:rsidRDefault="005C198F" w:rsidP="005C198F">
            <w:pPr>
              <w:pStyle w:val="a5"/>
              <w:ind w:firstLineChars="0" w:firstLine="0"/>
              <w:jc w:val="left"/>
              <w:rPr>
                <w:sz w:val="18"/>
              </w:rPr>
            </w:pPr>
            <w:r w:rsidRPr="005C198F">
              <w:rPr>
                <w:rFonts w:hint="eastAsia"/>
                <w:sz w:val="18"/>
              </w:rPr>
              <w:t>Process Directory Table</w:t>
            </w:r>
            <w:r w:rsidRPr="005C198F">
              <w:rPr>
                <w:rFonts w:hint="eastAsia"/>
                <w:sz w:val="18"/>
              </w:rPr>
              <w:t>，详见</w:t>
            </w:r>
            <w:r w:rsidRPr="005C198F">
              <w:rPr>
                <w:sz w:val="18"/>
              </w:rPr>
              <w:t>RISC-V IOMMU Architecture Specification</w:t>
            </w:r>
          </w:p>
        </w:tc>
      </w:tr>
      <w:tr w:rsidR="00497118" w:rsidRPr="000B0F20" w14:paraId="58B6657C" w14:textId="77777777" w:rsidTr="00D12962">
        <w:tc>
          <w:tcPr>
            <w:tcW w:w="1696" w:type="dxa"/>
          </w:tcPr>
          <w:p w14:paraId="7EF21513" w14:textId="56A9DDD9" w:rsidR="00497118" w:rsidRPr="005C198F" w:rsidRDefault="00497118" w:rsidP="005C198F">
            <w:pPr>
              <w:pStyle w:val="a5"/>
              <w:ind w:firstLineChars="0" w:firstLine="0"/>
              <w:jc w:val="center"/>
              <w:rPr>
                <w:sz w:val="18"/>
              </w:rPr>
            </w:pPr>
            <w:r>
              <w:rPr>
                <w:rFonts w:hint="eastAsia"/>
                <w:sz w:val="18"/>
              </w:rPr>
              <w:t>DC</w:t>
            </w:r>
          </w:p>
        </w:tc>
        <w:tc>
          <w:tcPr>
            <w:tcW w:w="6600" w:type="dxa"/>
          </w:tcPr>
          <w:p w14:paraId="281F6D72" w14:textId="10165C40" w:rsidR="00497118" w:rsidRPr="005C198F" w:rsidRDefault="00EF56BA" w:rsidP="005C198F">
            <w:pPr>
              <w:pStyle w:val="a5"/>
              <w:ind w:firstLineChars="0" w:firstLine="0"/>
              <w:jc w:val="left"/>
              <w:rPr>
                <w:sz w:val="18"/>
              </w:rPr>
            </w:pPr>
            <w:r>
              <w:rPr>
                <w:rFonts w:hint="eastAsia"/>
                <w:sz w:val="18"/>
              </w:rPr>
              <w:t>Device Context</w:t>
            </w:r>
            <w:r>
              <w:rPr>
                <w:rFonts w:hint="eastAsia"/>
                <w:sz w:val="18"/>
              </w:rPr>
              <w:t>，</w:t>
            </w:r>
            <w:r w:rsidRPr="005C198F">
              <w:rPr>
                <w:rFonts w:hint="eastAsia"/>
                <w:sz w:val="18"/>
              </w:rPr>
              <w:t>详见</w:t>
            </w:r>
            <w:r w:rsidRPr="005C198F">
              <w:rPr>
                <w:sz w:val="18"/>
              </w:rPr>
              <w:t>RISC-V IOMMU Architecture Specification</w:t>
            </w:r>
          </w:p>
        </w:tc>
      </w:tr>
      <w:tr w:rsidR="00497118" w:rsidRPr="000B0F20" w14:paraId="6E3C9097" w14:textId="77777777" w:rsidTr="00D12962">
        <w:tc>
          <w:tcPr>
            <w:tcW w:w="1696" w:type="dxa"/>
          </w:tcPr>
          <w:p w14:paraId="0B724ECA" w14:textId="0A268BC1" w:rsidR="00497118" w:rsidRPr="005C198F" w:rsidRDefault="00497118" w:rsidP="005C198F">
            <w:pPr>
              <w:pStyle w:val="a5"/>
              <w:ind w:firstLineChars="0" w:firstLine="0"/>
              <w:jc w:val="center"/>
              <w:rPr>
                <w:sz w:val="18"/>
              </w:rPr>
            </w:pPr>
            <w:r>
              <w:rPr>
                <w:rFonts w:hint="eastAsia"/>
                <w:sz w:val="18"/>
              </w:rPr>
              <w:t>PC</w:t>
            </w:r>
          </w:p>
        </w:tc>
        <w:tc>
          <w:tcPr>
            <w:tcW w:w="6600" w:type="dxa"/>
          </w:tcPr>
          <w:p w14:paraId="3B45578D" w14:textId="308C9032" w:rsidR="00497118" w:rsidRPr="005C198F" w:rsidRDefault="00EF56BA" w:rsidP="005C198F">
            <w:pPr>
              <w:pStyle w:val="a5"/>
              <w:ind w:firstLineChars="0" w:firstLine="0"/>
              <w:jc w:val="left"/>
              <w:rPr>
                <w:sz w:val="18"/>
              </w:rPr>
            </w:pPr>
            <w:r>
              <w:rPr>
                <w:rFonts w:hint="eastAsia"/>
                <w:sz w:val="18"/>
              </w:rPr>
              <w:t>Process Context</w:t>
            </w:r>
            <w:r>
              <w:rPr>
                <w:rFonts w:hint="eastAsia"/>
                <w:sz w:val="18"/>
              </w:rPr>
              <w:t>，</w:t>
            </w:r>
            <w:r w:rsidRPr="005C198F">
              <w:rPr>
                <w:rFonts w:hint="eastAsia"/>
                <w:sz w:val="18"/>
              </w:rPr>
              <w:t>详见</w:t>
            </w:r>
            <w:r w:rsidRPr="005C198F">
              <w:rPr>
                <w:sz w:val="18"/>
              </w:rPr>
              <w:t>RISC-V IOMMU Architecture Specification</w:t>
            </w:r>
          </w:p>
        </w:tc>
      </w:tr>
      <w:tr w:rsidR="005C198F" w:rsidRPr="000B0F20" w14:paraId="5841E9D9" w14:textId="77777777" w:rsidTr="00D12962">
        <w:tc>
          <w:tcPr>
            <w:tcW w:w="1696" w:type="dxa"/>
          </w:tcPr>
          <w:p w14:paraId="3E20FF5E" w14:textId="3070347E" w:rsidR="005C198F" w:rsidRPr="005C198F" w:rsidRDefault="005C198F" w:rsidP="005C198F">
            <w:pPr>
              <w:pStyle w:val="a5"/>
              <w:ind w:firstLineChars="0" w:firstLine="0"/>
              <w:jc w:val="center"/>
              <w:rPr>
                <w:sz w:val="18"/>
              </w:rPr>
            </w:pPr>
            <w:r w:rsidRPr="005C198F">
              <w:rPr>
                <w:rFonts w:hint="eastAsia"/>
                <w:sz w:val="18"/>
              </w:rPr>
              <w:t>CQ</w:t>
            </w:r>
          </w:p>
        </w:tc>
        <w:tc>
          <w:tcPr>
            <w:tcW w:w="6600" w:type="dxa"/>
          </w:tcPr>
          <w:p w14:paraId="12F19085" w14:textId="1E7BEBC4" w:rsidR="005C198F" w:rsidRPr="005C198F" w:rsidRDefault="005C198F" w:rsidP="005C198F">
            <w:pPr>
              <w:pStyle w:val="a5"/>
              <w:ind w:firstLineChars="0" w:firstLine="0"/>
              <w:jc w:val="left"/>
              <w:rPr>
                <w:sz w:val="18"/>
              </w:rPr>
            </w:pPr>
            <w:r w:rsidRPr="005C198F">
              <w:rPr>
                <w:rFonts w:hint="eastAsia"/>
                <w:sz w:val="18"/>
              </w:rPr>
              <w:t>Command Queue</w:t>
            </w:r>
            <w:r w:rsidRPr="005C198F">
              <w:rPr>
                <w:rFonts w:hint="eastAsia"/>
                <w:sz w:val="18"/>
              </w:rPr>
              <w:t>，详见</w:t>
            </w:r>
            <w:r w:rsidRPr="005C198F">
              <w:rPr>
                <w:sz w:val="18"/>
              </w:rPr>
              <w:t>RISC-V IOMMU Architecture Specification</w:t>
            </w:r>
          </w:p>
        </w:tc>
      </w:tr>
      <w:tr w:rsidR="005C198F" w:rsidRPr="000B0F20" w14:paraId="56E297BF" w14:textId="77777777" w:rsidTr="00D12962">
        <w:tc>
          <w:tcPr>
            <w:tcW w:w="1696" w:type="dxa"/>
          </w:tcPr>
          <w:p w14:paraId="05155727" w14:textId="4D5A5B44" w:rsidR="005C198F" w:rsidRPr="005C198F" w:rsidRDefault="005C198F" w:rsidP="005C198F">
            <w:pPr>
              <w:pStyle w:val="a5"/>
              <w:ind w:firstLineChars="0" w:firstLine="0"/>
              <w:jc w:val="center"/>
              <w:rPr>
                <w:sz w:val="18"/>
              </w:rPr>
            </w:pPr>
            <w:r>
              <w:rPr>
                <w:rFonts w:hint="eastAsia"/>
                <w:sz w:val="18"/>
              </w:rPr>
              <w:t>FQ</w:t>
            </w:r>
          </w:p>
        </w:tc>
        <w:tc>
          <w:tcPr>
            <w:tcW w:w="6600" w:type="dxa"/>
          </w:tcPr>
          <w:p w14:paraId="1EBD1530" w14:textId="34973970" w:rsidR="005C198F" w:rsidRPr="005C198F" w:rsidRDefault="005C198F" w:rsidP="005C198F">
            <w:pPr>
              <w:pStyle w:val="a5"/>
              <w:ind w:firstLineChars="0" w:firstLine="0"/>
              <w:jc w:val="left"/>
              <w:rPr>
                <w:sz w:val="18"/>
              </w:rPr>
            </w:pPr>
            <w:r>
              <w:rPr>
                <w:rFonts w:hint="eastAsia"/>
                <w:sz w:val="18"/>
              </w:rPr>
              <w:t>Fault/Event Queue</w:t>
            </w:r>
            <w:r w:rsidRPr="005C198F">
              <w:rPr>
                <w:rFonts w:hint="eastAsia"/>
                <w:sz w:val="18"/>
              </w:rPr>
              <w:t>，详见</w:t>
            </w:r>
            <w:r w:rsidRPr="005C198F">
              <w:rPr>
                <w:sz w:val="18"/>
              </w:rPr>
              <w:t>RISC-V IOMMU Architecture Specification</w:t>
            </w:r>
          </w:p>
        </w:tc>
      </w:tr>
      <w:tr w:rsidR="005C198F" w:rsidRPr="000B0F20" w14:paraId="6587FA5E" w14:textId="77777777" w:rsidTr="00D12962">
        <w:tc>
          <w:tcPr>
            <w:tcW w:w="1696" w:type="dxa"/>
          </w:tcPr>
          <w:p w14:paraId="6A09396D" w14:textId="35087090" w:rsidR="005C198F" w:rsidRPr="005C198F" w:rsidRDefault="005C198F" w:rsidP="005C198F">
            <w:pPr>
              <w:pStyle w:val="a5"/>
              <w:ind w:firstLineChars="0" w:firstLine="0"/>
              <w:jc w:val="center"/>
              <w:rPr>
                <w:sz w:val="18"/>
              </w:rPr>
            </w:pPr>
            <w:r>
              <w:rPr>
                <w:rFonts w:hint="eastAsia"/>
                <w:sz w:val="18"/>
              </w:rPr>
              <w:t>PQ</w:t>
            </w:r>
          </w:p>
        </w:tc>
        <w:tc>
          <w:tcPr>
            <w:tcW w:w="6600" w:type="dxa"/>
          </w:tcPr>
          <w:p w14:paraId="7EED028E" w14:textId="2E003619" w:rsidR="005C198F" w:rsidRPr="005C198F" w:rsidRDefault="005C198F" w:rsidP="005C198F">
            <w:pPr>
              <w:pStyle w:val="a5"/>
              <w:ind w:firstLineChars="0" w:firstLine="0"/>
              <w:jc w:val="left"/>
              <w:rPr>
                <w:sz w:val="18"/>
              </w:rPr>
            </w:pPr>
            <w:r>
              <w:rPr>
                <w:rFonts w:hint="eastAsia"/>
                <w:sz w:val="18"/>
              </w:rPr>
              <w:t>Page Request Queue</w:t>
            </w:r>
            <w:r w:rsidRPr="005C198F">
              <w:rPr>
                <w:rFonts w:hint="eastAsia"/>
                <w:sz w:val="18"/>
              </w:rPr>
              <w:t>，详见</w:t>
            </w:r>
            <w:r w:rsidRPr="005C198F">
              <w:rPr>
                <w:sz w:val="18"/>
              </w:rPr>
              <w:t>RISC-V IOMMU Architecture Specification</w:t>
            </w:r>
          </w:p>
        </w:tc>
      </w:tr>
      <w:tr w:rsidR="005C198F" w:rsidRPr="000B0F20" w14:paraId="3F561546" w14:textId="77777777" w:rsidTr="00D12962">
        <w:tc>
          <w:tcPr>
            <w:tcW w:w="1696" w:type="dxa"/>
          </w:tcPr>
          <w:p w14:paraId="3E361079" w14:textId="77777777" w:rsidR="005C198F" w:rsidRPr="005C198F" w:rsidRDefault="005C198F" w:rsidP="005C198F">
            <w:pPr>
              <w:pStyle w:val="a5"/>
              <w:ind w:firstLineChars="0" w:firstLine="0"/>
              <w:jc w:val="center"/>
              <w:rPr>
                <w:sz w:val="18"/>
              </w:rPr>
            </w:pPr>
          </w:p>
        </w:tc>
        <w:tc>
          <w:tcPr>
            <w:tcW w:w="6600" w:type="dxa"/>
          </w:tcPr>
          <w:p w14:paraId="3B22C115" w14:textId="77777777" w:rsidR="005C198F" w:rsidRPr="005C198F" w:rsidRDefault="005C198F" w:rsidP="005C198F">
            <w:pPr>
              <w:pStyle w:val="a5"/>
              <w:ind w:firstLineChars="0" w:firstLine="0"/>
              <w:jc w:val="left"/>
              <w:rPr>
                <w:sz w:val="18"/>
              </w:rPr>
            </w:pPr>
          </w:p>
        </w:tc>
      </w:tr>
      <w:tr w:rsidR="005C198F" w:rsidRPr="000B0F20" w14:paraId="68335914" w14:textId="77777777" w:rsidTr="00D12962">
        <w:tc>
          <w:tcPr>
            <w:tcW w:w="1696" w:type="dxa"/>
          </w:tcPr>
          <w:p w14:paraId="3363767B" w14:textId="77777777" w:rsidR="005C198F" w:rsidRPr="005C198F" w:rsidRDefault="005C198F" w:rsidP="005C198F">
            <w:pPr>
              <w:pStyle w:val="a5"/>
              <w:ind w:firstLineChars="0" w:firstLine="0"/>
              <w:jc w:val="center"/>
              <w:rPr>
                <w:sz w:val="18"/>
              </w:rPr>
            </w:pPr>
          </w:p>
        </w:tc>
        <w:tc>
          <w:tcPr>
            <w:tcW w:w="6600" w:type="dxa"/>
          </w:tcPr>
          <w:p w14:paraId="09C5113F" w14:textId="77777777" w:rsidR="005C198F" w:rsidRPr="005C198F" w:rsidRDefault="005C198F" w:rsidP="005C198F">
            <w:pPr>
              <w:pStyle w:val="a5"/>
              <w:ind w:firstLineChars="0" w:firstLine="0"/>
              <w:jc w:val="left"/>
              <w:rPr>
                <w:sz w:val="18"/>
              </w:rPr>
            </w:pPr>
          </w:p>
        </w:tc>
      </w:tr>
    </w:tbl>
    <w:p w14:paraId="5C191F23" w14:textId="77777777" w:rsidR="004E5C0F" w:rsidRPr="000B0F20" w:rsidRDefault="004E5C0F" w:rsidP="004E5C0F">
      <w:pPr>
        <w:rPr>
          <w:rFonts w:ascii="黑体" w:eastAsia="黑体" w:hAnsi="黑体" w:hint="eastAsia"/>
        </w:rPr>
      </w:pPr>
    </w:p>
    <w:p w14:paraId="4ACC588E" w14:textId="54D2D6C8" w:rsidR="00513E22" w:rsidRPr="000B0F20" w:rsidRDefault="00754233" w:rsidP="00C54EB4">
      <w:pPr>
        <w:pStyle w:val="1"/>
        <w:rPr>
          <w:rFonts w:ascii="黑体" w:hAnsi="黑体" w:hint="eastAsia"/>
        </w:rPr>
      </w:pPr>
      <w:bookmarkStart w:id="499" w:name="_Toc228214033"/>
      <w:r>
        <w:rPr>
          <w:rFonts w:ascii="黑体" w:hAnsi="黑体" w:hint="eastAsia"/>
        </w:rPr>
        <w:t>特性和关键指标</w:t>
      </w:r>
      <w:bookmarkEnd w:id="499"/>
    </w:p>
    <w:p w14:paraId="251CFC68" w14:textId="2B8A6BC7" w:rsidR="0038319E" w:rsidRDefault="00336E33" w:rsidP="001D56C2">
      <w:pPr>
        <w:pStyle w:val="af"/>
        <w:numPr>
          <w:ilvl w:val="0"/>
          <w:numId w:val="2"/>
        </w:numPr>
        <w:spacing w:line="360" w:lineRule="auto"/>
        <w:ind w:firstLineChars="0"/>
      </w:pPr>
      <w:r>
        <w:rPr>
          <w:rFonts w:hint="eastAsia"/>
        </w:rPr>
        <w:t>工作频率：</w:t>
      </w:r>
      <w:r w:rsidR="00AC38D7">
        <w:rPr>
          <w:rFonts w:hint="eastAsia"/>
        </w:rPr>
        <w:t>1G</w:t>
      </w:r>
      <w:r>
        <w:t>Hz</w:t>
      </w:r>
    </w:p>
    <w:p w14:paraId="741412B6" w14:textId="1E7E6936" w:rsidR="00E44FCC" w:rsidRDefault="000B7BF4" w:rsidP="001D56C2">
      <w:pPr>
        <w:pStyle w:val="af"/>
        <w:numPr>
          <w:ilvl w:val="0"/>
          <w:numId w:val="2"/>
        </w:numPr>
        <w:spacing w:line="360" w:lineRule="auto"/>
        <w:ind w:firstLineChars="0"/>
      </w:pPr>
      <w:r>
        <w:rPr>
          <w:rFonts w:hint="eastAsia"/>
        </w:rPr>
        <w:t>主要</w:t>
      </w:r>
      <w:r w:rsidR="00EB1326">
        <w:rPr>
          <w:rFonts w:hint="eastAsia"/>
        </w:rPr>
        <w:t>物理</w:t>
      </w:r>
      <w:r w:rsidR="007070F4">
        <w:rPr>
          <w:rFonts w:hint="eastAsia"/>
        </w:rPr>
        <w:t>接口：</w:t>
      </w:r>
    </w:p>
    <w:p w14:paraId="4CE5A142" w14:textId="329C0411" w:rsidR="00754E42" w:rsidRDefault="00754E42" w:rsidP="00754E42">
      <w:pPr>
        <w:pStyle w:val="af"/>
        <w:numPr>
          <w:ilvl w:val="1"/>
          <w:numId w:val="2"/>
        </w:numPr>
        <w:spacing w:line="360" w:lineRule="auto"/>
        <w:ind w:left="425" w:firstLineChars="0"/>
      </w:pPr>
      <w:r>
        <w:t>AXI Master</w:t>
      </w:r>
      <w:r w:rsidR="00744DD9">
        <w:rPr>
          <w:rFonts w:hint="eastAsia"/>
        </w:rPr>
        <w:t xml:space="preserve"> 0</w:t>
      </w:r>
      <w:r w:rsidR="00570A92">
        <w:t xml:space="preserve">: </w:t>
      </w:r>
      <w:r w:rsidR="00744DD9">
        <w:rPr>
          <w:rFonts w:hint="eastAsia"/>
        </w:rPr>
        <w:t>512</w:t>
      </w:r>
      <w:r>
        <w:t>b @</w:t>
      </w:r>
      <w:r w:rsidR="00744DD9">
        <w:rPr>
          <w:rFonts w:hint="eastAsia"/>
        </w:rPr>
        <w:t>1G</w:t>
      </w:r>
      <w:r>
        <w:t>Hz</w:t>
      </w:r>
    </w:p>
    <w:p w14:paraId="28D9F2F6" w14:textId="78831460" w:rsidR="007F04D2" w:rsidRDefault="007F04D2" w:rsidP="007F04D2">
      <w:pPr>
        <w:pStyle w:val="af"/>
        <w:numPr>
          <w:ilvl w:val="1"/>
          <w:numId w:val="2"/>
        </w:numPr>
        <w:spacing w:line="360" w:lineRule="auto"/>
        <w:ind w:left="425" w:firstLineChars="0"/>
      </w:pPr>
      <w:r>
        <w:t>AXI Master</w:t>
      </w:r>
      <w:r>
        <w:rPr>
          <w:rFonts w:hint="eastAsia"/>
        </w:rPr>
        <w:t xml:space="preserve"> 1</w:t>
      </w:r>
      <w:r>
        <w:t xml:space="preserve">: </w:t>
      </w:r>
      <w:r>
        <w:rPr>
          <w:rFonts w:hint="eastAsia"/>
        </w:rPr>
        <w:t>512</w:t>
      </w:r>
      <w:r>
        <w:t>b @</w:t>
      </w:r>
      <w:r>
        <w:rPr>
          <w:rFonts w:hint="eastAsia"/>
        </w:rPr>
        <w:t>1G</w:t>
      </w:r>
      <w:r>
        <w:t>Hz</w:t>
      </w:r>
    </w:p>
    <w:p w14:paraId="4C4A8063" w14:textId="77777777" w:rsidR="007F04D2" w:rsidRDefault="007F04D2" w:rsidP="007F04D2">
      <w:pPr>
        <w:pStyle w:val="af"/>
        <w:numPr>
          <w:ilvl w:val="1"/>
          <w:numId w:val="59"/>
        </w:numPr>
        <w:spacing w:line="360" w:lineRule="auto"/>
        <w:ind w:left="1293" w:firstLineChars="0" w:hanging="442"/>
      </w:pPr>
      <w:r>
        <w:rPr>
          <w:rFonts w:hint="eastAsia"/>
        </w:rPr>
        <w:t>支持</w:t>
      </w:r>
      <w:r>
        <w:rPr>
          <w:rFonts w:hint="eastAsia"/>
        </w:rPr>
        <w:t>User</w:t>
      </w:r>
      <w:r>
        <w:rPr>
          <w:rFonts w:hint="eastAsia"/>
        </w:rPr>
        <w:t>信号</w:t>
      </w:r>
    </w:p>
    <w:p w14:paraId="20682F0E" w14:textId="66AC4003" w:rsidR="00754E42" w:rsidRDefault="00754E42" w:rsidP="00754E42">
      <w:pPr>
        <w:pStyle w:val="af"/>
        <w:numPr>
          <w:ilvl w:val="1"/>
          <w:numId w:val="2"/>
        </w:numPr>
        <w:spacing w:line="360" w:lineRule="auto"/>
        <w:ind w:left="425" w:firstLineChars="0"/>
      </w:pPr>
      <w:r>
        <w:lastRenderedPageBreak/>
        <w:t xml:space="preserve">AXI </w:t>
      </w:r>
      <w:r w:rsidR="006F0174">
        <w:rPr>
          <w:rFonts w:hint="eastAsia"/>
        </w:rPr>
        <w:t xml:space="preserve">Master </w:t>
      </w:r>
      <w:r w:rsidR="007F04D2">
        <w:rPr>
          <w:rFonts w:hint="eastAsia"/>
        </w:rPr>
        <w:t>2</w:t>
      </w:r>
      <w:r w:rsidR="00570A92">
        <w:rPr>
          <w:rFonts w:hint="eastAsia"/>
        </w:rPr>
        <w:t>:</w:t>
      </w:r>
      <w:r w:rsidR="00570A92" w:rsidRPr="00363B67">
        <w:t xml:space="preserve"> </w:t>
      </w:r>
      <w:r w:rsidR="00346A14">
        <w:rPr>
          <w:rFonts w:hint="eastAsia"/>
        </w:rPr>
        <w:t>128</w:t>
      </w:r>
      <w:r w:rsidRPr="00363B67">
        <w:t>b @</w:t>
      </w:r>
      <w:r w:rsidR="006F0174" w:rsidRPr="00363B67">
        <w:rPr>
          <w:rFonts w:hint="eastAsia"/>
        </w:rPr>
        <w:t>1G</w:t>
      </w:r>
      <w:r w:rsidRPr="00363B67">
        <w:t>Hz</w:t>
      </w:r>
    </w:p>
    <w:p w14:paraId="63394B38" w14:textId="5ABFC6AB" w:rsidR="00D32A4B" w:rsidRDefault="00D32A4B" w:rsidP="00D32A4B">
      <w:pPr>
        <w:pStyle w:val="af"/>
        <w:numPr>
          <w:ilvl w:val="1"/>
          <w:numId w:val="59"/>
        </w:numPr>
        <w:spacing w:line="360" w:lineRule="auto"/>
        <w:ind w:left="1293" w:firstLineChars="0" w:hanging="442"/>
      </w:pPr>
      <w:r>
        <w:rPr>
          <w:rFonts w:hint="eastAsia"/>
        </w:rPr>
        <w:t>支持原子</w:t>
      </w:r>
      <w:r w:rsidR="003B6EBE">
        <w:rPr>
          <w:rFonts w:hint="eastAsia"/>
        </w:rPr>
        <w:t>OR</w:t>
      </w:r>
      <w:r>
        <w:rPr>
          <w:rFonts w:hint="eastAsia"/>
        </w:rPr>
        <w:t>写操作</w:t>
      </w:r>
    </w:p>
    <w:p w14:paraId="672E8ADF" w14:textId="234F43BD" w:rsidR="00591E29" w:rsidRDefault="00591E29" w:rsidP="00591E29">
      <w:pPr>
        <w:pStyle w:val="af"/>
        <w:numPr>
          <w:ilvl w:val="1"/>
          <w:numId w:val="2"/>
        </w:numPr>
        <w:spacing w:line="360" w:lineRule="auto"/>
        <w:ind w:left="425" w:firstLineChars="0"/>
      </w:pPr>
      <w:r>
        <w:rPr>
          <w:rFonts w:hint="eastAsia"/>
        </w:rPr>
        <w:t>AXI Slave 0: 512b @1GHz</w:t>
      </w:r>
    </w:p>
    <w:p w14:paraId="4F0DA5A8" w14:textId="0BBE8E58" w:rsidR="00591E29" w:rsidRDefault="00591E29" w:rsidP="00591E29">
      <w:pPr>
        <w:pStyle w:val="af"/>
        <w:numPr>
          <w:ilvl w:val="1"/>
          <w:numId w:val="59"/>
        </w:numPr>
        <w:spacing w:line="360" w:lineRule="auto"/>
        <w:ind w:left="1293" w:firstLineChars="0" w:hanging="442"/>
      </w:pPr>
      <w:r>
        <w:rPr>
          <w:rFonts w:hint="eastAsia"/>
        </w:rPr>
        <w:t>支持</w:t>
      </w:r>
      <w:r>
        <w:rPr>
          <w:rFonts w:hint="eastAsia"/>
        </w:rPr>
        <w:t>User</w:t>
      </w:r>
      <w:r>
        <w:rPr>
          <w:rFonts w:hint="eastAsia"/>
        </w:rPr>
        <w:t>信号</w:t>
      </w:r>
    </w:p>
    <w:p w14:paraId="3D5D259C" w14:textId="1B65348C" w:rsidR="004C5ABB" w:rsidRDefault="004C5ABB" w:rsidP="004C5ABB">
      <w:pPr>
        <w:pStyle w:val="af"/>
        <w:numPr>
          <w:ilvl w:val="1"/>
          <w:numId w:val="2"/>
        </w:numPr>
        <w:spacing w:line="360" w:lineRule="auto"/>
        <w:ind w:left="425" w:firstLineChars="0"/>
      </w:pPr>
      <w:r>
        <w:rPr>
          <w:rFonts w:hint="eastAsia"/>
        </w:rPr>
        <w:t>A</w:t>
      </w:r>
      <w:r w:rsidR="00D82D44">
        <w:rPr>
          <w:rFonts w:hint="eastAsia"/>
        </w:rPr>
        <w:t>XI</w:t>
      </w:r>
      <w:r>
        <w:rPr>
          <w:rFonts w:hint="eastAsia"/>
        </w:rPr>
        <w:t xml:space="preserve"> Slave 1: </w:t>
      </w:r>
      <w:r w:rsidRPr="00363B67">
        <w:rPr>
          <w:rFonts w:hint="eastAsia"/>
        </w:rPr>
        <w:t>32b @</w:t>
      </w:r>
      <w:r w:rsidR="003843A7" w:rsidRPr="00363B67">
        <w:rPr>
          <w:rFonts w:hint="eastAsia"/>
        </w:rPr>
        <w:t>100M</w:t>
      </w:r>
      <w:r w:rsidRPr="00363B67">
        <w:rPr>
          <w:rFonts w:hint="eastAsia"/>
        </w:rPr>
        <w:t>Hz</w:t>
      </w:r>
    </w:p>
    <w:p w14:paraId="7D84ED95" w14:textId="4D3DA372" w:rsidR="00D82D44" w:rsidRDefault="00D82D44" w:rsidP="004C5ABB">
      <w:pPr>
        <w:pStyle w:val="af"/>
        <w:numPr>
          <w:ilvl w:val="1"/>
          <w:numId w:val="2"/>
        </w:numPr>
        <w:spacing w:line="360" w:lineRule="auto"/>
        <w:ind w:left="425" w:firstLineChars="0"/>
      </w:pPr>
      <w:r>
        <w:rPr>
          <w:rFonts w:hint="eastAsia"/>
        </w:rPr>
        <w:t>AHB Slave: 32b @100MHz</w:t>
      </w:r>
    </w:p>
    <w:p w14:paraId="2AB7BCA4" w14:textId="28593644" w:rsidR="00BE004D" w:rsidRDefault="00BE004D" w:rsidP="004C5ABB">
      <w:pPr>
        <w:pStyle w:val="af"/>
        <w:numPr>
          <w:ilvl w:val="1"/>
          <w:numId w:val="2"/>
        </w:numPr>
        <w:spacing w:line="360" w:lineRule="auto"/>
        <w:ind w:left="425" w:firstLineChars="0"/>
        <w:rPr>
          <w:ins w:id="500" w:author="Shuqing Li (李树青)" w:date="2026-04-27T18:05:00Z"/>
        </w:rPr>
      </w:pPr>
      <w:r>
        <w:rPr>
          <w:rFonts w:hint="eastAsia"/>
        </w:rPr>
        <w:t>AXI Stream</w:t>
      </w:r>
      <w:r w:rsidR="00FC7AFB">
        <w:rPr>
          <w:rFonts w:hint="eastAsia"/>
        </w:rPr>
        <w:t xml:space="preserve"> 64b @1GHz</w:t>
      </w:r>
    </w:p>
    <w:p w14:paraId="2A68E008" w14:textId="5D2083DC" w:rsidR="00041204" w:rsidRDefault="00041204" w:rsidP="004C5ABB">
      <w:pPr>
        <w:pStyle w:val="af"/>
        <w:numPr>
          <w:ilvl w:val="1"/>
          <w:numId w:val="2"/>
        </w:numPr>
        <w:spacing w:line="360" w:lineRule="auto"/>
        <w:ind w:left="425" w:firstLineChars="0"/>
      </w:pPr>
      <w:ins w:id="501" w:author="Shuqing Li (李树青)" w:date="2026-04-27T18:05:00Z">
        <w:r>
          <w:rPr>
            <w:rFonts w:hint="eastAsia"/>
          </w:rPr>
          <w:t>AXI Master 3: 32b @1GHz</w:t>
        </w:r>
      </w:ins>
    </w:p>
    <w:p w14:paraId="4DB6003B" w14:textId="282D3B2B" w:rsidR="00525AC6" w:rsidRDefault="00525AC6" w:rsidP="00B85071">
      <w:pPr>
        <w:pStyle w:val="af"/>
        <w:numPr>
          <w:ilvl w:val="0"/>
          <w:numId w:val="2"/>
        </w:numPr>
        <w:spacing w:line="360" w:lineRule="auto"/>
        <w:ind w:firstLineChars="0"/>
        <w:rPr>
          <w:ins w:id="502" w:author="Shuqing Li (李树青)" w:date="2026-04-27T08:33:00Z"/>
        </w:rPr>
      </w:pPr>
      <w:ins w:id="503" w:author="Shuqing Li (李树青)" w:date="2026-04-27T08:37:00Z">
        <w:r>
          <w:rPr>
            <w:rFonts w:hint="eastAsia"/>
          </w:rPr>
          <w:t>地址转换性能：不小于</w:t>
        </w:r>
        <w:r>
          <w:rPr>
            <w:rFonts w:hint="eastAsia"/>
          </w:rPr>
          <w:t>125MIOPS</w:t>
        </w:r>
      </w:ins>
    </w:p>
    <w:p w14:paraId="536644ED" w14:textId="58BFB600" w:rsidR="00204453" w:rsidRDefault="00204453" w:rsidP="00B85071">
      <w:pPr>
        <w:pStyle w:val="af"/>
        <w:numPr>
          <w:ilvl w:val="0"/>
          <w:numId w:val="2"/>
        </w:numPr>
        <w:spacing w:line="360" w:lineRule="auto"/>
        <w:ind w:firstLineChars="0"/>
      </w:pPr>
      <w:r>
        <w:rPr>
          <w:rFonts w:hint="eastAsia"/>
        </w:rPr>
        <w:t>支持</w:t>
      </w:r>
      <w:r w:rsidR="001B5282">
        <w:rPr>
          <w:rFonts w:hint="eastAsia"/>
        </w:rPr>
        <w:t>Sv39</w:t>
      </w:r>
      <w:r w:rsidR="001B5282">
        <w:rPr>
          <w:rFonts w:hint="eastAsia"/>
        </w:rPr>
        <w:t>、</w:t>
      </w:r>
      <w:r>
        <w:rPr>
          <w:rFonts w:hint="eastAsia"/>
        </w:rPr>
        <w:t>Sv48</w:t>
      </w:r>
    </w:p>
    <w:p w14:paraId="6C0AB782" w14:textId="2157571C" w:rsidR="00204453" w:rsidRDefault="00B317A5" w:rsidP="00204453">
      <w:pPr>
        <w:pStyle w:val="af"/>
        <w:numPr>
          <w:ilvl w:val="1"/>
          <w:numId w:val="2"/>
        </w:numPr>
        <w:spacing w:line="360" w:lineRule="auto"/>
        <w:ind w:left="425" w:firstLineChars="0"/>
      </w:pPr>
      <w:r>
        <w:rPr>
          <w:rFonts w:hint="eastAsia"/>
        </w:rPr>
        <w:t>在标准页大小外，</w:t>
      </w:r>
      <w:r w:rsidR="00204453">
        <w:rPr>
          <w:rFonts w:hint="eastAsia"/>
        </w:rPr>
        <w:t>支持</w:t>
      </w:r>
      <w:r>
        <w:rPr>
          <w:rFonts w:hint="eastAsia"/>
        </w:rPr>
        <w:t>任意</w:t>
      </w:r>
      <w:r>
        <w:rPr>
          <w:rFonts w:hint="eastAsia"/>
        </w:rPr>
        <w:t>2^N</w:t>
      </w:r>
      <w:r>
        <w:rPr>
          <w:rFonts w:hint="eastAsia"/>
        </w:rPr>
        <w:t>大小</w:t>
      </w:r>
      <w:r w:rsidR="00204453">
        <w:rPr>
          <w:rFonts w:hint="eastAsia"/>
        </w:rPr>
        <w:t>的</w:t>
      </w:r>
      <w:r>
        <w:rPr>
          <w:rFonts w:hint="eastAsia"/>
        </w:rPr>
        <w:t>非标准</w:t>
      </w:r>
      <w:r w:rsidR="00204453">
        <w:rPr>
          <w:rFonts w:hint="eastAsia"/>
        </w:rPr>
        <w:t>页</w:t>
      </w:r>
    </w:p>
    <w:p w14:paraId="130AB283" w14:textId="350CA3AD" w:rsidR="000E4E02" w:rsidRDefault="000E4E02" w:rsidP="008B1C09">
      <w:pPr>
        <w:pStyle w:val="af"/>
        <w:numPr>
          <w:ilvl w:val="0"/>
          <w:numId w:val="2"/>
        </w:numPr>
        <w:spacing w:line="360" w:lineRule="auto"/>
        <w:ind w:firstLineChars="0"/>
      </w:pPr>
      <w:r>
        <w:rPr>
          <w:rFonts w:hint="eastAsia"/>
        </w:rPr>
        <w:t>仅支持小端模式</w:t>
      </w:r>
    </w:p>
    <w:p w14:paraId="7B9A02EC" w14:textId="636A5B1D" w:rsidR="00956CD0" w:rsidRDefault="00956CD0" w:rsidP="008B1C09">
      <w:pPr>
        <w:pStyle w:val="af"/>
        <w:numPr>
          <w:ilvl w:val="0"/>
          <w:numId w:val="2"/>
        </w:numPr>
        <w:spacing w:line="360" w:lineRule="auto"/>
        <w:ind w:firstLineChars="0"/>
      </w:pPr>
      <w:r>
        <w:rPr>
          <w:rFonts w:hint="eastAsia"/>
        </w:rPr>
        <w:t>支持</w:t>
      </w:r>
      <w:r w:rsidR="00900162">
        <w:rPr>
          <w:rFonts w:hint="eastAsia"/>
        </w:rPr>
        <w:t>20</w:t>
      </w:r>
      <w:r>
        <w:rPr>
          <w:rFonts w:hint="eastAsia"/>
        </w:rPr>
        <w:t>bit process_id</w:t>
      </w:r>
    </w:p>
    <w:p w14:paraId="0DC1D4B7" w14:textId="61519D41" w:rsidR="00172563" w:rsidRDefault="00172563" w:rsidP="008B1C09">
      <w:pPr>
        <w:pStyle w:val="af"/>
        <w:numPr>
          <w:ilvl w:val="0"/>
          <w:numId w:val="2"/>
        </w:numPr>
        <w:spacing w:line="360" w:lineRule="auto"/>
        <w:ind w:firstLineChars="0"/>
      </w:pPr>
      <w:r>
        <w:rPr>
          <w:rFonts w:hint="eastAsia"/>
        </w:rPr>
        <w:t>数据保序</w:t>
      </w:r>
    </w:p>
    <w:p w14:paraId="688ACB8A" w14:textId="50198EB1" w:rsidR="00172563" w:rsidRDefault="003509FE" w:rsidP="00172563">
      <w:pPr>
        <w:pStyle w:val="af"/>
        <w:numPr>
          <w:ilvl w:val="1"/>
          <w:numId w:val="2"/>
        </w:numPr>
        <w:spacing w:line="360" w:lineRule="auto"/>
        <w:ind w:left="425" w:firstLineChars="0"/>
        <w:rPr>
          <w:ins w:id="504" w:author="Shuqing Li (李树青)" w:date="2026-04-17T10:03:00Z"/>
        </w:rPr>
      </w:pPr>
      <w:r>
        <w:rPr>
          <w:rFonts w:hint="eastAsia"/>
        </w:rPr>
        <w:t>AXI Slave</w:t>
      </w:r>
      <w:r>
        <w:rPr>
          <w:rFonts w:hint="eastAsia"/>
        </w:rPr>
        <w:t>接口接收的请求，如果该请求需要从</w:t>
      </w:r>
      <w:r>
        <w:rPr>
          <w:rFonts w:hint="eastAsia"/>
        </w:rPr>
        <w:t>AXI Master</w:t>
      </w:r>
      <w:r>
        <w:rPr>
          <w:rFonts w:hint="eastAsia"/>
        </w:rPr>
        <w:t>接口发出，必须等到</w:t>
      </w:r>
      <w:r>
        <w:rPr>
          <w:rFonts w:hint="eastAsia"/>
        </w:rPr>
        <w:t>Master</w:t>
      </w:r>
      <w:r>
        <w:rPr>
          <w:rFonts w:hint="eastAsia"/>
        </w:rPr>
        <w:t>接口接收到</w:t>
      </w:r>
      <w:r>
        <w:rPr>
          <w:rFonts w:hint="eastAsia"/>
        </w:rPr>
        <w:t>Response</w:t>
      </w:r>
      <w:r>
        <w:rPr>
          <w:rFonts w:hint="eastAsia"/>
        </w:rPr>
        <w:t>之后，才能向</w:t>
      </w:r>
      <w:r>
        <w:rPr>
          <w:rFonts w:hint="eastAsia"/>
        </w:rPr>
        <w:t>Slave</w:t>
      </w:r>
      <w:r>
        <w:rPr>
          <w:rFonts w:hint="eastAsia"/>
        </w:rPr>
        <w:t>接口发送对应</w:t>
      </w:r>
      <w:r>
        <w:rPr>
          <w:rFonts w:hint="eastAsia"/>
        </w:rPr>
        <w:t>Response</w:t>
      </w:r>
    </w:p>
    <w:p w14:paraId="1F5B6A96" w14:textId="1BF38E3C" w:rsidR="00743D32" w:rsidRDefault="00743D32" w:rsidP="00172563">
      <w:pPr>
        <w:pStyle w:val="af"/>
        <w:numPr>
          <w:ilvl w:val="1"/>
          <w:numId w:val="2"/>
        </w:numPr>
        <w:spacing w:line="360" w:lineRule="auto"/>
        <w:ind w:left="425" w:firstLineChars="0"/>
      </w:pPr>
      <w:ins w:id="505" w:author="Shuqing Li (李树青)" w:date="2026-04-17T10:03:00Z">
        <w:r>
          <w:rPr>
            <w:rFonts w:hint="eastAsia"/>
          </w:rPr>
          <w:t>AXI Slave</w:t>
        </w:r>
        <w:r>
          <w:rPr>
            <w:rFonts w:hint="eastAsia"/>
          </w:rPr>
          <w:t>接口接收的</w:t>
        </w:r>
      </w:ins>
      <w:ins w:id="506" w:author="Shuqing Li (李树青)" w:date="2026-04-17T10:04:00Z">
        <w:r>
          <w:rPr>
            <w:rFonts w:hint="eastAsia"/>
          </w:rPr>
          <w:t>写</w:t>
        </w:r>
      </w:ins>
      <w:ins w:id="507" w:author="Shuqing Li (李树青)" w:date="2026-04-17T10:03:00Z">
        <w:r>
          <w:rPr>
            <w:rFonts w:hint="eastAsia"/>
          </w:rPr>
          <w:t>请求，</w:t>
        </w:r>
      </w:ins>
      <w:ins w:id="508" w:author="Shuqing Li (李树青)" w:date="2026-04-17T10:05:00Z">
        <w:r>
          <w:rPr>
            <w:rFonts w:hint="eastAsia"/>
          </w:rPr>
          <w:t>如果该请求需要从</w:t>
        </w:r>
        <w:r>
          <w:rPr>
            <w:rFonts w:hint="eastAsia"/>
          </w:rPr>
          <w:t>AXI Master</w:t>
        </w:r>
        <w:r>
          <w:rPr>
            <w:rFonts w:hint="eastAsia"/>
          </w:rPr>
          <w:t>接口发出且</w:t>
        </w:r>
      </w:ins>
      <w:ins w:id="509" w:author="Shuqing Li (李树青)" w:date="2026-04-17T10:04:00Z">
        <w:r>
          <w:rPr>
            <w:rFonts w:hint="eastAsia"/>
          </w:rPr>
          <w:t>来自同一个</w:t>
        </w:r>
        <w:r>
          <w:rPr>
            <w:rFonts w:hint="eastAsia"/>
          </w:rPr>
          <w:t>AIX ID</w:t>
        </w:r>
        <w:r>
          <w:rPr>
            <w:rFonts w:hint="eastAsia"/>
          </w:rPr>
          <w:t>，必须</w:t>
        </w:r>
      </w:ins>
      <w:ins w:id="510" w:author="Shuqing Li (李树青)" w:date="2026-04-17T10:05:00Z">
        <w:r>
          <w:rPr>
            <w:rFonts w:hint="eastAsia"/>
          </w:rPr>
          <w:t>按顺序从</w:t>
        </w:r>
        <w:r>
          <w:rPr>
            <w:rFonts w:hint="eastAsia"/>
          </w:rPr>
          <w:t>AXI Master</w:t>
        </w:r>
        <w:r>
          <w:rPr>
            <w:rFonts w:hint="eastAsia"/>
          </w:rPr>
          <w:t>接口发出。</w:t>
        </w:r>
      </w:ins>
    </w:p>
    <w:p w14:paraId="6872BC9B" w14:textId="62667551" w:rsidR="00985EA5" w:rsidRDefault="00985EA5" w:rsidP="008B1C09">
      <w:pPr>
        <w:pStyle w:val="af"/>
        <w:numPr>
          <w:ilvl w:val="0"/>
          <w:numId w:val="2"/>
        </w:numPr>
        <w:spacing w:line="360" w:lineRule="auto"/>
        <w:ind w:firstLineChars="0"/>
      </w:pPr>
      <w:r>
        <w:rPr>
          <w:rFonts w:hint="eastAsia"/>
        </w:rPr>
        <w:t>支持关联多个</w:t>
      </w:r>
      <w:r>
        <w:rPr>
          <w:rFonts w:hint="eastAsia"/>
        </w:rPr>
        <w:t>PCIe</w:t>
      </w:r>
      <w:r>
        <w:rPr>
          <w:rFonts w:hint="eastAsia"/>
        </w:rPr>
        <w:t>控制器</w:t>
      </w:r>
    </w:p>
    <w:p w14:paraId="5C913118" w14:textId="543C3A28" w:rsidR="00985EA5" w:rsidRDefault="00114E21" w:rsidP="00985EA5">
      <w:pPr>
        <w:pStyle w:val="af"/>
        <w:numPr>
          <w:ilvl w:val="1"/>
          <w:numId w:val="2"/>
        </w:numPr>
        <w:spacing w:line="360" w:lineRule="auto"/>
        <w:ind w:left="425" w:firstLineChars="0"/>
      </w:pPr>
      <w:r>
        <w:rPr>
          <w:rFonts w:hint="eastAsia"/>
        </w:rPr>
        <w:t>支持</w:t>
      </w:r>
      <w:r>
        <w:rPr>
          <w:rFonts w:hint="eastAsia"/>
        </w:rPr>
        <w:t>PCIe</w:t>
      </w:r>
      <w:r>
        <w:rPr>
          <w:rFonts w:hint="eastAsia"/>
        </w:rPr>
        <w:t>控制器数量：</w:t>
      </w:r>
      <w:r w:rsidR="00294AB1">
        <w:rPr>
          <w:rFonts w:hint="eastAsia"/>
        </w:rPr>
        <w:t>1~</w:t>
      </w:r>
      <w:r w:rsidR="00CB6737">
        <w:rPr>
          <w:rFonts w:hint="eastAsia"/>
        </w:rPr>
        <w:t>8</w:t>
      </w:r>
    </w:p>
    <w:p w14:paraId="598F9F93" w14:textId="798F1A4D" w:rsidR="00114E21" w:rsidRDefault="00114E21" w:rsidP="00985EA5">
      <w:pPr>
        <w:pStyle w:val="af"/>
        <w:numPr>
          <w:ilvl w:val="1"/>
          <w:numId w:val="2"/>
        </w:numPr>
        <w:spacing w:line="360" w:lineRule="auto"/>
        <w:ind w:left="425" w:firstLineChars="0"/>
      </w:pPr>
      <w:r>
        <w:rPr>
          <w:rFonts w:hint="eastAsia"/>
        </w:rPr>
        <w:t>支持单</w:t>
      </w:r>
      <w:r>
        <w:rPr>
          <w:rFonts w:hint="eastAsia"/>
        </w:rPr>
        <w:t>RC</w:t>
      </w:r>
      <w:r>
        <w:rPr>
          <w:rFonts w:hint="eastAsia"/>
        </w:rPr>
        <w:t>模式：该模式下，支持根据目标</w:t>
      </w:r>
      <w:r>
        <w:rPr>
          <w:rFonts w:hint="eastAsia"/>
        </w:rPr>
        <w:t>Bus Number</w:t>
      </w:r>
      <w:r>
        <w:rPr>
          <w:rFonts w:hint="eastAsia"/>
        </w:rPr>
        <w:t>范围将</w:t>
      </w:r>
      <w:r>
        <w:rPr>
          <w:rFonts w:hint="eastAsia"/>
        </w:rPr>
        <w:t>ATS</w:t>
      </w:r>
      <w:r>
        <w:rPr>
          <w:rFonts w:hint="eastAsia"/>
        </w:rPr>
        <w:t>包发送至指定控制器</w:t>
      </w:r>
    </w:p>
    <w:p w14:paraId="6C431AC7" w14:textId="0587F839" w:rsidR="00114E21" w:rsidRDefault="00114E21" w:rsidP="00985EA5">
      <w:pPr>
        <w:pStyle w:val="af"/>
        <w:numPr>
          <w:ilvl w:val="1"/>
          <w:numId w:val="2"/>
        </w:numPr>
        <w:spacing w:line="360" w:lineRule="auto"/>
        <w:ind w:left="425" w:firstLineChars="0"/>
      </w:pPr>
      <w:r>
        <w:rPr>
          <w:rFonts w:hint="eastAsia"/>
        </w:rPr>
        <w:t>支持多</w:t>
      </w:r>
      <w:r>
        <w:rPr>
          <w:rFonts w:hint="eastAsia"/>
        </w:rPr>
        <w:t>RC</w:t>
      </w:r>
      <w:r>
        <w:rPr>
          <w:rFonts w:hint="eastAsia"/>
        </w:rPr>
        <w:t>模式：该模式下，支持根据</w:t>
      </w:r>
      <w:r>
        <w:rPr>
          <w:rFonts w:hint="eastAsia"/>
        </w:rPr>
        <w:t>Segment ID</w:t>
      </w:r>
      <w:r>
        <w:rPr>
          <w:rFonts w:hint="eastAsia"/>
        </w:rPr>
        <w:t>将</w:t>
      </w:r>
      <w:r>
        <w:rPr>
          <w:rFonts w:hint="eastAsia"/>
        </w:rPr>
        <w:t>ATS</w:t>
      </w:r>
      <w:r>
        <w:rPr>
          <w:rFonts w:hint="eastAsia"/>
        </w:rPr>
        <w:t>包路发送至指定的控制器</w:t>
      </w:r>
    </w:p>
    <w:p w14:paraId="11AB5056" w14:textId="4368C9FF" w:rsidR="00E976A1" w:rsidRDefault="00E976A1" w:rsidP="008B1C09">
      <w:pPr>
        <w:pStyle w:val="af"/>
        <w:numPr>
          <w:ilvl w:val="0"/>
          <w:numId w:val="2"/>
        </w:numPr>
        <w:spacing w:line="360" w:lineRule="auto"/>
        <w:ind w:firstLineChars="0"/>
      </w:pPr>
      <w:r>
        <w:rPr>
          <w:rFonts w:hint="eastAsia"/>
        </w:rPr>
        <w:t>访问控制</w:t>
      </w:r>
    </w:p>
    <w:p w14:paraId="523AF50B" w14:textId="1A5AD2F2" w:rsidR="00E976A1" w:rsidRDefault="00E976A1" w:rsidP="00E976A1">
      <w:pPr>
        <w:pStyle w:val="af"/>
        <w:numPr>
          <w:ilvl w:val="1"/>
          <w:numId w:val="2"/>
        </w:numPr>
        <w:spacing w:line="360" w:lineRule="auto"/>
        <w:ind w:left="425" w:firstLineChars="0"/>
      </w:pPr>
      <w:r>
        <w:rPr>
          <w:rFonts w:hint="eastAsia"/>
        </w:rPr>
        <w:t>关闭</w:t>
      </w:r>
      <w:r>
        <w:rPr>
          <w:rFonts w:hint="eastAsia"/>
        </w:rPr>
        <w:t>IOMMU</w:t>
      </w:r>
      <w:r>
        <w:rPr>
          <w:rFonts w:hint="eastAsia"/>
        </w:rPr>
        <w:t>时，拦截所有</w:t>
      </w:r>
      <w:r w:rsidR="00AF7B0B">
        <w:rPr>
          <w:rFonts w:hint="eastAsia"/>
        </w:rPr>
        <w:t>读写请求</w:t>
      </w:r>
    </w:p>
    <w:p w14:paraId="52EB5CFD" w14:textId="4615910E" w:rsidR="00E976A1" w:rsidRDefault="0001215D" w:rsidP="00E976A1">
      <w:pPr>
        <w:pStyle w:val="af"/>
        <w:numPr>
          <w:ilvl w:val="1"/>
          <w:numId w:val="2"/>
        </w:numPr>
        <w:spacing w:line="360" w:lineRule="auto"/>
        <w:ind w:left="425" w:firstLineChars="0"/>
      </w:pPr>
      <w:r>
        <w:rPr>
          <w:rFonts w:hint="eastAsia"/>
        </w:rPr>
        <w:t>根据</w:t>
      </w:r>
      <w:r>
        <w:rPr>
          <w:rFonts w:hint="eastAsia"/>
        </w:rPr>
        <w:t>EN_ATS</w:t>
      </w:r>
      <w:r>
        <w:rPr>
          <w:rFonts w:hint="eastAsia"/>
        </w:rPr>
        <w:t>字段的配置，拦截</w:t>
      </w:r>
      <w:r w:rsidR="00CE093A">
        <w:rPr>
          <w:rFonts w:hint="eastAsia"/>
        </w:rPr>
        <w:t>AT</w:t>
      </w:r>
      <w:r w:rsidR="00CE093A">
        <w:rPr>
          <w:rFonts w:hint="eastAsia"/>
        </w:rPr>
        <w:t>字段</w:t>
      </w:r>
      <w:r>
        <w:rPr>
          <w:rFonts w:hint="eastAsia"/>
        </w:rPr>
        <w:t>不合法的请求</w:t>
      </w:r>
    </w:p>
    <w:p w14:paraId="3D78C3D7" w14:textId="4F0F1BD3" w:rsidR="008B1C09" w:rsidRDefault="000D31B1" w:rsidP="008B1C09">
      <w:pPr>
        <w:pStyle w:val="af"/>
        <w:numPr>
          <w:ilvl w:val="0"/>
          <w:numId w:val="2"/>
        </w:numPr>
        <w:spacing w:line="360" w:lineRule="auto"/>
        <w:ind w:firstLineChars="0"/>
      </w:pPr>
      <w:r>
        <w:rPr>
          <w:rFonts w:hint="eastAsia"/>
        </w:rPr>
        <w:t>支持</w:t>
      </w:r>
      <w:r>
        <w:rPr>
          <w:rFonts w:hint="eastAsia"/>
        </w:rPr>
        <w:t>ATS</w:t>
      </w:r>
    </w:p>
    <w:p w14:paraId="10E9674F" w14:textId="36F6BAFD" w:rsidR="004B299C" w:rsidRDefault="008B1C09" w:rsidP="004B299C">
      <w:pPr>
        <w:pStyle w:val="af"/>
        <w:numPr>
          <w:ilvl w:val="1"/>
          <w:numId w:val="2"/>
        </w:numPr>
        <w:spacing w:line="360" w:lineRule="auto"/>
        <w:ind w:left="425" w:firstLineChars="0"/>
      </w:pPr>
      <w:r>
        <w:rPr>
          <w:rFonts w:hint="eastAsia"/>
        </w:rPr>
        <w:t>支持</w:t>
      </w:r>
      <w:r>
        <w:rPr>
          <w:rFonts w:hint="eastAsia"/>
        </w:rPr>
        <w:t>PRI</w:t>
      </w:r>
    </w:p>
    <w:p w14:paraId="2379BC2F" w14:textId="2F888627" w:rsidR="00A4359A" w:rsidRDefault="00A4359A" w:rsidP="004B299C">
      <w:pPr>
        <w:pStyle w:val="af"/>
        <w:numPr>
          <w:ilvl w:val="1"/>
          <w:numId w:val="2"/>
        </w:numPr>
        <w:spacing w:line="360" w:lineRule="auto"/>
        <w:ind w:left="425" w:firstLineChars="0"/>
      </w:pPr>
      <w:r>
        <w:rPr>
          <w:rFonts w:hint="eastAsia"/>
        </w:rPr>
        <w:t>支持</w:t>
      </w:r>
      <w:r>
        <w:rPr>
          <w:rFonts w:hint="eastAsia"/>
        </w:rPr>
        <w:t>T2GPA</w:t>
      </w:r>
    </w:p>
    <w:p w14:paraId="27DE7D4E" w14:textId="2BA156AE" w:rsidR="00A07D20" w:rsidRDefault="00A07D20" w:rsidP="00A07D20">
      <w:pPr>
        <w:pStyle w:val="af"/>
        <w:numPr>
          <w:ilvl w:val="0"/>
          <w:numId w:val="59"/>
        </w:numPr>
        <w:spacing w:line="360" w:lineRule="auto"/>
        <w:ind w:firstLineChars="0"/>
      </w:pPr>
      <w:r>
        <w:rPr>
          <w:rFonts w:hint="eastAsia"/>
        </w:rPr>
        <w:lastRenderedPageBreak/>
        <w:t>支持页表</w:t>
      </w:r>
      <w:r>
        <w:rPr>
          <w:rFonts w:hint="eastAsia"/>
        </w:rPr>
        <w:t>A/D</w:t>
      </w:r>
      <w:r>
        <w:rPr>
          <w:rFonts w:hint="eastAsia"/>
        </w:rPr>
        <w:t>字段硬件更新</w:t>
      </w:r>
    </w:p>
    <w:p w14:paraId="430217A4" w14:textId="4CEF216D" w:rsidR="00A07D20" w:rsidRDefault="00A07D20" w:rsidP="00A07D20">
      <w:pPr>
        <w:pStyle w:val="af"/>
        <w:numPr>
          <w:ilvl w:val="1"/>
          <w:numId w:val="2"/>
        </w:numPr>
        <w:spacing w:line="360" w:lineRule="auto"/>
        <w:ind w:left="425" w:firstLineChars="0"/>
      </w:pPr>
      <w:r>
        <w:rPr>
          <w:rFonts w:hint="eastAsia"/>
        </w:rPr>
        <w:t>支持根据页表缓存状态更新</w:t>
      </w:r>
      <w:r>
        <w:rPr>
          <w:rFonts w:hint="eastAsia"/>
        </w:rPr>
        <w:t>A/D</w:t>
      </w:r>
      <w:r>
        <w:rPr>
          <w:rFonts w:hint="eastAsia"/>
        </w:rPr>
        <w:t>字段，当对应页表项被缓存，且当前访问需要修改的</w:t>
      </w:r>
      <w:r>
        <w:rPr>
          <w:rFonts w:hint="eastAsia"/>
        </w:rPr>
        <w:t>A/D</w:t>
      </w:r>
      <w:r>
        <w:rPr>
          <w:rFonts w:hint="eastAsia"/>
        </w:rPr>
        <w:t>字段在缓存中已经为</w:t>
      </w:r>
      <w:r>
        <w:rPr>
          <w:rFonts w:hint="eastAsia"/>
        </w:rPr>
        <w:t>1</w:t>
      </w:r>
      <w:r>
        <w:rPr>
          <w:rFonts w:hint="eastAsia"/>
        </w:rPr>
        <w:t>，则不再更新页表状态。</w:t>
      </w:r>
    </w:p>
    <w:p w14:paraId="5D67C3FE" w14:textId="533D819E" w:rsidR="00A07D20" w:rsidRDefault="00A07D20" w:rsidP="00A07D20">
      <w:pPr>
        <w:pStyle w:val="af"/>
        <w:numPr>
          <w:ilvl w:val="1"/>
          <w:numId w:val="2"/>
        </w:numPr>
        <w:spacing w:line="360" w:lineRule="auto"/>
        <w:ind w:left="425" w:firstLineChars="0"/>
      </w:pPr>
      <w:r>
        <w:rPr>
          <w:rFonts w:hint="eastAsia"/>
        </w:rPr>
        <w:t>通过原子写操作更新</w:t>
      </w:r>
      <w:r>
        <w:rPr>
          <w:rFonts w:hint="eastAsia"/>
        </w:rPr>
        <w:t>A/D</w:t>
      </w:r>
      <w:r>
        <w:rPr>
          <w:rFonts w:hint="eastAsia"/>
        </w:rPr>
        <w:t>字段</w:t>
      </w:r>
    </w:p>
    <w:p w14:paraId="080F97B9" w14:textId="62187EF8" w:rsidR="003872C8" w:rsidRDefault="003872C8" w:rsidP="00160505">
      <w:pPr>
        <w:pStyle w:val="af"/>
        <w:numPr>
          <w:ilvl w:val="0"/>
          <w:numId w:val="59"/>
        </w:numPr>
        <w:spacing w:line="360" w:lineRule="auto"/>
        <w:ind w:firstLineChars="0"/>
      </w:pPr>
      <w:r>
        <w:rPr>
          <w:rFonts w:hint="eastAsia"/>
        </w:rPr>
        <w:t>支持</w:t>
      </w:r>
      <w:r>
        <w:rPr>
          <w:rFonts w:hint="eastAsia"/>
        </w:rPr>
        <w:t>MRIF</w:t>
      </w:r>
    </w:p>
    <w:p w14:paraId="062FD426" w14:textId="39EB0445" w:rsidR="00160505" w:rsidRDefault="00160505" w:rsidP="00160505">
      <w:pPr>
        <w:pStyle w:val="af"/>
        <w:numPr>
          <w:ilvl w:val="0"/>
          <w:numId w:val="59"/>
        </w:numPr>
        <w:spacing w:line="360" w:lineRule="auto"/>
        <w:ind w:firstLineChars="0"/>
      </w:pPr>
      <w:r w:rsidRPr="00160505">
        <w:t>IOMMU-originated interrupts</w:t>
      </w:r>
    </w:p>
    <w:p w14:paraId="6CC94AF2" w14:textId="55D0E588" w:rsidR="00160505" w:rsidRDefault="00160505" w:rsidP="00160505">
      <w:pPr>
        <w:pStyle w:val="af"/>
        <w:numPr>
          <w:ilvl w:val="1"/>
          <w:numId w:val="2"/>
        </w:numPr>
        <w:spacing w:line="360" w:lineRule="auto"/>
        <w:ind w:left="425" w:firstLineChars="0"/>
        <w:rPr>
          <w:color w:val="FF0000"/>
        </w:rPr>
      </w:pPr>
      <w:r>
        <w:rPr>
          <w:rFonts w:hint="eastAsia"/>
        </w:rPr>
        <w:t>支持中断数：</w:t>
      </w:r>
      <w:r w:rsidRPr="00160505">
        <w:rPr>
          <w:rFonts w:hint="eastAsia"/>
          <w:color w:val="FF0000"/>
        </w:rPr>
        <w:t>XX</w:t>
      </w:r>
    </w:p>
    <w:p w14:paraId="4AFEEB48" w14:textId="7EFBF03C" w:rsidR="00A2478F" w:rsidRDefault="00A2478F" w:rsidP="00160505">
      <w:pPr>
        <w:pStyle w:val="af"/>
        <w:numPr>
          <w:ilvl w:val="1"/>
          <w:numId w:val="2"/>
        </w:numPr>
        <w:spacing w:line="360" w:lineRule="auto"/>
        <w:ind w:left="425" w:firstLineChars="0"/>
      </w:pPr>
      <w:r>
        <w:rPr>
          <w:rFonts w:hint="eastAsia"/>
        </w:rPr>
        <w:t>仅支持</w:t>
      </w:r>
      <w:r>
        <w:rPr>
          <w:rFonts w:hint="eastAsia"/>
        </w:rPr>
        <w:t>MSI</w:t>
      </w:r>
    </w:p>
    <w:p w14:paraId="2B50F0A7" w14:textId="3DC16E95" w:rsidR="00160505" w:rsidRDefault="00160505" w:rsidP="00160505">
      <w:pPr>
        <w:pStyle w:val="af"/>
        <w:numPr>
          <w:ilvl w:val="1"/>
          <w:numId w:val="2"/>
        </w:numPr>
        <w:spacing w:line="360" w:lineRule="auto"/>
        <w:ind w:left="425" w:firstLineChars="0"/>
        <w:rPr>
          <w:ins w:id="511" w:author="Shuqing Li (李树青)" w:date="2026-04-27T18:07:00Z"/>
        </w:rPr>
      </w:pPr>
      <w:r>
        <w:rPr>
          <w:rFonts w:hint="eastAsia"/>
        </w:rPr>
        <w:t>可通过寄存器配置，选择使用</w:t>
      </w:r>
      <w:r>
        <w:rPr>
          <w:rFonts w:hint="eastAsia"/>
        </w:rPr>
        <w:t>AXI Stream</w:t>
      </w:r>
      <w:r>
        <w:rPr>
          <w:rFonts w:hint="eastAsia"/>
        </w:rPr>
        <w:t>或</w:t>
      </w:r>
      <w:r>
        <w:rPr>
          <w:rFonts w:hint="eastAsia"/>
        </w:rPr>
        <w:t xml:space="preserve">AXI </w:t>
      </w:r>
      <w:r w:rsidR="005660B8">
        <w:rPr>
          <w:rFonts w:hint="eastAsia"/>
        </w:rPr>
        <w:t>Master</w:t>
      </w:r>
      <w:r>
        <w:rPr>
          <w:rFonts w:hint="eastAsia"/>
        </w:rPr>
        <w:t xml:space="preserve"> </w:t>
      </w:r>
      <w:del w:id="512" w:author="Shuqing Li (李树青)" w:date="2026-04-25T10:43:00Z">
        <w:r w:rsidDel="00DB1579">
          <w:rPr>
            <w:rFonts w:hint="eastAsia"/>
          </w:rPr>
          <w:delText>1</w:delText>
        </w:r>
      </w:del>
      <w:ins w:id="513" w:author="Shuqing Li (李树青)" w:date="2026-04-25T10:43:00Z">
        <w:r w:rsidR="00DB1579">
          <w:rPr>
            <w:rFonts w:hint="eastAsia"/>
          </w:rPr>
          <w:t>2</w:t>
        </w:r>
      </w:ins>
      <w:r>
        <w:rPr>
          <w:rFonts w:hint="eastAsia"/>
        </w:rPr>
        <w:t>输出中断</w:t>
      </w:r>
    </w:p>
    <w:p w14:paraId="2384CB98" w14:textId="14D9F768" w:rsidR="00DF5931" w:rsidRDefault="00DF5931" w:rsidP="00DF5931">
      <w:pPr>
        <w:pStyle w:val="af"/>
        <w:numPr>
          <w:ilvl w:val="0"/>
          <w:numId w:val="59"/>
        </w:numPr>
        <w:spacing w:line="360" w:lineRule="auto"/>
        <w:ind w:firstLineChars="0"/>
        <w:rPr>
          <w:ins w:id="514" w:author="Shuqing Li (李树青)" w:date="2026-04-27T18:08:00Z"/>
        </w:rPr>
      </w:pPr>
      <w:ins w:id="515" w:author="Shuqing Li (李树青)" w:date="2026-04-27T18:08:00Z">
        <w:r>
          <w:rPr>
            <w:rFonts w:hint="eastAsia"/>
          </w:rPr>
          <w:t>支持通过</w:t>
        </w:r>
        <w:r>
          <w:rPr>
            <w:rFonts w:hint="eastAsia"/>
          </w:rPr>
          <w:t>QPA</w:t>
        </w:r>
        <w:r>
          <w:rPr>
            <w:rFonts w:hint="eastAsia"/>
          </w:rPr>
          <w:t>机制对性能参数进行统计</w:t>
        </w:r>
      </w:ins>
    </w:p>
    <w:p w14:paraId="5A9A946C" w14:textId="54961BFC" w:rsidR="00DF5931" w:rsidRPr="00160505" w:rsidRDefault="00DF5931">
      <w:pPr>
        <w:pStyle w:val="af"/>
        <w:numPr>
          <w:ilvl w:val="0"/>
          <w:numId w:val="59"/>
        </w:numPr>
        <w:spacing w:line="360" w:lineRule="auto"/>
        <w:ind w:firstLineChars="0"/>
        <w:pPrChange w:id="516" w:author="Shuqing Li (李树青)" w:date="2026-04-27T18:07:00Z">
          <w:pPr>
            <w:pStyle w:val="af"/>
            <w:numPr>
              <w:ilvl w:val="1"/>
              <w:numId w:val="2"/>
            </w:numPr>
            <w:spacing w:line="360" w:lineRule="auto"/>
            <w:ind w:left="425" w:firstLineChars="0" w:firstLine="0"/>
          </w:pPr>
        </w:pPrChange>
      </w:pPr>
      <w:ins w:id="517" w:author="Shuqing Li (李树青)" w:date="2026-04-27T18:08:00Z">
        <w:r>
          <w:rPr>
            <w:rFonts w:hint="eastAsia"/>
          </w:rPr>
          <w:t>支持通过</w:t>
        </w:r>
        <w:r>
          <w:rPr>
            <w:rFonts w:hint="eastAsia"/>
          </w:rPr>
          <w:t>AXI Master 3</w:t>
        </w:r>
        <w:r>
          <w:rPr>
            <w:rFonts w:hint="eastAsia"/>
          </w:rPr>
          <w:t>接口输出</w:t>
        </w:r>
        <w:r>
          <w:rPr>
            <w:rFonts w:hint="eastAsia"/>
          </w:rPr>
          <w:t>Trace</w:t>
        </w:r>
        <w:r>
          <w:rPr>
            <w:rFonts w:hint="eastAsia"/>
          </w:rPr>
          <w:t>信息</w:t>
        </w:r>
      </w:ins>
    </w:p>
    <w:p w14:paraId="67D5BB0C" w14:textId="77777777" w:rsidR="00293CF1" w:rsidRDefault="00293CF1" w:rsidP="00293CF1">
      <w:pPr>
        <w:pStyle w:val="1"/>
        <w:rPr>
          <w:rFonts w:ascii="黑体" w:hAnsi="黑体" w:hint="eastAsia"/>
        </w:rPr>
      </w:pPr>
      <w:bookmarkStart w:id="518" w:name="_Toc226106656"/>
      <w:bookmarkStart w:id="519" w:name="_Toc228214034"/>
      <w:r>
        <w:rPr>
          <w:rFonts w:ascii="黑体" w:hAnsi="黑体" w:hint="eastAsia"/>
        </w:rPr>
        <w:t>缓存算法</w:t>
      </w:r>
      <w:bookmarkEnd w:id="518"/>
      <w:bookmarkEnd w:id="519"/>
    </w:p>
    <w:p w14:paraId="0D75BC8A" w14:textId="77777777" w:rsidR="00293CF1" w:rsidRPr="00D767BB" w:rsidRDefault="00293CF1" w:rsidP="00293CF1">
      <w:pPr>
        <w:pStyle w:val="2"/>
      </w:pPr>
      <w:bookmarkStart w:id="520" w:name="_Toc226106657"/>
      <w:bookmarkStart w:id="521" w:name="_Toc228214035"/>
      <w:r w:rsidRPr="00D767BB">
        <w:rPr>
          <w:rFonts w:hint="eastAsia"/>
        </w:rPr>
        <w:t>DC</w:t>
      </w:r>
      <w:r>
        <w:rPr>
          <w:rFonts w:hint="eastAsia"/>
        </w:rPr>
        <w:t xml:space="preserve"> Cache</w:t>
      </w:r>
      <w:r w:rsidRPr="00D767BB">
        <w:rPr>
          <w:rFonts w:hint="eastAsia"/>
        </w:rPr>
        <w:t>设备上下文缓存</w:t>
      </w:r>
      <w:bookmarkEnd w:id="520"/>
      <w:bookmarkEnd w:id="521"/>
    </w:p>
    <w:p w14:paraId="78CEB34D" w14:textId="77777777" w:rsidR="00293CF1" w:rsidRDefault="00293CF1" w:rsidP="00293CF1">
      <w:pPr>
        <w:ind w:firstLine="420"/>
      </w:pPr>
      <w:r w:rsidRPr="00D767BB">
        <w:rPr>
          <w:rFonts w:hint="eastAsia"/>
        </w:rPr>
        <w:t>DC</w:t>
      </w:r>
      <w:r>
        <w:rPr>
          <w:rFonts w:hint="eastAsia"/>
        </w:rPr>
        <w:t xml:space="preserve"> Cache</w:t>
      </w:r>
      <w:r w:rsidRPr="00D767BB">
        <w:rPr>
          <w:rFonts w:hint="eastAsia"/>
        </w:rPr>
        <w:t>缓存用于暂存设备目录表</w:t>
      </w:r>
      <w:r w:rsidRPr="00D767BB">
        <w:rPr>
          <w:rFonts w:hint="eastAsia"/>
        </w:rPr>
        <w:t>DDT</w:t>
      </w:r>
      <w:r w:rsidRPr="00D767BB">
        <w:rPr>
          <w:rFonts w:hint="eastAsia"/>
        </w:rPr>
        <w:t>中部分</w:t>
      </w:r>
      <w:r w:rsidRPr="00D767BB">
        <w:rPr>
          <w:rFonts w:hint="eastAsia"/>
        </w:rPr>
        <w:t>DC</w:t>
      </w:r>
      <w:r w:rsidRPr="00D767BB">
        <w:rPr>
          <w:rFonts w:hint="eastAsia"/>
        </w:rPr>
        <w:t>数据，</w:t>
      </w:r>
      <w:r>
        <w:rPr>
          <w:rFonts w:hint="eastAsia"/>
        </w:rPr>
        <w:t>数据格式与</w:t>
      </w:r>
      <w:r>
        <w:rPr>
          <w:rFonts w:hint="eastAsia"/>
        </w:rPr>
        <w:t>DDT</w:t>
      </w:r>
      <w:r>
        <w:rPr>
          <w:rFonts w:hint="eastAsia"/>
        </w:rPr>
        <w:t>中条目保持一致</w:t>
      </w:r>
      <w:r w:rsidRPr="00D767BB">
        <w:rPr>
          <w:rFonts w:hint="eastAsia"/>
        </w:rPr>
        <w:t>。</w:t>
      </w:r>
    </w:p>
    <w:p w14:paraId="2CC18184" w14:textId="77777777" w:rsidR="00293CF1" w:rsidRDefault="00293CF1" w:rsidP="00293CF1">
      <w:pPr>
        <w:pStyle w:val="3"/>
      </w:pPr>
      <w:bookmarkStart w:id="522" w:name="_Toc226106658"/>
      <w:bookmarkStart w:id="523" w:name="_Toc228214036"/>
      <w:r>
        <w:rPr>
          <w:rFonts w:hint="eastAsia"/>
        </w:rPr>
        <w:t>Cache line</w:t>
      </w:r>
      <w:r>
        <w:rPr>
          <w:rFonts w:hint="eastAsia"/>
        </w:rPr>
        <w:t>和关键数据</w:t>
      </w:r>
      <w:bookmarkEnd w:id="522"/>
      <w:bookmarkEnd w:id="523"/>
    </w:p>
    <w:p w14:paraId="16927834" w14:textId="6662DC9F" w:rsidR="00293CF1" w:rsidRDefault="00293CF1" w:rsidP="00293CF1">
      <w:pPr>
        <w:pStyle w:val="af"/>
        <w:numPr>
          <w:ilvl w:val="0"/>
          <w:numId w:val="80"/>
        </w:numPr>
        <w:ind w:firstLineChars="0"/>
      </w:pPr>
      <w:r>
        <w:t>device_id</w:t>
      </w:r>
      <w:r>
        <w:rPr>
          <w:rFonts w:hint="eastAsia"/>
        </w:rPr>
        <w:t>：对于</w:t>
      </w:r>
      <w:r>
        <w:rPr>
          <w:rFonts w:hint="eastAsia"/>
        </w:rPr>
        <w:t>PCIe</w:t>
      </w:r>
      <w:r>
        <w:rPr>
          <w:rFonts w:hint="eastAsia"/>
        </w:rPr>
        <w:t>，</w:t>
      </w:r>
      <w:r>
        <w:rPr>
          <w:rFonts w:hint="eastAsia"/>
        </w:rPr>
        <w:t>IOMMU</w:t>
      </w:r>
      <w:r>
        <w:rPr>
          <w:rFonts w:hint="eastAsia"/>
        </w:rPr>
        <w:t>通过</w:t>
      </w:r>
      <w:r>
        <w:rPr>
          <w:rFonts w:hint="eastAsia"/>
        </w:rPr>
        <w:t>PCI Bus</w:t>
      </w:r>
      <w:r>
        <w:rPr>
          <w:rFonts w:hint="eastAsia"/>
        </w:rPr>
        <w:t>号（</w:t>
      </w:r>
      <w:r>
        <w:rPr>
          <w:rFonts w:hint="eastAsia"/>
        </w:rPr>
        <w:t>8</w:t>
      </w:r>
      <w:r>
        <w:rPr>
          <w:rFonts w:hint="eastAsia"/>
        </w:rPr>
        <w:t>位）、</w:t>
      </w:r>
      <w:r>
        <w:rPr>
          <w:rFonts w:hint="eastAsia"/>
        </w:rPr>
        <w:t>device</w:t>
      </w:r>
      <w:r>
        <w:rPr>
          <w:rFonts w:hint="eastAsia"/>
        </w:rPr>
        <w:t>号（</w:t>
      </w:r>
      <w:r>
        <w:rPr>
          <w:rFonts w:hint="eastAsia"/>
        </w:rPr>
        <w:t>5</w:t>
      </w:r>
      <w:r>
        <w:rPr>
          <w:rFonts w:hint="eastAsia"/>
        </w:rPr>
        <w:t>位）和</w:t>
      </w:r>
      <w:r>
        <w:rPr>
          <w:rFonts w:hint="eastAsia"/>
        </w:rPr>
        <w:t>function</w:t>
      </w:r>
      <w:r>
        <w:rPr>
          <w:rFonts w:hint="eastAsia"/>
        </w:rPr>
        <w:t>号（</w:t>
      </w:r>
      <w:r>
        <w:rPr>
          <w:rFonts w:hint="eastAsia"/>
        </w:rPr>
        <w:t>3</w:t>
      </w:r>
      <w:r>
        <w:rPr>
          <w:rFonts w:hint="eastAsia"/>
        </w:rPr>
        <w:t>位）的</w:t>
      </w:r>
      <w:r>
        <w:rPr>
          <w:rFonts w:hint="eastAsia"/>
        </w:rPr>
        <w:t>16</w:t>
      </w:r>
      <w:r>
        <w:rPr>
          <w:rFonts w:hint="eastAsia"/>
        </w:rPr>
        <w:t>位三元组（统称路由标识符或</w:t>
      </w:r>
      <w:r>
        <w:rPr>
          <w:rFonts w:hint="eastAsia"/>
        </w:rPr>
        <w:t>RID</w:t>
      </w:r>
      <w:r>
        <w:rPr>
          <w:rFonts w:hint="eastAsia"/>
        </w:rPr>
        <w:t>）以及</w:t>
      </w:r>
      <w:r>
        <w:rPr>
          <w:rFonts w:hint="eastAsia"/>
        </w:rPr>
        <w:t>8</w:t>
      </w:r>
      <w:r>
        <w:rPr>
          <w:rFonts w:hint="eastAsia"/>
        </w:rPr>
        <w:t>位的</w:t>
      </w:r>
      <w:r>
        <w:rPr>
          <w:rFonts w:hint="eastAsia"/>
        </w:rPr>
        <w:t>segment</w:t>
      </w:r>
      <w:r>
        <w:rPr>
          <w:rFonts w:hint="eastAsia"/>
        </w:rPr>
        <w:t>号来识别设备。</w:t>
      </w:r>
      <w:r>
        <w:rPr>
          <w:rFonts w:hint="eastAsia"/>
        </w:rPr>
        <w:t>risc-v</w:t>
      </w:r>
      <w:r>
        <w:rPr>
          <w:rFonts w:hint="eastAsia"/>
        </w:rPr>
        <w:t>技术手册中将该唯一的设备标识符称为</w:t>
      </w:r>
      <w:r>
        <w:rPr>
          <w:rFonts w:hint="eastAsia"/>
        </w:rPr>
        <w:t>device_id</w:t>
      </w:r>
      <w:r>
        <w:rPr>
          <w:rFonts w:hint="eastAsia"/>
        </w:rPr>
        <w:t>。单</w:t>
      </w:r>
      <w:r>
        <w:rPr>
          <w:rFonts w:hint="eastAsia"/>
        </w:rPr>
        <w:t>RC</w:t>
      </w:r>
      <w:r>
        <w:rPr>
          <w:rFonts w:hint="eastAsia"/>
        </w:rPr>
        <w:t>方案中，</w:t>
      </w:r>
      <w:r>
        <w:rPr>
          <w:rFonts w:hint="eastAsia"/>
        </w:rPr>
        <w:t>8</w:t>
      </w:r>
      <w:r>
        <w:rPr>
          <w:rFonts w:hint="eastAsia"/>
        </w:rPr>
        <w:t>位</w:t>
      </w:r>
      <w:r>
        <w:t>S</w:t>
      </w:r>
      <w:r>
        <w:rPr>
          <w:rFonts w:hint="eastAsia"/>
        </w:rPr>
        <w:t>egment</w:t>
      </w:r>
      <w:r>
        <w:rPr>
          <w:rFonts w:hint="eastAsia"/>
        </w:rPr>
        <w:t>号不使用；多</w:t>
      </w:r>
      <w:r>
        <w:rPr>
          <w:rFonts w:hint="eastAsia"/>
        </w:rPr>
        <w:t>RC</w:t>
      </w:r>
      <w:r>
        <w:rPr>
          <w:rFonts w:hint="eastAsia"/>
        </w:rPr>
        <w:t>方案中</w:t>
      </w:r>
      <w:r>
        <w:rPr>
          <w:rFonts w:hint="eastAsia"/>
        </w:rPr>
        <w:t>segment</w:t>
      </w:r>
      <w:r>
        <w:rPr>
          <w:rFonts w:hint="eastAsia"/>
        </w:rPr>
        <w:t>启用。缓存算法部分采用</w:t>
      </w:r>
      <w:r>
        <w:rPr>
          <w:rFonts w:hint="eastAsia"/>
        </w:rPr>
        <w:t>24</w:t>
      </w:r>
      <w:r>
        <w:rPr>
          <w:rFonts w:hint="eastAsia"/>
        </w:rPr>
        <w:t>比特的字段结构。</w:t>
      </w:r>
      <w:ins w:id="524" w:author="Gavin Ma (马国臣)-人工智能研究院" w:date="2026-04-27T20:11:00Z">
        <w:r w:rsidR="00563D9D">
          <w:rPr>
            <w:rFonts w:hint="eastAsia"/>
          </w:rPr>
          <w:t>Segment</w:t>
        </w:r>
        <w:r w:rsidR="00563D9D">
          <w:rPr>
            <w:rFonts w:hint="eastAsia"/>
          </w:rPr>
          <w:t>号在高位。</w:t>
        </w:r>
      </w:ins>
    </w:p>
    <w:p w14:paraId="0C1A0ECD" w14:textId="77777777" w:rsidR="00293CF1" w:rsidRDefault="00293CF1" w:rsidP="00293CF1">
      <w:pPr>
        <w:pStyle w:val="af"/>
        <w:numPr>
          <w:ilvl w:val="0"/>
          <w:numId w:val="80"/>
        </w:numPr>
        <w:ind w:firstLineChars="0"/>
      </w:pPr>
      <w:r>
        <w:rPr>
          <w:rFonts w:hint="eastAsia"/>
        </w:rPr>
        <w:t>Cache line</w:t>
      </w:r>
    </w:p>
    <w:p w14:paraId="5EB692E1" w14:textId="72FE7027" w:rsidR="00293CF1" w:rsidRDefault="00293CF1" w:rsidP="00293CF1">
      <w:pPr>
        <w:ind w:firstLine="480"/>
      </w:pPr>
      <w:r>
        <w:rPr>
          <w:rFonts w:hint="eastAsia"/>
        </w:rPr>
        <w:t>DC Cache</w:t>
      </w:r>
      <w:r>
        <w:rPr>
          <w:rFonts w:hint="eastAsia"/>
        </w:rPr>
        <w:t>缓存中</w:t>
      </w:r>
      <w:r>
        <w:rPr>
          <w:rFonts w:hint="eastAsia"/>
        </w:rPr>
        <w:t>Cache line</w:t>
      </w:r>
      <w:r>
        <w:rPr>
          <w:rFonts w:hint="eastAsia"/>
        </w:rPr>
        <w:t>主要数据为</w:t>
      </w:r>
      <w:r>
        <w:rPr>
          <w:rFonts w:hint="eastAsia"/>
        </w:rPr>
        <w:t>DC</w:t>
      </w:r>
      <w:r>
        <w:rPr>
          <w:rFonts w:hint="eastAsia"/>
        </w:rPr>
        <w:t>。</w:t>
      </w:r>
      <w:del w:id="525" w:author="Gavin Ma (马国臣)-人工智能研究院" w:date="2026-04-24T09:10:00Z">
        <w:r w:rsidDel="00AB2F46">
          <w:rPr>
            <w:rFonts w:hint="eastAsia"/>
          </w:rPr>
          <w:delText>忽略</w:delText>
        </w:r>
        <w:r w:rsidDel="00AB2F46">
          <w:rPr>
            <w:rFonts w:hint="eastAsia"/>
          </w:rPr>
          <w:delText>DC</w:delText>
        </w:r>
        <w:r w:rsidDel="00AB2F46">
          <w:rPr>
            <w:rFonts w:hint="eastAsia"/>
          </w:rPr>
          <w:delText>中部分</w:delText>
        </w:r>
        <w:r w:rsidDel="00AB2F46">
          <w:rPr>
            <w:rFonts w:hint="eastAsia"/>
          </w:rPr>
          <w:delText>reserved</w:delText>
        </w:r>
        <w:r w:rsidDel="00AB2F46">
          <w:rPr>
            <w:rFonts w:hint="eastAsia"/>
          </w:rPr>
          <w:delText>比特；</w:delText>
        </w:r>
      </w:del>
      <w:r>
        <w:rPr>
          <w:rFonts w:hint="eastAsia"/>
        </w:rPr>
        <w:t>数据结构为（注：字段顺序仅作示意，实施根据硬件</w:t>
      </w:r>
      <w:r>
        <w:rPr>
          <w:rFonts w:hint="eastAsia"/>
        </w:rPr>
        <w:t>/</w:t>
      </w:r>
      <w:r>
        <w:rPr>
          <w:rFonts w:hint="eastAsia"/>
        </w:rPr>
        <w:t>设计调整）：</w:t>
      </w:r>
    </w:p>
    <w:p w14:paraId="1D2DBBB9" w14:textId="54EA2233" w:rsidR="00293CF1" w:rsidRDefault="00293CF1" w:rsidP="00293CF1">
      <w:pPr>
        <w:jc w:val="center"/>
      </w:pPr>
      <w:del w:id="526" w:author="Gavin Ma (马国臣)-人工智能研究院" w:date="2026-04-24T09:10:00Z">
        <w:r w:rsidDel="00ED7741">
          <w:rPr>
            <w:rFonts w:hint="eastAsia"/>
          </w:rPr>
          <w:object w:dxaOrig="6151" w:dyaOrig="6001" w14:anchorId="728D7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25pt;height:192pt" o:ole="">
              <v:imagedata r:id="rId9" o:title=""/>
            </v:shape>
            <o:OLEObject Type="Embed" ProgID="Visio.Drawing.15" ShapeID="_x0000_i1025" DrawAspect="Content" ObjectID="_1839588074" r:id="rId10"/>
          </w:object>
        </w:r>
      </w:del>
      <w:ins w:id="527" w:author="Gavin Ma (马国臣)-人工智能研究院" w:date="2026-04-24T09:10:00Z">
        <w:r w:rsidR="00ED7741">
          <w:rPr>
            <w:rFonts w:hint="eastAsia"/>
          </w:rPr>
          <w:object w:dxaOrig="5721" w:dyaOrig="1461" w14:anchorId="550250FF">
            <v:shape id="_x0000_i1026" type="#_x0000_t75" style="width:219pt;height:56.25pt" o:ole="">
              <v:imagedata r:id="rId11" o:title=""/>
            </v:shape>
            <o:OLEObject Type="Embed" ProgID="Visio.Drawing.15" ShapeID="_x0000_i1026" DrawAspect="Content" ObjectID="_1839588075" r:id="rId12"/>
          </w:object>
        </w:r>
      </w:ins>
    </w:p>
    <w:p w14:paraId="7E8776F4" w14:textId="7207C895" w:rsidR="00293CF1" w:rsidRDefault="00293CF1" w:rsidP="00293CF1">
      <w:pPr>
        <w:pStyle w:val="ac"/>
        <w:jc w:val="center"/>
      </w:pPr>
      <w:r>
        <w:rPr>
          <w:rFonts w:hint="eastAsia"/>
        </w:rPr>
        <w:t>图</w:t>
      </w:r>
      <w:r>
        <w:rPr>
          <w:rFonts w:hint="eastAsia"/>
        </w:rPr>
        <w:t xml:space="preserve"> </w:t>
      </w:r>
      <w:ins w:id="528"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529"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1</w:t>
      </w:r>
      <w:ins w:id="530" w:author="Shuqing Li (李树青)" w:date="2026-04-23T09:02:00Z">
        <w:r w:rsidR="000075A0">
          <w:fldChar w:fldCharType="end"/>
        </w:r>
      </w:ins>
      <w:del w:id="531"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1</w:delText>
        </w:r>
        <w:r w:rsidDel="000075A0">
          <w:fldChar w:fldCharType="end"/>
        </w:r>
      </w:del>
      <w:r>
        <w:rPr>
          <w:rFonts w:hint="eastAsia"/>
        </w:rPr>
        <w:t xml:space="preserve"> DC</w:t>
      </w:r>
      <w:r>
        <w:rPr>
          <w:rFonts w:hint="eastAsia"/>
        </w:rPr>
        <w:t>缓存</w:t>
      </w:r>
      <w:r>
        <w:rPr>
          <w:rFonts w:hint="eastAsia"/>
        </w:rPr>
        <w:t>Cache line</w:t>
      </w:r>
      <w:r>
        <w:rPr>
          <w:rFonts w:hint="eastAsia"/>
        </w:rPr>
        <w:t>数据结构示意图</w:t>
      </w:r>
    </w:p>
    <w:p w14:paraId="27791548" w14:textId="77777777" w:rsidR="00831D62" w:rsidRDefault="00293CF1" w:rsidP="00293CF1">
      <w:pPr>
        <w:ind w:firstLine="420"/>
        <w:rPr>
          <w:ins w:id="532" w:author="Gavin Ma (马国臣)-人工智能研究院" w:date="2026-04-24T09:11:00Z"/>
        </w:rPr>
      </w:pPr>
      <w:r>
        <w:rPr>
          <w:rFonts w:hint="eastAsia"/>
        </w:rPr>
        <w:t>其中：</w:t>
      </w:r>
      <w:r>
        <w:rPr>
          <w:rFonts w:hint="eastAsia"/>
        </w:rPr>
        <w:t>device_id</w:t>
      </w:r>
      <w:r>
        <w:rPr>
          <w:rFonts w:hint="eastAsia"/>
        </w:rPr>
        <w:t>为索引值字段；</w:t>
      </w:r>
      <w:ins w:id="533" w:author="Gavin Ma (马国臣)-人工智能研究院" w:date="2026-04-24T09:11:00Z">
        <w:r w:rsidR="00831D62">
          <w:rPr>
            <w:rFonts w:hint="eastAsia"/>
          </w:rPr>
          <w:t>Cache line</w:t>
        </w:r>
        <w:r w:rsidR="00831D62">
          <w:rPr>
            <w:rFonts w:hint="eastAsia"/>
          </w:rPr>
          <w:t>中包含完整的数据结构不变的</w:t>
        </w:r>
        <w:r w:rsidR="00831D62">
          <w:rPr>
            <w:rFonts w:hint="eastAsia"/>
          </w:rPr>
          <w:t>DC</w:t>
        </w:r>
        <w:r w:rsidR="00831D62">
          <w:rPr>
            <w:rFonts w:hint="eastAsia"/>
          </w:rPr>
          <w:t>。自定义</w:t>
        </w:r>
      </w:ins>
      <w:r>
        <w:rPr>
          <w:rFonts w:hint="eastAsia"/>
        </w:rPr>
        <w:t>reserved</w:t>
      </w:r>
      <w:r>
        <w:rPr>
          <w:rFonts w:hint="eastAsia"/>
        </w:rPr>
        <w:t>字段用于保存标志位</w:t>
      </w:r>
      <w:ins w:id="534" w:author="Gavin Ma (马国臣)-人工智能研究院" w:date="2026-04-24T09:11:00Z">
        <w:r w:rsidR="00831D62">
          <w:rPr>
            <w:rFonts w:hint="eastAsia"/>
          </w:rPr>
          <w:t>：</w:t>
        </w:r>
      </w:ins>
    </w:p>
    <w:p w14:paraId="7218B2D2" w14:textId="77777777" w:rsidR="00831D62" w:rsidRDefault="00831D62" w:rsidP="00831D62">
      <w:pPr>
        <w:pStyle w:val="af"/>
        <w:numPr>
          <w:ilvl w:val="0"/>
          <w:numId w:val="124"/>
        </w:numPr>
        <w:ind w:firstLineChars="0"/>
        <w:rPr>
          <w:ins w:id="535" w:author="Gavin Ma (马国臣)-人工智能研究院" w:date="2026-04-24T09:11:00Z"/>
        </w:rPr>
      </w:pPr>
      <w:ins w:id="536" w:author="Gavin Ma (马国臣)-人工智能研究院" w:date="2026-04-24T09:11:00Z">
        <w:r>
          <w:rPr>
            <w:rFonts w:hint="eastAsia"/>
          </w:rPr>
          <w:lastRenderedPageBreak/>
          <w:t>valid</w:t>
        </w:r>
        <w:r>
          <w:rPr>
            <w:rFonts w:hint="eastAsia"/>
          </w:rPr>
          <w:t>：</w:t>
        </w:r>
        <w:r>
          <w:rPr>
            <w:rFonts w:hint="eastAsia"/>
          </w:rPr>
          <w:t>1</w:t>
        </w:r>
        <w:r>
          <w:rPr>
            <w:rFonts w:hint="eastAsia"/>
          </w:rPr>
          <w:t>比特用于指示有效性；</w:t>
        </w:r>
      </w:ins>
    </w:p>
    <w:p w14:paraId="3891251D" w14:textId="77777777" w:rsidR="00831D62" w:rsidRDefault="00831D62" w:rsidP="00831D62">
      <w:pPr>
        <w:pStyle w:val="af"/>
        <w:numPr>
          <w:ilvl w:val="0"/>
          <w:numId w:val="124"/>
        </w:numPr>
        <w:ind w:firstLineChars="0"/>
        <w:rPr>
          <w:ins w:id="537" w:author="Gavin Ma (马国臣)-人工智能研究院" w:date="2026-04-24T09:11:00Z"/>
        </w:rPr>
      </w:pPr>
      <w:ins w:id="538" w:author="Gavin Ma (马国臣)-人工智能研究院" w:date="2026-04-24T09:11:00Z">
        <w:r>
          <w:rPr>
            <w:rFonts w:hint="eastAsia"/>
          </w:rPr>
          <w:t>保留字段等（可根据设计实施需求定义）。</w:t>
        </w:r>
      </w:ins>
    </w:p>
    <w:p w14:paraId="2DEB6B2C" w14:textId="39BBBB99" w:rsidR="00293CF1" w:rsidDel="00831D62" w:rsidRDefault="00293CF1" w:rsidP="00293CF1">
      <w:pPr>
        <w:ind w:firstLine="420"/>
        <w:rPr>
          <w:del w:id="539" w:author="Gavin Ma (马国臣)-人工智能研究院" w:date="2026-04-24T09:11:00Z"/>
        </w:rPr>
      </w:pPr>
      <w:del w:id="540" w:author="Gavin Ma (马国臣)-人工智能研究院" w:date="2026-04-24T09:11:00Z">
        <w:r w:rsidDel="00831D62">
          <w:rPr>
            <w:rFonts w:hint="eastAsia"/>
          </w:rPr>
          <w:delText>（</w:delText>
        </w:r>
        <w:r w:rsidDel="00831D62">
          <w:rPr>
            <w:rFonts w:hint="eastAsia"/>
          </w:rPr>
          <w:delText>valid</w:delText>
        </w:r>
        <w:r w:rsidDel="00831D62">
          <w:rPr>
            <w:rFonts w:hint="eastAsia"/>
          </w:rPr>
          <w:delText>：</w:delText>
        </w:r>
        <w:r w:rsidDel="00831D62">
          <w:rPr>
            <w:rFonts w:hint="eastAsia"/>
          </w:rPr>
          <w:delText>1</w:delText>
        </w:r>
        <w:r w:rsidDel="00831D62">
          <w:rPr>
            <w:rFonts w:hint="eastAsia"/>
          </w:rPr>
          <w:delText>比特用于指示有效性）、预留字段等；两部分字段与</w:delText>
        </w:r>
        <w:r w:rsidDel="00831D62">
          <w:rPr>
            <w:rFonts w:hint="eastAsia"/>
          </w:rPr>
          <w:delText>tc</w:delText>
        </w:r>
        <w:r w:rsidDel="00831D62">
          <w:rPr>
            <w:rFonts w:hint="eastAsia"/>
          </w:rPr>
          <w:delText>共用</w:delText>
        </w:r>
        <w:r w:rsidDel="00831D62">
          <w:rPr>
            <w:rFonts w:hint="eastAsia"/>
          </w:rPr>
          <w:delText>64</w:delText>
        </w:r>
        <w:r w:rsidDel="00831D62">
          <w:rPr>
            <w:rFonts w:hint="eastAsia"/>
          </w:rPr>
          <w:delText>比特（</w:delText>
        </w:r>
        <w:r w:rsidDel="00831D62">
          <w:rPr>
            <w:rFonts w:hint="eastAsia"/>
          </w:rPr>
          <w:delText>tc</w:delText>
        </w:r>
        <w:r w:rsidDel="00831D62">
          <w:rPr>
            <w:rFonts w:hint="eastAsia"/>
          </w:rPr>
          <w:delText>字段中有</w:delText>
        </w:r>
        <w:r w:rsidDel="00831D62">
          <w:rPr>
            <w:rFonts w:hint="eastAsia"/>
          </w:rPr>
          <w:delText>40</w:delText>
        </w:r>
        <w:r w:rsidDel="00831D62">
          <w:rPr>
            <w:rFonts w:hint="eastAsia"/>
          </w:rPr>
          <w:delText>比特</w:delText>
        </w:r>
        <w:r w:rsidDel="00831D62">
          <w:rPr>
            <w:rFonts w:hint="eastAsia"/>
          </w:rPr>
          <w:delText>reserved</w:delText>
        </w:r>
        <w:r w:rsidDel="00831D62">
          <w:rPr>
            <w:rFonts w:hint="eastAsia"/>
          </w:rPr>
          <w:delText>）。其余字段为</w:delText>
        </w:r>
        <w:r w:rsidDel="00831D62">
          <w:rPr>
            <w:rFonts w:hint="eastAsia"/>
          </w:rPr>
          <w:delText>DC</w:delText>
        </w:r>
        <w:r w:rsidDel="00831D62">
          <w:rPr>
            <w:rFonts w:hint="eastAsia"/>
          </w:rPr>
          <w:delText>中非</w:delText>
        </w:r>
        <w:r w:rsidDel="00831D62">
          <w:rPr>
            <w:rFonts w:hint="eastAsia"/>
          </w:rPr>
          <w:delText>reserved</w:delText>
        </w:r>
        <w:r w:rsidDel="00831D62">
          <w:rPr>
            <w:rFonts w:hint="eastAsia"/>
          </w:rPr>
          <w:delText>的剩余字段。</w:delText>
        </w:r>
        <w:bookmarkStart w:id="541" w:name="_Toc227917009"/>
        <w:bookmarkStart w:id="542" w:name="_Toc228214037"/>
        <w:bookmarkEnd w:id="541"/>
        <w:bookmarkEnd w:id="542"/>
      </w:del>
    </w:p>
    <w:p w14:paraId="3B7B4CA1" w14:textId="77777777" w:rsidR="00293CF1" w:rsidRDefault="00293CF1" w:rsidP="00293CF1">
      <w:pPr>
        <w:pStyle w:val="3"/>
      </w:pPr>
      <w:bookmarkStart w:id="543" w:name="_Toc226106659"/>
      <w:bookmarkStart w:id="544" w:name="_Toc228214038"/>
      <w:r>
        <w:rPr>
          <w:rFonts w:hint="eastAsia"/>
        </w:rPr>
        <w:t>缓存表管理</w:t>
      </w:r>
      <w:bookmarkEnd w:id="543"/>
      <w:bookmarkEnd w:id="544"/>
    </w:p>
    <w:p w14:paraId="04378792" w14:textId="77777777" w:rsidR="00293CF1" w:rsidRDefault="00293CF1" w:rsidP="00293CF1">
      <w:pPr>
        <w:pStyle w:val="af"/>
        <w:numPr>
          <w:ilvl w:val="0"/>
          <w:numId w:val="115"/>
        </w:numPr>
        <w:ind w:firstLineChars="0"/>
      </w:pPr>
      <w:r>
        <w:rPr>
          <w:rFonts w:hint="eastAsia"/>
        </w:rPr>
        <w:t>DC Cache</w:t>
      </w:r>
      <w:r>
        <w:rPr>
          <w:rFonts w:hint="eastAsia"/>
        </w:rPr>
        <w:t>缓存采用</w:t>
      </w:r>
      <w:r>
        <w:rPr>
          <w:rFonts w:hint="eastAsia"/>
        </w:rPr>
        <w:t>n-way</w:t>
      </w:r>
      <w:r>
        <w:rPr>
          <w:rFonts w:hint="eastAsia"/>
        </w:rPr>
        <w:t>组相连缓存管理方式。</w:t>
      </w:r>
    </w:p>
    <w:p w14:paraId="61589FAA" w14:textId="77777777" w:rsidR="00293CF1" w:rsidRDefault="00293CF1" w:rsidP="00293CF1">
      <w:pPr>
        <w:pStyle w:val="af"/>
        <w:numPr>
          <w:ilvl w:val="0"/>
          <w:numId w:val="115"/>
        </w:numPr>
        <w:ind w:firstLineChars="0"/>
      </w:pPr>
      <w:r>
        <w:rPr>
          <w:rFonts w:hint="eastAsia"/>
        </w:rPr>
        <w:t>DC Cache</w:t>
      </w:r>
      <w:r>
        <w:rPr>
          <w:rFonts w:hint="eastAsia"/>
        </w:rPr>
        <w:t>缓存总大小规划为</w:t>
      </w:r>
      <w:r w:rsidRPr="003F4F01">
        <w:rPr>
          <w:position w:val="-6"/>
        </w:rPr>
        <w:object w:dxaOrig="499" w:dyaOrig="220" w14:anchorId="3903F648">
          <v:shape id="_x0000_i1027" type="#_x0000_t75" style="width:24.75pt;height:12pt" o:ole="">
            <v:imagedata r:id="rId13" o:title=""/>
          </v:shape>
          <o:OLEObject Type="Embed" ProgID="Equation.DSMT4" ShapeID="_x0000_i1027" DrawAspect="Content" ObjectID="_1839588076" r:id="rId14"/>
        </w:object>
      </w:r>
      <w:r>
        <w:rPr>
          <w:rFonts w:hint="eastAsia"/>
        </w:rPr>
        <w:t>，即</w:t>
      </w:r>
      <w:r>
        <w:rPr>
          <w:rFonts w:hint="eastAsia"/>
        </w:rPr>
        <w:t>s</w:t>
      </w:r>
      <w:r>
        <w:rPr>
          <w:rFonts w:hint="eastAsia"/>
        </w:rPr>
        <w:t>个</w:t>
      </w:r>
      <w:r>
        <w:rPr>
          <w:rFonts w:hint="eastAsia"/>
        </w:rPr>
        <w:t>Cache Set</w:t>
      </w:r>
      <w:r>
        <w:rPr>
          <w:rFonts w:hint="eastAsia"/>
        </w:rPr>
        <w:t>，每</w:t>
      </w:r>
      <w:r>
        <w:rPr>
          <w:rFonts w:hint="eastAsia"/>
        </w:rPr>
        <w:t>Cache set</w:t>
      </w:r>
      <w:r>
        <w:rPr>
          <w:rFonts w:hint="eastAsia"/>
        </w:rPr>
        <w:t>有</w:t>
      </w:r>
      <w:r>
        <w:rPr>
          <w:rFonts w:hint="eastAsia"/>
        </w:rPr>
        <w:t>n</w:t>
      </w:r>
      <w:r>
        <w:rPr>
          <w:rFonts w:hint="eastAsia"/>
        </w:rPr>
        <w:t>个</w:t>
      </w:r>
      <w:r>
        <w:rPr>
          <w:rFonts w:hint="eastAsia"/>
        </w:rPr>
        <w:t>Cache line</w:t>
      </w:r>
      <w:r>
        <w:rPr>
          <w:rFonts w:hint="eastAsia"/>
        </w:rPr>
        <w:t>。暂定</w:t>
      </w:r>
      <w:r>
        <w:rPr>
          <w:rFonts w:hint="eastAsia"/>
        </w:rPr>
        <w:t>n=4</w:t>
      </w:r>
      <w:r>
        <w:rPr>
          <w:rFonts w:hint="eastAsia"/>
        </w:rPr>
        <w:t>和</w:t>
      </w:r>
      <w:r>
        <w:rPr>
          <w:rFonts w:hint="eastAsia"/>
        </w:rPr>
        <w:t>s=64</w:t>
      </w:r>
      <w:r>
        <w:rPr>
          <w:rFonts w:hint="eastAsia"/>
        </w:rPr>
        <w:t>。</w:t>
      </w:r>
    </w:p>
    <w:p w14:paraId="1FF21C5E" w14:textId="77777777" w:rsidR="00293CF1" w:rsidRDefault="00293CF1" w:rsidP="00293CF1">
      <w:pPr>
        <w:pStyle w:val="af"/>
        <w:numPr>
          <w:ilvl w:val="0"/>
          <w:numId w:val="115"/>
        </w:numPr>
        <w:ind w:firstLineChars="0"/>
      </w:pPr>
      <w:r>
        <w:rPr>
          <w:rFonts w:hint="eastAsia"/>
        </w:rPr>
        <w:t>缓存表结构如下：</w:t>
      </w:r>
    </w:p>
    <w:p w14:paraId="2637134C" w14:textId="77777777" w:rsidR="00293CF1" w:rsidRDefault="00293CF1" w:rsidP="00293CF1">
      <w:pPr>
        <w:pStyle w:val="af9"/>
      </w:pPr>
      <w:r w:rsidRPr="00616A10">
        <w:rPr>
          <w:rFonts w:hint="eastAsia"/>
        </w:rPr>
        <w:object w:dxaOrig="10681" w:dyaOrig="6001" w14:anchorId="680BF15C">
          <v:shape id="_x0000_i1028" type="#_x0000_t75" style="width:414.75pt;height:232.5pt" o:ole="">
            <v:imagedata r:id="rId15" o:title=""/>
          </v:shape>
          <o:OLEObject Type="Embed" ProgID="Visio.Drawing.15" ShapeID="_x0000_i1028" DrawAspect="Content" ObjectID="_1839588077" r:id="rId16"/>
        </w:object>
      </w:r>
    </w:p>
    <w:p w14:paraId="29EC1996" w14:textId="7EAB6B5D" w:rsidR="00293CF1" w:rsidRDefault="00293CF1" w:rsidP="00293CF1">
      <w:pPr>
        <w:pStyle w:val="ac"/>
        <w:jc w:val="center"/>
      </w:pPr>
      <w:r>
        <w:rPr>
          <w:rFonts w:hint="eastAsia"/>
        </w:rPr>
        <w:t>图</w:t>
      </w:r>
      <w:r>
        <w:rPr>
          <w:rFonts w:hint="eastAsia"/>
        </w:rPr>
        <w:t xml:space="preserve"> </w:t>
      </w:r>
      <w:ins w:id="545"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546"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2</w:t>
      </w:r>
      <w:ins w:id="547" w:author="Shuqing Li (李树青)" w:date="2026-04-23T09:02:00Z">
        <w:r w:rsidR="000075A0">
          <w:fldChar w:fldCharType="end"/>
        </w:r>
      </w:ins>
      <w:del w:id="548"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2</w:delText>
        </w:r>
        <w:r w:rsidDel="000075A0">
          <w:fldChar w:fldCharType="end"/>
        </w:r>
      </w:del>
      <w:r>
        <w:rPr>
          <w:rFonts w:hint="eastAsia"/>
        </w:rPr>
        <w:t xml:space="preserve"> DC Cache</w:t>
      </w:r>
      <w:r>
        <w:rPr>
          <w:rFonts w:hint="eastAsia"/>
        </w:rPr>
        <w:t>缓存结构示意图</w:t>
      </w:r>
    </w:p>
    <w:p w14:paraId="619E5433" w14:textId="77777777" w:rsidR="00293CF1" w:rsidRDefault="00293CF1" w:rsidP="00293CF1">
      <w:pPr>
        <w:pStyle w:val="3"/>
      </w:pPr>
      <w:bookmarkStart w:id="549" w:name="_Toc226106660"/>
      <w:bookmarkStart w:id="550" w:name="_Toc228214039"/>
      <w:r>
        <w:rPr>
          <w:rFonts w:hint="eastAsia"/>
        </w:rPr>
        <w:t>缓存索引计算</w:t>
      </w:r>
      <w:bookmarkEnd w:id="549"/>
      <w:bookmarkEnd w:id="550"/>
    </w:p>
    <w:p w14:paraId="12111806" w14:textId="77777777" w:rsidR="00293CF1" w:rsidRDefault="00293CF1" w:rsidP="00293CF1">
      <w:pPr>
        <w:pStyle w:val="af"/>
        <w:numPr>
          <w:ilvl w:val="0"/>
          <w:numId w:val="114"/>
        </w:numPr>
        <w:ind w:firstLineChars="0"/>
      </w:pPr>
      <w:r>
        <w:rPr>
          <w:rFonts w:hint="eastAsia"/>
        </w:rPr>
        <w:t>场景考虑：典型场景分配规则为同一</w:t>
      </w:r>
      <w:r>
        <w:rPr>
          <w:rFonts w:hint="eastAsia"/>
        </w:rPr>
        <w:t>Switch</w:t>
      </w:r>
      <w:r>
        <w:rPr>
          <w:rFonts w:hint="eastAsia"/>
        </w:rPr>
        <w:t>上</w:t>
      </w:r>
      <w:r>
        <w:rPr>
          <w:rFonts w:hint="eastAsia"/>
        </w:rPr>
        <w:t>Bus number</w:t>
      </w:r>
      <w:r>
        <w:rPr>
          <w:rFonts w:hint="eastAsia"/>
        </w:rPr>
        <w:t>连续；同一</w:t>
      </w:r>
      <w:r>
        <w:rPr>
          <w:rFonts w:hint="eastAsia"/>
        </w:rPr>
        <w:t>Bus number</w:t>
      </w:r>
      <w:r>
        <w:rPr>
          <w:rFonts w:hint="eastAsia"/>
        </w:rPr>
        <w:t>上</w:t>
      </w:r>
      <w:r>
        <w:rPr>
          <w:rFonts w:hint="eastAsia"/>
        </w:rPr>
        <w:t>Function number</w:t>
      </w:r>
      <w:r>
        <w:rPr>
          <w:rFonts w:hint="eastAsia"/>
        </w:rPr>
        <w:t>连续；</w:t>
      </w:r>
    </w:p>
    <w:p w14:paraId="34D35C72" w14:textId="0935617B" w:rsidR="00293CF1" w:rsidRDefault="00293CF1" w:rsidP="00293CF1">
      <w:pPr>
        <w:pStyle w:val="af"/>
        <w:numPr>
          <w:ilvl w:val="0"/>
          <w:numId w:val="114"/>
        </w:numPr>
        <w:ind w:firstLineChars="0"/>
      </w:pPr>
      <w:r>
        <w:rPr>
          <w:rFonts w:hint="eastAsia"/>
        </w:rPr>
        <w:t>散列函数设计出发点：</w:t>
      </w:r>
      <w:del w:id="551" w:author="Gavin Ma (马国臣)-人工智能研究院" w:date="2026-04-27T20:11:00Z">
        <w:r w:rsidDel="00563D9D">
          <w:rPr>
            <w:rFonts w:hint="eastAsia"/>
          </w:rPr>
          <w:delText>device_id</w:delText>
        </w:r>
        <w:r w:rsidDel="00563D9D">
          <w:rPr>
            <w:rFonts w:hint="eastAsia"/>
          </w:rPr>
          <w:delText>为</w:delText>
        </w:r>
        <w:r w:rsidDel="00563D9D">
          <w:rPr>
            <w:rFonts w:hint="eastAsia"/>
          </w:rPr>
          <w:delText>8</w:delText>
        </w:r>
        <w:r w:rsidR="00DA4E56" w:rsidDel="00563D9D">
          <w:rPr>
            <w:rFonts w:hint="eastAsia"/>
          </w:rPr>
          <w:delText>+8</w:delText>
        </w:r>
        <w:r w:rsidDel="00563D9D">
          <w:rPr>
            <w:rFonts w:hint="eastAsia"/>
          </w:rPr>
          <w:delText>+5+3=24</w:delText>
        </w:r>
        <w:r w:rsidDel="00563D9D">
          <w:rPr>
            <w:rFonts w:hint="eastAsia"/>
          </w:rPr>
          <w:delText>比特的</w:delText>
        </w:r>
        <w:r w:rsidR="00DA4E56" w:rsidDel="00563D9D">
          <w:rPr>
            <w:rFonts w:hint="eastAsia"/>
          </w:rPr>
          <w:delText>S/</w:delText>
        </w:r>
        <w:r w:rsidDel="00563D9D">
          <w:rPr>
            <w:rFonts w:hint="eastAsia"/>
          </w:rPr>
          <w:delText>B/D/F</w:delText>
        </w:r>
        <w:r w:rsidDel="00563D9D">
          <w:rPr>
            <w:rFonts w:hint="eastAsia"/>
          </w:rPr>
          <w:delText>值</w:delText>
        </w:r>
      </w:del>
      <w:ins w:id="552" w:author="Gavin Ma (马国臣)-人工智能研究院" w:date="2026-04-27T20:11:00Z">
        <w:r w:rsidR="00563D9D" w:rsidRPr="00563D9D">
          <w:rPr>
            <w:rFonts w:hint="eastAsia"/>
          </w:rPr>
          <w:t xml:space="preserve"> </w:t>
        </w:r>
        <w:r w:rsidR="00563D9D">
          <w:rPr>
            <w:rFonts w:hint="eastAsia"/>
          </w:rPr>
          <w:t>device_id</w:t>
        </w:r>
        <w:r w:rsidR="00563D9D">
          <w:rPr>
            <w:rFonts w:hint="eastAsia"/>
          </w:rPr>
          <w:t>为</w:t>
        </w:r>
        <w:r w:rsidR="00563D9D">
          <w:rPr>
            <w:rFonts w:hint="eastAsia"/>
          </w:rPr>
          <w:t>8+8+5+3=24</w:t>
        </w:r>
        <w:r w:rsidR="00563D9D">
          <w:rPr>
            <w:rFonts w:hint="eastAsia"/>
          </w:rPr>
          <w:t>比特的</w:t>
        </w:r>
        <w:r w:rsidR="00563D9D">
          <w:rPr>
            <w:rFonts w:hint="eastAsia"/>
          </w:rPr>
          <w:t>S/B/D/F</w:t>
        </w:r>
        <w:r w:rsidR="00563D9D">
          <w:rPr>
            <w:rFonts w:hint="eastAsia"/>
          </w:rPr>
          <w:t>值</w:t>
        </w:r>
      </w:ins>
      <w:r>
        <w:rPr>
          <w:rFonts w:hint="eastAsia"/>
        </w:rPr>
        <w:t>。同一</w:t>
      </w:r>
      <w:r>
        <w:rPr>
          <w:rFonts w:hint="eastAsia"/>
        </w:rPr>
        <w:t>B_number</w:t>
      </w:r>
      <w:r>
        <w:rPr>
          <w:rFonts w:hint="eastAsia"/>
        </w:rPr>
        <w:t>下的相邻</w:t>
      </w:r>
      <w:r>
        <w:rPr>
          <w:rFonts w:hint="eastAsia"/>
        </w:rPr>
        <w:t>F_number</w:t>
      </w:r>
      <w:r>
        <w:rPr>
          <w:rFonts w:hint="eastAsia"/>
        </w:rPr>
        <w:t>尽可能避免映射到同一</w:t>
      </w:r>
      <w:r>
        <w:rPr>
          <w:rFonts w:hint="eastAsia"/>
        </w:rPr>
        <w:t>Cache set</w:t>
      </w:r>
      <w:r>
        <w:rPr>
          <w:rFonts w:hint="eastAsia"/>
        </w:rPr>
        <w:t>。相邻</w:t>
      </w:r>
      <w:r>
        <w:rPr>
          <w:rFonts w:hint="eastAsia"/>
        </w:rPr>
        <w:t>B_number</w:t>
      </w:r>
      <w:r>
        <w:rPr>
          <w:rFonts w:hint="eastAsia"/>
        </w:rPr>
        <w:t>尽可能避免映射到同一</w:t>
      </w:r>
      <w:r>
        <w:rPr>
          <w:rFonts w:hint="eastAsia"/>
        </w:rPr>
        <w:t>Cache set</w:t>
      </w:r>
      <w:r>
        <w:rPr>
          <w:rFonts w:hint="eastAsia"/>
        </w:rPr>
        <w:t>。</w:t>
      </w:r>
    </w:p>
    <w:p w14:paraId="2B8E5915" w14:textId="77777777" w:rsidR="00293CF1" w:rsidRDefault="00293CF1" w:rsidP="00293CF1">
      <w:pPr>
        <w:pStyle w:val="af"/>
        <w:numPr>
          <w:ilvl w:val="0"/>
          <w:numId w:val="114"/>
        </w:numPr>
        <w:ind w:firstLineChars="0"/>
      </w:pPr>
      <w:r>
        <w:rPr>
          <w:rFonts w:hint="eastAsia"/>
        </w:rPr>
        <w:t>根据</w:t>
      </w:r>
      <w:r>
        <w:rPr>
          <w:rFonts w:hint="eastAsia"/>
        </w:rPr>
        <w:t>device_id</w:t>
      </w:r>
      <w:r>
        <w:rPr>
          <w:rFonts w:hint="eastAsia"/>
        </w:rPr>
        <w:t>的字段结构，散列函数：</w:t>
      </w:r>
    </w:p>
    <w:moveFromRangeStart w:id="553" w:author="Gavin Ma (马国臣)-人工智能研究院" w:date="2026-04-27T20:27:00Z" w:name="move228214104"/>
    <w:p w14:paraId="0EFC420A" w14:textId="06437445" w:rsidR="00293CF1" w:rsidRDefault="00CF1AEB" w:rsidP="00293CF1">
      <w:pPr>
        <w:pStyle w:val="af9"/>
      </w:pPr>
      <w:moveFrom w:id="554" w:author="Gavin Ma (马国臣)-人工智能研究院" w:date="2026-04-27T20:27:00Z">
        <w:r w:rsidRPr="00A57F1E" w:rsidDel="00572046">
          <w:rPr>
            <w:position w:val="-10"/>
          </w:rPr>
          <w:object w:dxaOrig="6399" w:dyaOrig="360" w14:anchorId="2D374205">
            <v:shape id="_x0000_i1029" type="#_x0000_t75" style="width:320.25pt;height:18pt" o:ole="">
              <v:imagedata r:id="rId17" o:title=""/>
            </v:shape>
            <o:OLEObject Type="Embed" ProgID="Equation.DSMT4" ShapeID="_x0000_i1029" DrawAspect="Content" ObjectID="_1839588078" r:id="rId18"/>
          </w:object>
        </w:r>
      </w:moveFrom>
      <w:moveFromRangeEnd w:id="553"/>
      <w:moveToRangeStart w:id="555" w:author="Gavin Ma (马国臣)-人工智能研究院" w:date="2026-04-27T20:27:00Z" w:name="move228214104"/>
      <w:moveTo w:id="556" w:author="Gavin Ma (马国臣)-人工智能研究院" w:date="2026-04-27T20:27:00Z">
        <w:r w:rsidR="00572046" w:rsidRPr="00A57F1E">
          <w:rPr>
            <w:position w:val="-10"/>
          </w:rPr>
          <w:object w:dxaOrig="6399" w:dyaOrig="360" w14:anchorId="7F193CEE">
            <v:shape id="_x0000_i1030" type="#_x0000_t75" style="width:320.25pt;height:18pt" o:ole="">
              <v:imagedata r:id="rId17" o:title=""/>
            </v:shape>
            <o:OLEObject Type="Embed" ProgID="Equation.DSMT4" ShapeID="_x0000_i1030" DrawAspect="Content" ObjectID="_1839588079" r:id="rId19"/>
          </w:object>
        </w:r>
      </w:moveTo>
      <w:moveToRangeEnd w:id="555"/>
    </w:p>
    <w:p w14:paraId="7E7E3114" w14:textId="77777777" w:rsidR="00293CF1" w:rsidRDefault="00293CF1" w:rsidP="00293CF1">
      <w:pPr>
        <w:ind w:firstLine="420"/>
      </w:pPr>
      <w:r>
        <w:rPr>
          <w:rFonts w:hint="eastAsia"/>
        </w:rPr>
        <w:t>当前设计考虑</w:t>
      </w:r>
      <w:r>
        <w:rPr>
          <w:rFonts w:hint="eastAsia"/>
        </w:rPr>
        <w:t>s</w:t>
      </w:r>
      <w:r>
        <w:rPr>
          <w:rFonts w:hint="eastAsia"/>
        </w:rPr>
        <w:t>个</w:t>
      </w:r>
      <w:r>
        <w:rPr>
          <w:rFonts w:hint="eastAsia"/>
        </w:rPr>
        <w:t>Cache set</w:t>
      </w:r>
      <w:r>
        <w:rPr>
          <w:rFonts w:hint="eastAsia"/>
        </w:rPr>
        <w:t>，即散列函数输出为</w:t>
      </w:r>
      <w:r w:rsidRPr="009D2687">
        <w:rPr>
          <w:position w:val="-12"/>
        </w:rPr>
        <w:object w:dxaOrig="620" w:dyaOrig="360" w14:anchorId="3BEC8D5D">
          <v:shape id="_x0000_i1031" type="#_x0000_t75" style="width:30.75pt;height:18pt" o:ole="">
            <v:imagedata r:id="rId20" o:title=""/>
          </v:shape>
          <o:OLEObject Type="Embed" ProgID="Equation.DSMT4" ShapeID="_x0000_i1031" DrawAspect="Content" ObjectID="_1839588080" r:id="rId21"/>
        </w:object>
      </w:r>
      <w:r>
        <w:rPr>
          <w:rFonts w:hint="eastAsia"/>
        </w:rPr>
        <w:t>比特。计算逻辑为采用</w:t>
      </w:r>
      <w:r>
        <w:rPr>
          <w:rFonts w:hint="eastAsia"/>
        </w:rPr>
        <w:t>B_number</w:t>
      </w:r>
      <w:r>
        <w:rPr>
          <w:rFonts w:hint="eastAsia"/>
        </w:rPr>
        <w:t>的低位与</w:t>
      </w:r>
      <w:r>
        <w:rPr>
          <w:rFonts w:hint="eastAsia"/>
        </w:rPr>
        <w:t>F_number</w:t>
      </w:r>
      <w:r>
        <w:rPr>
          <w:rFonts w:hint="eastAsia"/>
        </w:rPr>
        <w:t>右补</w:t>
      </w:r>
      <w:r>
        <w:rPr>
          <w:rFonts w:hint="eastAsia"/>
        </w:rPr>
        <w:t>00</w:t>
      </w:r>
      <w:r>
        <w:rPr>
          <w:rFonts w:hint="eastAsia"/>
        </w:rPr>
        <w:t>后的低位进行异或。保证：同一</w:t>
      </w:r>
      <w:r>
        <w:rPr>
          <w:rFonts w:hint="eastAsia"/>
        </w:rPr>
        <w:t>B_number</w:t>
      </w:r>
      <w:r>
        <w:rPr>
          <w:rFonts w:hint="eastAsia"/>
        </w:rPr>
        <w:t>下相异</w:t>
      </w:r>
      <w:r>
        <w:rPr>
          <w:rFonts w:hint="eastAsia"/>
        </w:rPr>
        <w:t>F_number</w:t>
      </w:r>
      <w:r>
        <w:rPr>
          <w:rFonts w:hint="eastAsia"/>
        </w:rPr>
        <w:t>散列值不同；相邻两个</w:t>
      </w:r>
      <w:r>
        <w:rPr>
          <w:rFonts w:hint="eastAsia"/>
        </w:rPr>
        <w:t>B_number</w:t>
      </w:r>
      <w:r>
        <w:rPr>
          <w:rFonts w:hint="eastAsia"/>
        </w:rPr>
        <w:t>散列值尽可能不同。（注意大小端）。</w:t>
      </w:r>
    </w:p>
    <w:p w14:paraId="4A2DB5FD" w14:textId="77777777" w:rsidR="00293CF1" w:rsidRDefault="00293CF1" w:rsidP="00293CF1">
      <w:pPr>
        <w:ind w:firstLine="420"/>
      </w:pPr>
      <w:r>
        <w:rPr>
          <w:rFonts w:hint="eastAsia"/>
        </w:rPr>
        <w:t>注：</w:t>
      </w:r>
      <w:r w:rsidRPr="0061395A">
        <w:rPr>
          <w:position w:val="-6"/>
        </w:rPr>
        <w:object w:dxaOrig="859" w:dyaOrig="320" w14:anchorId="7CF7F090">
          <v:shape id="_x0000_i1032" type="#_x0000_t75" style="width:42.75pt;height:15.75pt" o:ole="">
            <v:imagedata r:id="rId22" o:title=""/>
          </v:shape>
          <o:OLEObject Type="Embed" ProgID="Equation.DSMT4" ShapeID="_x0000_i1032" DrawAspect="Content" ObjectID="_1839588081" r:id="rId23"/>
        </w:object>
      </w:r>
      <w:r>
        <w:rPr>
          <w:rFonts w:hint="eastAsia"/>
        </w:rPr>
        <w:t>表示由</w:t>
      </w:r>
      <w:r>
        <w:rPr>
          <w:rFonts w:hint="eastAsia"/>
        </w:rPr>
        <w:t>0</w:t>
      </w:r>
      <w:r>
        <w:rPr>
          <w:rFonts w:hint="eastAsia"/>
        </w:rPr>
        <w:t>和</w:t>
      </w:r>
      <w:r w:rsidRPr="009D2687">
        <w:rPr>
          <w:position w:val="-12"/>
        </w:rPr>
        <w:object w:dxaOrig="620" w:dyaOrig="360" w14:anchorId="4ED4C4F7">
          <v:shape id="_x0000_i1033" type="#_x0000_t75" style="width:30.75pt;height:18pt" o:ole="">
            <v:imagedata r:id="rId20" o:title=""/>
          </v:shape>
          <o:OLEObject Type="Embed" ProgID="Equation.DSMT4" ShapeID="_x0000_i1033" DrawAspect="Content" ObjectID="_1839588082" r:id="rId24"/>
        </w:object>
      </w:r>
      <w:r>
        <w:rPr>
          <w:rFonts w:hint="eastAsia"/>
        </w:rPr>
        <w:t>个</w:t>
      </w:r>
      <w:r>
        <w:rPr>
          <w:rFonts w:hint="eastAsia"/>
        </w:rPr>
        <w:t>1</w:t>
      </w:r>
      <w:r>
        <w:rPr>
          <w:rFonts w:hint="eastAsia"/>
        </w:rPr>
        <w:t>组成的二进制掩码，即“与”运算后取末尾</w:t>
      </w:r>
      <w:r w:rsidRPr="009D2687">
        <w:rPr>
          <w:position w:val="-12"/>
        </w:rPr>
        <w:object w:dxaOrig="620" w:dyaOrig="360" w14:anchorId="53950CEC">
          <v:shape id="_x0000_i1034" type="#_x0000_t75" style="width:30.75pt;height:18pt" o:ole="">
            <v:imagedata r:id="rId20" o:title=""/>
          </v:shape>
          <o:OLEObject Type="Embed" ProgID="Equation.DSMT4" ShapeID="_x0000_i1034" DrawAspect="Content" ObjectID="_1839588083" r:id="rId25"/>
        </w:object>
      </w:r>
      <w:r>
        <w:rPr>
          <w:rFonts w:hint="eastAsia"/>
        </w:rPr>
        <w:t>位数值。</w:t>
      </w:r>
    </w:p>
    <w:p w14:paraId="56AB9023" w14:textId="77777777" w:rsidR="00293CF1" w:rsidRDefault="00293CF1" w:rsidP="00293CF1">
      <w:pPr>
        <w:pStyle w:val="3"/>
      </w:pPr>
      <w:bookmarkStart w:id="557" w:name="_Toc226106661"/>
      <w:bookmarkStart w:id="558" w:name="_Toc228214040"/>
      <w:r>
        <w:rPr>
          <w:rFonts w:hint="eastAsia"/>
        </w:rPr>
        <w:lastRenderedPageBreak/>
        <w:t>缓存预取、缓存替换</w:t>
      </w:r>
      <w:bookmarkEnd w:id="557"/>
      <w:bookmarkEnd w:id="558"/>
    </w:p>
    <w:p w14:paraId="0EC577C5" w14:textId="77777777" w:rsidR="00293CF1" w:rsidRDefault="00293CF1" w:rsidP="00293CF1">
      <w:pPr>
        <w:pStyle w:val="af"/>
        <w:numPr>
          <w:ilvl w:val="0"/>
          <w:numId w:val="91"/>
        </w:numPr>
        <w:ind w:firstLineChars="0"/>
      </w:pPr>
      <w:r>
        <w:rPr>
          <w:rFonts w:hint="eastAsia"/>
        </w:rPr>
        <w:t>device_id</w:t>
      </w:r>
      <w:r>
        <w:rPr>
          <w:rFonts w:hint="eastAsia"/>
        </w:rPr>
        <w:t>无连续性规律，</w:t>
      </w:r>
      <w:r>
        <w:rPr>
          <w:rFonts w:hint="eastAsia"/>
        </w:rPr>
        <w:t>DC Cache</w:t>
      </w:r>
      <w:r>
        <w:rPr>
          <w:rFonts w:hint="eastAsia"/>
        </w:rPr>
        <w:t>无缓存预取</w:t>
      </w:r>
      <w:bookmarkStart w:id="559" w:name="_Toc226106662"/>
      <w:r>
        <w:rPr>
          <w:rFonts w:hint="eastAsia"/>
        </w:rPr>
        <w:t>。</w:t>
      </w:r>
    </w:p>
    <w:p w14:paraId="48906701" w14:textId="452B9C81" w:rsidR="00293CF1" w:rsidRPr="008E650F" w:rsidRDefault="00293CF1" w:rsidP="00293CF1">
      <w:pPr>
        <w:pStyle w:val="af"/>
        <w:numPr>
          <w:ilvl w:val="0"/>
          <w:numId w:val="91"/>
        </w:numPr>
        <w:ind w:firstLineChars="0"/>
      </w:pPr>
      <w:r w:rsidRPr="008E650F">
        <w:rPr>
          <w:rFonts w:hint="eastAsia"/>
        </w:rPr>
        <w:t>采用组相连缓存管理方式，缓存替换算法推荐</w:t>
      </w:r>
      <w:r w:rsidRPr="008E650F">
        <w:rPr>
          <w:rFonts w:hint="eastAsia"/>
        </w:rPr>
        <w:t>pLRU</w:t>
      </w:r>
      <w:r w:rsidRPr="008E650F">
        <w:rPr>
          <w:rFonts w:hint="eastAsia"/>
        </w:rPr>
        <w:t>算法。（</w:t>
      </w:r>
      <w:ins w:id="560" w:author="Gavin Ma (马国臣)-人工智能研究院" w:date="2026-04-24T09:12:00Z">
        <w:r w:rsidR="000B4754">
          <w:rPr>
            <w:rFonts w:hint="eastAsia"/>
          </w:rPr>
          <w:t>算法</w:t>
        </w:r>
      </w:ins>
      <w:r w:rsidRPr="008E650F">
        <w:rPr>
          <w:rFonts w:hint="eastAsia"/>
        </w:rPr>
        <w:t>见</w:t>
      </w:r>
      <w:del w:id="561" w:author="Gavin Ma (马国臣)-人工智能研究院" w:date="2026-04-24T09:13:00Z">
        <w:r w:rsidRPr="008E650F" w:rsidDel="000B4754">
          <w:rPr>
            <w:rFonts w:hint="eastAsia"/>
          </w:rPr>
          <w:delText>后文</w:delText>
        </w:r>
      </w:del>
      <w:ins w:id="562" w:author="Gavin Ma (马国臣)-人工智能研究院" w:date="2026-04-24T09:13:00Z">
        <w:r w:rsidR="000B4754">
          <w:rPr>
            <w:rFonts w:hint="eastAsia"/>
          </w:rPr>
          <w:t>4.4.5</w:t>
        </w:r>
      </w:ins>
      <w:r w:rsidRPr="008E650F">
        <w:rPr>
          <w:rFonts w:hint="eastAsia"/>
        </w:rPr>
        <w:t>）</w:t>
      </w:r>
    </w:p>
    <w:p w14:paraId="66CC722B" w14:textId="77777777" w:rsidR="00293CF1" w:rsidRDefault="00293CF1" w:rsidP="00293CF1">
      <w:pPr>
        <w:pStyle w:val="3"/>
      </w:pPr>
      <w:bookmarkStart w:id="563" w:name="_Toc228214041"/>
      <w:r>
        <w:rPr>
          <w:rFonts w:hint="eastAsia"/>
        </w:rPr>
        <w:t>缓存条目失效</w:t>
      </w:r>
      <w:bookmarkEnd w:id="559"/>
      <w:bookmarkEnd w:id="563"/>
    </w:p>
    <w:p w14:paraId="4C44CF89" w14:textId="4FD6F398" w:rsidR="00293CF1" w:rsidRDefault="00293CF1" w:rsidP="00293CF1">
      <w:pPr>
        <w:pStyle w:val="af"/>
        <w:numPr>
          <w:ilvl w:val="0"/>
          <w:numId w:val="92"/>
        </w:numPr>
        <w:ind w:firstLineChars="0"/>
      </w:pPr>
      <w:r>
        <w:t>DC Cache</w:t>
      </w:r>
      <w:r>
        <w:rPr>
          <w:rFonts w:hint="eastAsia"/>
        </w:rPr>
        <w:t>中</w:t>
      </w:r>
      <w:r>
        <w:t>Cache line</w:t>
      </w:r>
      <w:r>
        <w:rPr>
          <w:rFonts w:hint="eastAsia"/>
        </w:rPr>
        <w:t>失效指令由操作系统</w:t>
      </w:r>
      <w:del w:id="564" w:author="Gavin Ma (马国臣)-人工智能研究院" w:date="2026-04-24T09:13:00Z">
        <w:r w:rsidDel="000B4754">
          <w:rPr>
            <w:rFonts w:hint="eastAsia"/>
          </w:rPr>
          <w:delText>/</w:delText>
        </w:r>
        <w:r w:rsidDel="000B4754">
          <w:rPr>
            <w:rFonts w:hint="eastAsia"/>
          </w:rPr>
          <w:delText>固件侧</w:delText>
        </w:r>
      </w:del>
      <w:r>
        <w:rPr>
          <w:rFonts w:hint="eastAsia"/>
        </w:rPr>
        <w:t>发起，</w:t>
      </w:r>
      <w:del w:id="565" w:author="Gavin Ma (马国臣)-人工智能研究院" w:date="2026-04-24T09:13:00Z">
        <w:r w:rsidDel="000B4754">
          <w:rPr>
            <w:rFonts w:hint="eastAsia"/>
          </w:rPr>
          <w:delText>控制模块管理，</w:delText>
        </w:r>
      </w:del>
      <w:r>
        <w:rPr>
          <w:rFonts w:hint="eastAsia"/>
        </w:rPr>
        <w:t>在</w:t>
      </w:r>
      <w:r>
        <w:rPr>
          <w:rFonts w:hint="eastAsia"/>
        </w:rPr>
        <w:t>DDT</w:t>
      </w:r>
      <w:r>
        <w:rPr>
          <w:rFonts w:hint="eastAsia"/>
        </w:rPr>
        <w:t>页表修改时同步触发。</w:t>
      </w:r>
    </w:p>
    <w:p w14:paraId="06DA948A" w14:textId="77777777" w:rsidR="00293CF1" w:rsidRDefault="00293CF1" w:rsidP="00293CF1">
      <w:pPr>
        <w:pStyle w:val="af"/>
        <w:numPr>
          <w:ilvl w:val="0"/>
          <w:numId w:val="92"/>
        </w:numPr>
        <w:ind w:firstLineChars="0"/>
      </w:pPr>
      <w:r>
        <w:rPr>
          <w:rFonts w:hint="eastAsia"/>
        </w:rPr>
        <w:t>失效操作指令</w:t>
      </w:r>
      <w:r w:rsidRPr="00F602C8">
        <w:t>iodir.inval_ddt</w:t>
      </w:r>
      <w:r>
        <w:rPr>
          <w:rFonts w:hint="eastAsia"/>
        </w:rPr>
        <w:t>，包含索引信息</w:t>
      </w:r>
      <w:r>
        <w:rPr>
          <w:rFonts w:hint="eastAsia"/>
        </w:rPr>
        <w:t>device_id</w:t>
      </w:r>
      <w:r>
        <w:rPr>
          <w:rFonts w:hint="eastAsia"/>
        </w:rPr>
        <w:t>。</w:t>
      </w:r>
    </w:p>
    <w:p w14:paraId="0A81167A" w14:textId="77777777" w:rsidR="00293CF1" w:rsidRDefault="00293CF1" w:rsidP="00293CF1">
      <w:pPr>
        <w:pStyle w:val="af"/>
        <w:numPr>
          <w:ilvl w:val="0"/>
          <w:numId w:val="92"/>
        </w:numPr>
        <w:ind w:firstLineChars="0"/>
      </w:pPr>
      <w:r>
        <w:rPr>
          <w:rFonts w:hint="eastAsia"/>
        </w:rPr>
        <w:t>在</w:t>
      </w:r>
      <w:r>
        <w:t>DC Cache</w:t>
      </w:r>
      <w:r>
        <w:rPr>
          <w:rFonts w:hint="eastAsia"/>
        </w:rPr>
        <w:t>缓存侧，根据失效操作指令</w:t>
      </w:r>
      <w:r w:rsidRPr="00F602C8">
        <w:t>iodir.inval_ddt</w:t>
      </w:r>
      <w:r>
        <w:rPr>
          <w:rFonts w:hint="eastAsia"/>
        </w:rPr>
        <w:t>和</w:t>
      </w:r>
      <w:r>
        <w:t>device_id</w:t>
      </w:r>
      <w:r>
        <w:rPr>
          <w:rFonts w:hint="eastAsia"/>
        </w:rPr>
        <w:t>，执行</w:t>
      </w:r>
      <w:r>
        <w:rPr>
          <w:rFonts w:hint="eastAsia"/>
        </w:rPr>
        <w:t>DC Cache</w:t>
      </w:r>
      <w:r>
        <w:rPr>
          <w:rFonts w:hint="eastAsia"/>
        </w:rPr>
        <w:t>缓存命中查询并将命中</w:t>
      </w:r>
      <w:r>
        <w:t>Cache line</w:t>
      </w:r>
      <w:r>
        <w:rPr>
          <w:rFonts w:hint="eastAsia"/>
        </w:rPr>
        <w:t>设置为无效。</w:t>
      </w:r>
    </w:p>
    <w:p w14:paraId="1547FD78" w14:textId="683FD4DB" w:rsidR="00293CF1" w:rsidRPr="002D52C6" w:rsidRDefault="00293CF1" w:rsidP="00293CF1">
      <w:pPr>
        <w:pStyle w:val="af"/>
        <w:numPr>
          <w:ilvl w:val="0"/>
          <w:numId w:val="92"/>
        </w:numPr>
        <w:ind w:firstLineChars="0"/>
      </w:pPr>
      <w:r>
        <w:rPr>
          <w:rFonts w:hint="eastAsia"/>
        </w:rPr>
        <w:t>触发关联操作：</w:t>
      </w:r>
      <w:ins w:id="566" w:author="Gavin Ma (马国臣)-人工智能研究院" w:date="2026-04-24T09:53:00Z">
        <w:r w:rsidR="00F411D7">
          <w:rPr>
            <w:rFonts w:hint="eastAsia"/>
          </w:rPr>
          <w:t>DC Cache</w:t>
        </w:r>
        <w:r w:rsidR="00F411D7">
          <w:rPr>
            <w:rFonts w:hint="eastAsia"/>
          </w:rPr>
          <w:t>的失效执行逻辑</w:t>
        </w:r>
      </w:ins>
      <w:del w:id="567" w:author="Gavin Ma (马国臣)-人工智能研究院" w:date="2026-04-24T09:52:00Z">
        <w:r w:rsidDel="00F411D7">
          <w:rPr>
            <w:rFonts w:hint="eastAsia"/>
          </w:rPr>
          <w:delText>IOMMU</w:delText>
        </w:r>
        <w:r w:rsidDel="00F411D7">
          <w:rPr>
            <w:rFonts w:hint="eastAsia"/>
          </w:rPr>
          <w:delText>控制模块</w:delText>
        </w:r>
      </w:del>
      <w:r>
        <w:rPr>
          <w:rFonts w:hint="eastAsia"/>
        </w:rPr>
        <w:t>将指定</w:t>
      </w:r>
      <w:r>
        <w:rPr>
          <w:rFonts w:hint="eastAsia"/>
        </w:rPr>
        <w:t>device_id</w:t>
      </w:r>
      <w:r>
        <w:rPr>
          <w:rFonts w:hint="eastAsia"/>
        </w:rPr>
        <w:t>的</w:t>
      </w:r>
      <w:r>
        <w:rPr>
          <w:rFonts w:hint="eastAsia"/>
        </w:rPr>
        <w:t>Cache line</w:t>
      </w:r>
      <w:r>
        <w:rPr>
          <w:rFonts w:hint="eastAsia"/>
        </w:rPr>
        <w:t>失效的同时，触发关联缓存的失效操作。需要同步将</w:t>
      </w:r>
      <w:r>
        <w:rPr>
          <w:rFonts w:hint="eastAsia"/>
        </w:rPr>
        <w:t>PT Cache</w:t>
      </w:r>
      <w:r>
        <w:rPr>
          <w:rFonts w:hint="eastAsia"/>
        </w:rPr>
        <w:t>、</w:t>
      </w:r>
      <w:r>
        <w:rPr>
          <w:rFonts w:hint="eastAsia"/>
        </w:rPr>
        <w:t>walker Cache</w:t>
      </w:r>
      <w:ins w:id="568" w:author="Gavin Ma (马国臣)-人工智能研究院" w:date="2026-04-24T09:13:00Z">
        <w:r w:rsidR="000B4754">
          <w:rPr>
            <w:rFonts w:hint="eastAsia"/>
          </w:rPr>
          <w:t>、</w:t>
        </w:r>
        <w:r w:rsidR="000B4754">
          <w:rPr>
            <w:rFonts w:hint="eastAsia"/>
          </w:rPr>
          <w:t>MSIPT Cache</w:t>
        </w:r>
        <w:r w:rsidR="000B4754">
          <w:rPr>
            <w:rFonts w:hint="eastAsia"/>
          </w:rPr>
          <w:t>等缓存</w:t>
        </w:r>
      </w:ins>
      <w:r>
        <w:rPr>
          <w:rFonts w:hint="eastAsia"/>
        </w:rPr>
        <w:t>中</w:t>
      </w:r>
      <w:ins w:id="569" w:author="Gavin Ma (马国臣)-人工智能研究院" w:date="2026-04-24T09:13:00Z">
        <w:r w:rsidR="000B4754">
          <w:rPr>
            <w:rFonts w:hint="eastAsia"/>
          </w:rPr>
          <w:t>，</w:t>
        </w:r>
      </w:ins>
      <w:r>
        <w:rPr>
          <w:rFonts w:hint="eastAsia"/>
        </w:rPr>
        <w:t>关联该失效</w:t>
      </w:r>
      <w:r>
        <w:rPr>
          <w:rFonts w:hint="eastAsia"/>
        </w:rPr>
        <w:t>GSCID/PSCID</w:t>
      </w:r>
      <w:r>
        <w:rPr>
          <w:rFonts w:hint="eastAsia"/>
        </w:rPr>
        <w:t>的</w:t>
      </w:r>
      <w:r>
        <w:rPr>
          <w:rFonts w:hint="eastAsia"/>
        </w:rPr>
        <w:t>Cache line</w:t>
      </w:r>
      <w:r>
        <w:rPr>
          <w:rFonts w:hint="eastAsia"/>
        </w:rPr>
        <w:t>失效。关联失效操作由</w:t>
      </w:r>
      <w:ins w:id="570" w:author="Gavin Ma (马国臣)-人工智能研究院" w:date="2026-04-24T09:14:00Z">
        <w:r w:rsidR="000B4754">
          <w:rPr>
            <w:rFonts w:hint="eastAsia"/>
          </w:rPr>
          <w:t>DC Cache</w:t>
        </w:r>
        <w:r w:rsidR="000B4754">
          <w:rPr>
            <w:rFonts w:hint="eastAsia"/>
          </w:rPr>
          <w:t>的控制逻辑发起，在对应各缓存的控制逻辑中执行；</w:t>
        </w:r>
      </w:ins>
      <w:del w:id="571" w:author="Gavin Ma (马国臣)-人工智能研究院" w:date="2026-04-24T09:14:00Z">
        <w:r w:rsidDel="000B4754">
          <w:rPr>
            <w:rFonts w:hint="eastAsia"/>
          </w:rPr>
          <w:delText>IOMMU</w:delText>
        </w:r>
        <w:r w:rsidDel="000B4754">
          <w:rPr>
            <w:rFonts w:hint="eastAsia"/>
          </w:rPr>
          <w:delText>控制模块管理，</w:delText>
        </w:r>
      </w:del>
      <w:r>
        <w:rPr>
          <w:rFonts w:hint="eastAsia"/>
        </w:rPr>
        <w:t>通过扫描缓存表并匹配</w:t>
      </w:r>
      <w:r>
        <w:rPr>
          <w:rFonts w:hint="eastAsia"/>
        </w:rPr>
        <w:t>GSCID</w:t>
      </w:r>
      <w:r>
        <w:rPr>
          <w:rFonts w:hint="eastAsia"/>
        </w:rPr>
        <w:t>、</w:t>
      </w:r>
      <w:r>
        <w:rPr>
          <w:rFonts w:hint="eastAsia"/>
        </w:rPr>
        <w:t>PSCID</w:t>
      </w:r>
      <w:r>
        <w:rPr>
          <w:rFonts w:hint="eastAsia"/>
        </w:rPr>
        <w:t>的</w:t>
      </w:r>
      <w:r>
        <w:rPr>
          <w:rFonts w:hint="eastAsia"/>
        </w:rPr>
        <w:t>Cache line</w:t>
      </w:r>
      <w:r>
        <w:rPr>
          <w:rFonts w:hint="eastAsia"/>
        </w:rPr>
        <w:t>完成失效操作。</w:t>
      </w:r>
    </w:p>
    <w:p w14:paraId="05D3B273" w14:textId="77777777" w:rsidR="00293CF1" w:rsidRDefault="00293CF1" w:rsidP="00293CF1">
      <w:pPr>
        <w:pStyle w:val="2"/>
      </w:pPr>
      <w:bookmarkStart w:id="572" w:name="_Toc226106663"/>
      <w:bookmarkStart w:id="573" w:name="_Toc228214042"/>
      <w:r>
        <w:rPr>
          <w:rFonts w:hint="eastAsia"/>
        </w:rPr>
        <w:t>PC Cache</w:t>
      </w:r>
      <w:r>
        <w:rPr>
          <w:rFonts w:hint="eastAsia"/>
        </w:rPr>
        <w:t>进程上下文缓存</w:t>
      </w:r>
      <w:bookmarkEnd w:id="572"/>
      <w:bookmarkEnd w:id="573"/>
    </w:p>
    <w:p w14:paraId="25718EB1" w14:textId="77777777" w:rsidR="00293CF1" w:rsidRPr="00AB2450" w:rsidRDefault="00293CF1" w:rsidP="00293CF1">
      <w:pPr>
        <w:ind w:firstLine="480"/>
      </w:pPr>
      <w:r>
        <w:rPr>
          <w:rFonts w:hint="eastAsia"/>
        </w:rPr>
        <w:t>PC Cache</w:t>
      </w:r>
      <w:r>
        <w:rPr>
          <w:rFonts w:hint="eastAsia"/>
        </w:rPr>
        <w:t>缓存用于暂存进程目录表</w:t>
      </w:r>
      <w:r>
        <w:rPr>
          <w:rFonts w:hint="eastAsia"/>
        </w:rPr>
        <w:t>PDT</w:t>
      </w:r>
      <w:r>
        <w:rPr>
          <w:rFonts w:hint="eastAsia"/>
        </w:rPr>
        <w:t>中部分</w:t>
      </w:r>
      <w:r>
        <w:rPr>
          <w:rFonts w:hint="eastAsia"/>
        </w:rPr>
        <w:t>PC</w:t>
      </w:r>
      <w:r>
        <w:rPr>
          <w:rFonts w:hint="eastAsia"/>
        </w:rPr>
        <w:t>数据，数据与</w:t>
      </w:r>
      <w:r>
        <w:rPr>
          <w:rFonts w:hint="eastAsia"/>
        </w:rPr>
        <w:t>PDT</w:t>
      </w:r>
      <w:r>
        <w:rPr>
          <w:rFonts w:hint="eastAsia"/>
        </w:rPr>
        <w:t>条目保持一致。</w:t>
      </w:r>
    </w:p>
    <w:p w14:paraId="107BD686" w14:textId="77777777" w:rsidR="00293CF1" w:rsidRDefault="00293CF1" w:rsidP="00293CF1">
      <w:pPr>
        <w:pStyle w:val="3"/>
      </w:pPr>
      <w:bookmarkStart w:id="574" w:name="_Toc226106664"/>
      <w:bookmarkStart w:id="575" w:name="_Toc228214043"/>
      <w:r>
        <w:rPr>
          <w:rFonts w:hint="eastAsia"/>
        </w:rPr>
        <w:t>Cache line</w:t>
      </w:r>
      <w:r>
        <w:rPr>
          <w:rFonts w:hint="eastAsia"/>
        </w:rPr>
        <w:t>和关键数据</w:t>
      </w:r>
      <w:bookmarkEnd w:id="574"/>
      <w:bookmarkEnd w:id="575"/>
    </w:p>
    <w:p w14:paraId="79E18B53" w14:textId="77777777" w:rsidR="00293CF1" w:rsidRDefault="00293CF1" w:rsidP="00293CF1">
      <w:pPr>
        <w:pStyle w:val="af"/>
        <w:numPr>
          <w:ilvl w:val="0"/>
          <w:numId w:val="93"/>
        </w:numPr>
        <w:ind w:firstLineChars="0"/>
      </w:pPr>
      <w:r>
        <w:t>process_id</w:t>
      </w:r>
      <w:r>
        <w:rPr>
          <w:rFonts w:hint="eastAsia"/>
        </w:rPr>
        <w:t>：进程上下文可由唯一的</w:t>
      </w:r>
      <w:r>
        <w:rPr>
          <w:rFonts w:hint="eastAsia"/>
        </w:rPr>
        <w:t>20</w:t>
      </w:r>
      <w:r>
        <w:rPr>
          <w:rFonts w:hint="eastAsia"/>
        </w:rPr>
        <w:t>位进程地址空间标识符</w:t>
      </w:r>
      <w:r>
        <w:rPr>
          <w:rFonts w:hint="eastAsia"/>
        </w:rPr>
        <w:t>(PASID)</w:t>
      </w:r>
      <w:r>
        <w:rPr>
          <w:rFonts w:hint="eastAsia"/>
        </w:rPr>
        <w:t>标识，即</w:t>
      </w:r>
      <w:r>
        <w:rPr>
          <w:rFonts w:hint="eastAsia"/>
        </w:rPr>
        <w:t>process_id</w:t>
      </w:r>
      <w:r>
        <w:rPr>
          <w:rFonts w:hint="eastAsia"/>
        </w:rPr>
        <w:t>。</w:t>
      </w:r>
      <w:r>
        <w:rPr>
          <w:rFonts w:hint="eastAsia"/>
        </w:rPr>
        <w:t>process_id</w:t>
      </w:r>
      <w:r>
        <w:rPr>
          <w:rFonts w:hint="eastAsia"/>
        </w:rPr>
        <w:t>的字段无特定规律，在</w:t>
      </w:r>
      <w:r>
        <w:rPr>
          <w:rFonts w:hint="eastAsia"/>
        </w:rPr>
        <w:t>Linux</w:t>
      </w:r>
      <w:r>
        <w:rPr>
          <w:rFonts w:hint="eastAsia"/>
        </w:rPr>
        <w:t>内核源码中，采用位图</w:t>
      </w:r>
      <w:r>
        <w:rPr>
          <w:rFonts w:hint="eastAsia"/>
        </w:rPr>
        <w:t>bitmap</w:t>
      </w:r>
      <w:r>
        <w:rPr>
          <w:rFonts w:hint="eastAsia"/>
        </w:rPr>
        <w:t>管理</w:t>
      </w:r>
      <w:r>
        <w:rPr>
          <w:rFonts w:hint="eastAsia"/>
        </w:rPr>
        <w:t>process_id</w:t>
      </w:r>
      <w:r>
        <w:rPr>
          <w:rFonts w:hint="eastAsia"/>
        </w:rPr>
        <w:t>分配回收。</w:t>
      </w:r>
    </w:p>
    <w:p w14:paraId="5CAAD547" w14:textId="77777777" w:rsidR="00293CF1" w:rsidRDefault="00293CF1" w:rsidP="00293CF1">
      <w:pPr>
        <w:pStyle w:val="af"/>
        <w:numPr>
          <w:ilvl w:val="0"/>
          <w:numId w:val="93"/>
        </w:numPr>
        <w:ind w:firstLineChars="0"/>
      </w:pPr>
      <w:r>
        <w:rPr>
          <w:rFonts w:hint="eastAsia"/>
        </w:rPr>
        <w:t>Cache line</w:t>
      </w:r>
      <w:r>
        <w:rPr>
          <w:rFonts w:hint="eastAsia"/>
        </w:rPr>
        <w:t>：</w:t>
      </w:r>
    </w:p>
    <w:p w14:paraId="20C4F4D0" w14:textId="77777777" w:rsidR="00293CF1" w:rsidRDefault="00293CF1" w:rsidP="00293CF1">
      <w:pPr>
        <w:ind w:firstLine="480"/>
      </w:pPr>
      <w:r>
        <w:rPr>
          <w:rFonts w:hint="eastAsia"/>
        </w:rPr>
        <w:t>PC Cache</w:t>
      </w:r>
      <w:r>
        <w:rPr>
          <w:rFonts w:hint="eastAsia"/>
        </w:rPr>
        <w:t>缓存中</w:t>
      </w:r>
      <w:r>
        <w:rPr>
          <w:rFonts w:hint="eastAsia"/>
        </w:rPr>
        <w:t>Cache line</w:t>
      </w:r>
      <w:r>
        <w:rPr>
          <w:rFonts w:hint="eastAsia"/>
        </w:rPr>
        <w:t>主要为</w:t>
      </w:r>
      <w:r>
        <w:rPr>
          <w:rFonts w:hint="eastAsia"/>
        </w:rPr>
        <w:t>PC</w:t>
      </w:r>
      <w:r>
        <w:rPr>
          <w:rFonts w:hint="eastAsia"/>
        </w:rPr>
        <w:t>中数据。数据结构为：</w:t>
      </w:r>
    </w:p>
    <w:p w14:paraId="3EF0983E" w14:textId="6E211B62" w:rsidR="00293CF1" w:rsidRDefault="00293CF1" w:rsidP="00293CF1">
      <w:pPr>
        <w:jc w:val="center"/>
      </w:pPr>
      <w:del w:id="576" w:author="Gavin Ma (马国臣)-人工智能研究院" w:date="2026-04-24T09:15:00Z">
        <w:r w:rsidDel="004F20CB">
          <w:rPr>
            <w:rFonts w:hint="eastAsia"/>
          </w:rPr>
          <w:object w:dxaOrig="7431" w:dyaOrig="1751" w14:anchorId="181DA7BB">
            <v:shape id="_x0000_i1035" type="#_x0000_t75" style="width:258.75pt;height:61.5pt" o:ole="">
              <v:imagedata r:id="rId26" o:title=""/>
            </v:shape>
            <o:OLEObject Type="Embed" ProgID="Visio.Drawing.15" ShapeID="_x0000_i1035" DrawAspect="Content" ObjectID="_1839588084" r:id="rId27"/>
          </w:object>
        </w:r>
      </w:del>
      <w:ins w:id="577" w:author="Gavin Ma (马国臣)-人工智能研究院" w:date="2026-04-24T09:15:00Z">
        <w:r w:rsidR="004F20CB">
          <w:rPr>
            <w:rFonts w:hint="eastAsia"/>
          </w:rPr>
          <w:object w:dxaOrig="5301" w:dyaOrig="1461" w14:anchorId="3019F036">
            <v:shape id="_x0000_i1036" type="#_x0000_t75" style="width:207pt;height:57pt" o:ole="">
              <v:imagedata r:id="rId28" o:title=""/>
            </v:shape>
            <o:OLEObject Type="Embed" ProgID="Visio.Drawing.15" ShapeID="_x0000_i1036" DrawAspect="Content" ObjectID="_1839588085" r:id="rId29"/>
          </w:object>
        </w:r>
      </w:ins>
    </w:p>
    <w:p w14:paraId="2F0D63B5" w14:textId="1D511348" w:rsidR="00293CF1" w:rsidRDefault="00293CF1" w:rsidP="00293CF1">
      <w:pPr>
        <w:pStyle w:val="ac"/>
        <w:jc w:val="center"/>
      </w:pPr>
      <w:r>
        <w:rPr>
          <w:rFonts w:hint="eastAsia"/>
        </w:rPr>
        <w:t>图</w:t>
      </w:r>
      <w:r>
        <w:rPr>
          <w:rFonts w:hint="eastAsia"/>
        </w:rPr>
        <w:t xml:space="preserve"> </w:t>
      </w:r>
      <w:ins w:id="578"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579"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3</w:t>
      </w:r>
      <w:ins w:id="580" w:author="Shuqing Li (李树青)" w:date="2026-04-23T09:02:00Z">
        <w:r w:rsidR="000075A0">
          <w:fldChar w:fldCharType="end"/>
        </w:r>
      </w:ins>
      <w:del w:id="581"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3</w:delText>
        </w:r>
        <w:r w:rsidDel="000075A0">
          <w:fldChar w:fldCharType="end"/>
        </w:r>
      </w:del>
      <w:r>
        <w:rPr>
          <w:rFonts w:hint="eastAsia"/>
        </w:rPr>
        <w:t xml:space="preserve"> PC Cache</w:t>
      </w:r>
      <w:r>
        <w:rPr>
          <w:rFonts w:hint="eastAsia"/>
        </w:rPr>
        <w:t>缓存中</w:t>
      </w:r>
      <w:r>
        <w:rPr>
          <w:rFonts w:hint="eastAsia"/>
        </w:rPr>
        <w:t>Cache line</w:t>
      </w:r>
      <w:r>
        <w:rPr>
          <w:rFonts w:hint="eastAsia"/>
        </w:rPr>
        <w:t>数据结构示意图</w:t>
      </w:r>
    </w:p>
    <w:p w14:paraId="0FF9DA05" w14:textId="39B10F36" w:rsidR="004F20CB" w:rsidRDefault="00293CF1" w:rsidP="004F20CB">
      <w:pPr>
        <w:ind w:firstLine="420"/>
        <w:rPr>
          <w:ins w:id="582" w:author="Gavin Ma (马国臣)-人工智能研究院" w:date="2026-04-24T09:15:00Z"/>
        </w:rPr>
      </w:pPr>
      <w:r>
        <w:rPr>
          <w:rFonts w:hint="eastAsia"/>
        </w:rPr>
        <w:t>其中：</w:t>
      </w:r>
      <w:r>
        <w:rPr>
          <w:rFonts w:hint="eastAsia"/>
        </w:rPr>
        <w:t>device_id</w:t>
      </w:r>
      <w:r>
        <w:rPr>
          <w:rFonts w:hint="eastAsia"/>
        </w:rPr>
        <w:t>、</w:t>
      </w:r>
      <w:r>
        <w:rPr>
          <w:rFonts w:hint="eastAsia"/>
        </w:rPr>
        <w:t>process_id</w:t>
      </w:r>
      <w:r>
        <w:rPr>
          <w:rFonts w:hint="eastAsia"/>
        </w:rPr>
        <w:t>为索引字段</w:t>
      </w:r>
      <w:ins w:id="583" w:author="Gavin Ma (马国臣)-人工智能研究院" w:date="2026-04-24T09:15:00Z">
        <w:r w:rsidR="004F20CB">
          <w:rPr>
            <w:rFonts w:hint="eastAsia"/>
          </w:rPr>
          <w:t>。</w:t>
        </w:r>
        <w:r w:rsidR="004F20CB">
          <w:rPr>
            <w:rFonts w:hint="eastAsia"/>
          </w:rPr>
          <w:t>Cache line</w:t>
        </w:r>
        <w:r w:rsidR="004F20CB">
          <w:rPr>
            <w:rFonts w:hint="eastAsia"/>
          </w:rPr>
          <w:t>中包含完整的</w:t>
        </w:r>
        <w:r w:rsidR="004F20CB">
          <w:rPr>
            <w:rFonts w:hint="eastAsia"/>
          </w:rPr>
          <w:t>PC</w:t>
        </w:r>
        <w:r w:rsidR="004F20CB">
          <w:rPr>
            <w:rFonts w:hint="eastAsia"/>
          </w:rPr>
          <w:t>。自定义</w:t>
        </w:r>
        <w:r w:rsidR="004F20CB">
          <w:rPr>
            <w:rFonts w:hint="eastAsia"/>
          </w:rPr>
          <w:t>reserved</w:t>
        </w:r>
        <w:r w:rsidR="004F20CB">
          <w:rPr>
            <w:rFonts w:hint="eastAsia"/>
          </w:rPr>
          <w:t>字段定义：</w:t>
        </w:r>
      </w:ins>
    </w:p>
    <w:p w14:paraId="17B27428" w14:textId="77777777" w:rsidR="004F20CB" w:rsidRDefault="004F20CB" w:rsidP="004F20CB">
      <w:pPr>
        <w:pStyle w:val="af"/>
        <w:numPr>
          <w:ilvl w:val="0"/>
          <w:numId w:val="125"/>
        </w:numPr>
        <w:ind w:firstLineChars="0"/>
        <w:rPr>
          <w:ins w:id="584" w:author="Gavin Ma (马国臣)-人工智能研究院" w:date="2026-04-24T09:16:00Z"/>
        </w:rPr>
      </w:pPr>
      <w:ins w:id="585" w:author="Gavin Ma (马国臣)-人工智能研究院" w:date="2026-04-24T09:15:00Z">
        <w:r>
          <w:rPr>
            <w:rFonts w:hint="eastAsia"/>
          </w:rPr>
          <w:t>valid</w:t>
        </w:r>
        <w:r>
          <w:rPr>
            <w:rFonts w:hint="eastAsia"/>
          </w:rPr>
          <w:t>，</w:t>
        </w:r>
        <w:r>
          <w:rPr>
            <w:rFonts w:hint="eastAsia"/>
          </w:rPr>
          <w:t>1</w:t>
        </w:r>
        <w:r>
          <w:rPr>
            <w:rFonts w:hint="eastAsia"/>
          </w:rPr>
          <w:t>比特指示</w:t>
        </w:r>
        <w:r>
          <w:rPr>
            <w:rFonts w:hint="eastAsia"/>
          </w:rPr>
          <w:t>Cache line</w:t>
        </w:r>
        <w:r>
          <w:rPr>
            <w:rFonts w:hint="eastAsia"/>
          </w:rPr>
          <w:t>有效性；</w:t>
        </w:r>
      </w:ins>
    </w:p>
    <w:p w14:paraId="2FB6E0C9" w14:textId="76B4F89C" w:rsidR="00293CF1" w:rsidRDefault="004F20CB">
      <w:pPr>
        <w:pStyle w:val="af"/>
        <w:numPr>
          <w:ilvl w:val="0"/>
          <w:numId w:val="125"/>
        </w:numPr>
        <w:ind w:firstLineChars="0"/>
        <w:pPrChange w:id="586" w:author="Gavin Ma (马国臣)-人工智能研究院" w:date="2026-04-24T09:16:00Z">
          <w:pPr>
            <w:ind w:firstLine="420"/>
          </w:pPr>
        </w:pPrChange>
      </w:pPr>
      <w:ins w:id="587" w:author="Gavin Ma (马国臣)-人工智能研究院" w:date="2026-04-24T09:15:00Z">
        <w:r>
          <w:rPr>
            <w:rFonts w:hint="eastAsia"/>
          </w:rPr>
          <w:t>保留位。</w:t>
        </w:r>
      </w:ins>
      <w:del w:id="588" w:author="Gavin Ma (马国臣)-人工智能研究院" w:date="2026-04-24T09:15:00Z">
        <w:r w:rsidR="00293CF1" w:rsidDel="004F20CB">
          <w:rPr>
            <w:rFonts w:hint="eastAsia"/>
          </w:rPr>
          <w:delText>，使用原</w:delText>
        </w:r>
        <w:r w:rsidR="00293CF1" w:rsidDel="004F20CB">
          <w:rPr>
            <w:rFonts w:hint="eastAsia"/>
          </w:rPr>
          <w:delText>PC</w:delText>
        </w:r>
        <w:r w:rsidR="00293CF1" w:rsidDel="004F20CB">
          <w:rPr>
            <w:rFonts w:hint="eastAsia"/>
          </w:rPr>
          <w:delText>中</w:delText>
        </w:r>
        <w:r w:rsidR="00293CF1" w:rsidDel="004F20CB">
          <w:rPr>
            <w:rFonts w:hint="eastAsia"/>
          </w:rPr>
          <w:delText>ta</w:delText>
        </w:r>
        <w:r w:rsidR="00293CF1" w:rsidDel="004F20CB">
          <w:rPr>
            <w:rFonts w:hint="eastAsia"/>
          </w:rPr>
          <w:delText>、</w:delText>
        </w:r>
        <w:r w:rsidR="00293CF1" w:rsidDel="004F20CB">
          <w:rPr>
            <w:rFonts w:hint="eastAsia"/>
          </w:rPr>
          <w:delText>fsc</w:delText>
        </w:r>
        <w:r w:rsidR="00293CF1" w:rsidDel="004F20CB">
          <w:rPr>
            <w:rFonts w:hint="eastAsia"/>
          </w:rPr>
          <w:delText>字段</w:delText>
        </w:r>
        <w:r w:rsidR="00293CF1" w:rsidDel="004F20CB">
          <w:rPr>
            <w:rFonts w:hint="eastAsia"/>
          </w:rPr>
          <w:delText>reserved</w:delText>
        </w:r>
        <w:r w:rsidR="00293CF1" w:rsidDel="004F20CB">
          <w:rPr>
            <w:rFonts w:hint="eastAsia"/>
          </w:rPr>
          <w:delText>空间存储。其余为</w:delText>
        </w:r>
        <w:r w:rsidR="00293CF1" w:rsidDel="004F20CB">
          <w:rPr>
            <w:rFonts w:hint="eastAsia"/>
          </w:rPr>
          <w:delText>PC</w:delText>
        </w:r>
        <w:r w:rsidR="00293CF1" w:rsidDel="004F20CB">
          <w:rPr>
            <w:rFonts w:hint="eastAsia"/>
          </w:rPr>
          <w:delText>中非</w:delText>
        </w:r>
        <w:r w:rsidR="00293CF1" w:rsidDel="004F20CB">
          <w:rPr>
            <w:rFonts w:hint="eastAsia"/>
          </w:rPr>
          <w:delText>reserved</w:delText>
        </w:r>
        <w:r w:rsidR="00293CF1" w:rsidDel="004F20CB">
          <w:rPr>
            <w:rFonts w:hint="eastAsia"/>
          </w:rPr>
          <w:delText>的剩余字段。</w:delText>
        </w:r>
        <w:r w:rsidR="00293CF1" w:rsidDel="004F20CB">
          <w:rPr>
            <w:rFonts w:hint="eastAsia"/>
          </w:rPr>
          <w:delText>reserved</w:delText>
        </w:r>
        <w:r w:rsidR="00293CF1" w:rsidDel="004F20CB">
          <w:rPr>
            <w:rFonts w:hint="eastAsia"/>
          </w:rPr>
          <w:delText>字段中定义</w:delText>
        </w:r>
        <w:r w:rsidR="00293CF1" w:rsidDel="004F20CB">
          <w:rPr>
            <w:rFonts w:hint="eastAsia"/>
          </w:rPr>
          <w:delText>valid</w:delText>
        </w:r>
        <w:r w:rsidR="00293CF1" w:rsidDel="004F20CB">
          <w:rPr>
            <w:rFonts w:hint="eastAsia"/>
          </w:rPr>
          <w:delText>，指示</w:delText>
        </w:r>
        <w:r w:rsidR="00293CF1" w:rsidDel="004F20CB">
          <w:rPr>
            <w:rFonts w:hint="eastAsia"/>
          </w:rPr>
          <w:delText>Cache line</w:delText>
        </w:r>
        <w:r w:rsidR="00293CF1" w:rsidDel="004F20CB">
          <w:rPr>
            <w:rFonts w:hint="eastAsia"/>
          </w:rPr>
          <w:delText>有效性，及其它保留标志位。</w:delText>
        </w:r>
      </w:del>
    </w:p>
    <w:p w14:paraId="15DA442E" w14:textId="77777777" w:rsidR="00293CF1" w:rsidRDefault="00293CF1" w:rsidP="00293CF1">
      <w:pPr>
        <w:pStyle w:val="3"/>
      </w:pPr>
      <w:bookmarkStart w:id="589" w:name="_Toc226106665"/>
      <w:bookmarkStart w:id="590" w:name="_Toc228214044"/>
      <w:r>
        <w:rPr>
          <w:rFonts w:hint="eastAsia"/>
        </w:rPr>
        <w:t>缓存表管理、缓存索引计算</w:t>
      </w:r>
      <w:bookmarkEnd w:id="589"/>
      <w:bookmarkEnd w:id="590"/>
    </w:p>
    <w:p w14:paraId="71766549" w14:textId="77777777" w:rsidR="00293CF1" w:rsidRDefault="00293CF1" w:rsidP="00293CF1">
      <w:pPr>
        <w:pStyle w:val="af"/>
        <w:numPr>
          <w:ilvl w:val="0"/>
          <w:numId w:val="95"/>
        </w:numPr>
        <w:ind w:firstLineChars="0"/>
      </w:pPr>
      <w:r>
        <w:rPr>
          <w:rFonts w:hint="eastAsia"/>
        </w:rPr>
        <w:t>类同于</w:t>
      </w:r>
      <w:r>
        <w:rPr>
          <w:rFonts w:hint="eastAsia"/>
        </w:rPr>
        <w:t>DC Cache</w:t>
      </w:r>
      <w:r>
        <w:rPr>
          <w:rFonts w:hint="eastAsia"/>
        </w:rPr>
        <w:t>，</w:t>
      </w:r>
      <w:r>
        <w:rPr>
          <w:rFonts w:hint="eastAsia"/>
        </w:rPr>
        <w:t>PC Cache</w:t>
      </w:r>
      <w:r>
        <w:rPr>
          <w:rFonts w:hint="eastAsia"/>
        </w:rPr>
        <w:t>采用</w:t>
      </w:r>
      <w:r>
        <w:rPr>
          <w:rFonts w:hint="eastAsia"/>
        </w:rPr>
        <w:t>n-way</w:t>
      </w:r>
      <w:r>
        <w:rPr>
          <w:rFonts w:hint="eastAsia"/>
        </w:rPr>
        <w:t>组相连缓存管理方案。</w:t>
      </w:r>
    </w:p>
    <w:p w14:paraId="661893C8" w14:textId="77777777" w:rsidR="00293CF1" w:rsidRDefault="00293CF1" w:rsidP="00293CF1">
      <w:pPr>
        <w:pStyle w:val="af"/>
        <w:numPr>
          <w:ilvl w:val="0"/>
          <w:numId w:val="95"/>
        </w:numPr>
        <w:ind w:firstLineChars="0"/>
      </w:pPr>
      <w:r>
        <w:lastRenderedPageBreak/>
        <w:t>PC Cache</w:t>
      </w:r>
      <w:r>
        <w:rPr>
          <w:rFonts w:hint="eastAsia"/>
        </w:rPr>
        <w:t>缓存大小暂定为</w:t>
      </w:r>
      <w:r w:rsidRPr="008127B0">
        <w:rPr>
          <w:position w:val="-6"/>
        </w:rPr>
        <w:object w:dxaOrig="499" w:dyaOrig="220" w14:anchorId="44B87D49">
          <v:shape id="_x0000_i1037" type="#_x0000_t75" style="width:24.75pt;height:12pt" o:ole="">
            <v:imagedata r:id="rId30" o:title=""/>
          </v:shape>
          <o:OLEObject Type="Embed" ProgID="Equation.DSMT4" ShapeID="_x0000_i1037" DrawAspect="Content" ObjectID="_1839588086" r:id="rId31"/>
        </w:object>
      </w:r>
      <w:r>
        <w:rPr>
          <w:rFonts w:hint="eastAsia"/>
        </w:rPr>
        <w:t>，</w:t>
      </w:r>
      <w:commentRangeStart w:id="591"/>
      <w:r>
        <w:rPr>
          <w:rFonts w:hint="eastAsia"/>
        </w:rPr>
        <w:t>即包含</w:t>
      </w:r>
      <w:r>
        <w:rPr>
          <w:rFonts w:hint="eastAsia"/>
        </w:rPr>
        <w:t>s</w:t>
      </w:r>
      <w:r>
        <w:rPr>
          <w:rFonts w:hint="eastAsia"/>
        </w:rPr>
        <w:t>个</w:t>
      </w:r>
      <w:r>
        <w:t xml:space="preserve">Cache </w:t>
      </w:r>
      <w:r>
        <w:rPr>
          <w:rFonts w:hint="eastAsia"/>
        </w:rPr>
        <w:t>set</w:t>
      </w:r>
      <w:r>
        <w:rPr>
          <w:rFonts w:hint="eastAsia"/>
        </w:rPr>
        <w:t>，每</w:t>
      </w:r>
      <w:r>
        <w:rPr>
          <w:rFonts w:hint="eastAsia"/>
        </w:rPr>
        <w:t>Cache set</w:t>
      </w:r>
      <w:r>
        <w:rPr>
          <w:rFonts w:hint="eastAsia"/>
        </w:rPr>
        <w:t>有</w:t>
      </w:r>
      <w:r>
        <w:rPr>
          <w:rFonts w:hint="eastAsia"/>
        </w:rPr>
        <w:t>n</w:t>
      </w:r>
      <w:r>
        <w:rPr>
          <w:rFonts w:hint="eastAsia"/>
        </w:rPr>
        <w:t>个</w:t>
      </w:r>
      <w:r>
        <w:rPr>
          <w:rFonts w:hint="eastAsia"/>
        </w:rPr>
        <w:t>Cache line</w:t>
      </w:r>
      <w:r>
        <w:rPr>
          <w:rFonts w:hint="eastAsia"/>
        </w:rPr>
        <w:t>。</w:t>
      </w:r>
      <w:commentRangeEnd w:id="591"/>
      <w:r>
        <w:rPr>
          <w:rStyle w:val="af0"/>
          <w:color w:val="2E74B5" w:themeColor="accent1" w:themeShade="BF"/>
        </w:rPr>
        <w:commentReference w:id="591"/>
      </w:r>
      <w:r>
        <w:rPr>
          <w:rFonts w:hint="eastAsia"/>
        </w:rPr>
        <w:t>同样暂定</w:t>
      </w:r>
      <w:r>
        <w:rPr>
          <w:rFonts w:hint="eastAsia"/>
        </w:rPr>
        <w:t>s=64</w:t>
      </w:r>
      <w:r>
        <w:rPr>
          <w:rFonts w:hint="eastAsia"/>
        </w:rPr>
        <w:t>和</w:t>
      </w:r>
      <w:r>
        <w:rPr>
          <w:rFonts w:hint="eastAsia"/>
        </w:rPr>
        <w:t>n=4</w:t>
      </w:r>
      <w:r>
        <w:rPr>
          <w:rFonts w:hint="eastAsia"/>
        </w:rPr>
        <w:t>。</w:t>
      </w:r>
    </w:p>
    <w:p w14:paraId="57EA6002" w14:textId="77777777" w:rsidR="00293CF1" w:rsidRDefault="00293CF1" w:rsidP="00293CF1">
      <w:pPr>
        <w:pStyle w:val="af"/>
        <w:numPr>
          <w:ilvl w:val="0"/>
          <w:numId w:val="95"/>
        </w:numPr>
        <w:ind w:firstLineChars="0"/>
      </w:pPr>
      <w:r>
        <w:rPr>
          <w:rFonts w:hint="eastAsia"/>
        </w:rPr>
        <w:t>缓存表结构与</w:t>
      </w:r>
      <w:r>
        <w:t>DC</w:t>
      </w:r>
      <w:r>
        <w:rPr>
          <w:rFonts w:hint="eastAsia"/>
        </w:rPr>
        <w:t xml:space="preserve"> Ca</w:t>
      </w:r>
      <w:r>
        <w:t>c</w:t>
      </w:r>
      <w:r>
        <w:rPr>
          <w:rFonts w:hint="eastAsia"/>
        </w:rPr>
        <w:t>he</w:t>
      </w:r>
      <w:r>
        <w:rPr>
          <w:rFonts w:hint="eastAsia"/>
        </w:rPr>
        <w:t>类同。</w:t>
      </w:r>
    </w:p>
    <w:p w14:paraId="55720C56" w14:textId="77777777" w:rsidR="00293CF1" w:rsidRDefault="00293CF1" w:rsidP="00293CF1">
      <w:pPr>
        <w:pStyle w:val="af"/>
        <w:numPr>
          <w:ilvl w:val="0"/>
          <w:numId w:val="95"/>
        </w:numPr>
        <w:ind w:firstLineChars="0"/>
      </w:pPr>
      <w:r>
        <w:rPr>
          <w:rFonts w:hint="eastAsia"/>
        </w:rPr>
        <w:t>考虑</w:t>
      </w:r>
      <w:r>
        <w:rPr>
          <w:rFonts w:hint="eastAsia"/>
        </w:rPr>
        <w:t>process_id</w:t>
      </w:r>
      <w:r>
        <w:rPr>
          <w:rFonts w:hint="eastAsia"/>
        </w:rPr>
        <w:t>字段无含义</w:t>
      </w:r>
      <w:r>
        <w:rPr>
          <w:rFonts w:hint="eastAsia"/>
        </w:rPr>
        <w:t>/</w:t>
      </w:r>
      <w:r>
        <w:rPr>
          <w:rFonts w:hint="eastAsia"/>
        </w:rPr>
        <w:t>规律，</w:t>
      </w:r>
      <w:r>
        <w:rPr>
          <w:rFonts w:hint="eastAsia"/>
        </w:rPr>
        <w:t>PC Cache</w:t>
      </w:r>
      <w:r>
        <w:rPr>
          <w:rFonts w:hint="eastAsia"/>
        </w:rPr>
        <w:t>缓存选择简单异或、移位运算的散列函数方案作为缓存索引计算方法。具体如下：</w:t>
      </w:r>
    </w:p>
    <w:p w14:paraId="13501065" w14:textId="77777777" w:rsidR="00293CF1" w:rsidRDefault="00293CF1" w:rsidP="00293CF1">
      <w:pPr>
        <w:ind w:firstLine="420"/>
      </w:pPr>
      <w:r>
        <w:rPr>
          <w:rFonts w:hint="eastAsia"/>
        </w:rPr>
        <w:t>散列函数的输入为：</w:t>
      </w:r>
      <w:r>
        <w:rPr>
          <w:rFonts w:hint="eastAsia"/>
        </w:rPr>
        <w:t>24</w:t>
      </w:r>
      <w:r>
        <w:rPr>
          <w:rFonts w:hint="eastAsia"/>
        </w:rPr>
        <w:t>比特</w:t>
      </w:r>
      <w:r>
        <w:t>device_id</w:t>
      </w:r>
      <w:r>
        <w:rPr>
          <w:rFonts w:hint="eastAsia"/>
        </w:rPr>
        <w:t>、</w:t>
      </w:r>
      <w:r>
        <w:t>20</w:t>
      </w:r>
      <w:r>
        <w:rPr>
          <w:rFonts w:hint="eastAsia"/>
        </w:rPr>
        <w:t>比特</w:t>
      </w:r>
      <w:r>
        <w:t>process_id</w:t>
      </w:r>
      <w:r>
        <w:rPr>
          <w:rFonts w:hint="eastAsia"/>
        </w:rPr>
        <w:t>。</w:t>
      </w:r>
    </w:p>
    <w:p w14:paraId="01919B4F" w14:textId="77777777" w:rsidR="00293CF1" w:rsidRDefault="00293CF1" w:rsidP="00293CF1">
      <w:pPr>
        <w:ind w:firstLine="420"/>
      </w:pPr>
      <w:r>
        <w:rPr>
          <w:rFonts w:hint="eastAsia"/>
        </w:rPr>
        <w:t>散列函数的输出为：</w:t>
      </w:r>
      <w:r w:rsidRPr="0061395A">
        <w:rPr>
          <w:position w:val="-12"/>
        </w:rPr>
        <w:object w:dxaOrig="620" w:dyaOrig="360" w14:anchorId="74AB36E1">
          <v:shape id="_x0000_i1038" type="#_x0000_t75" style="width:30.75pt;height:18pt" o:ole="">
            <v:imagedata r:id="rId36" o:title=""/>
          </v:shape>
          <o:OLEObject Type="Embed" ProgID="Equation.DSMT4" ShapeID="_x0000_i1038" DrawAspect="Content" ObjectID="_1839588087" r:id="rId37"/>
        </w:object>
      </w:r>
      <w:r>
        <w:rPr>
          <w:rFonts w:hint="eastAsia"/>
        </w:rPr>
        <w:t>比特的缓存表索引值。</w:t>
      </w:r>
    </w:p>
    <w:p w14:paraId="49FFC40B" w14:textId="77777777" w:rsidR="00293CF1" w:rsidRDefault="00293CF1" w:rsidP="00293CF1">
      <w:pPr>
        <w:ind w:firstLine="420"/>
      </w:pPr>
      <w:r>
        <w:rPr>
          <w:rFonts w:hint="eastAsia"/>
        </w:rPr>
        <w:t>散列函数设计为：</w:t>
      </w:r>
    </w:p>
    <w:p w14:paraId="7410C97D" w14:textId="77777777" w:rsidR="00293CF1" w:rsidRDefault="00293CF1" w:rsidP="00293CF1">
      <w:pPr>
        <w:ind w:firstLine="420"/>
        <w:jc w:val="center"/>
      </w:pPr>
      <w:r w:rsidRPr="0061395A">
        <w:rPr>
          <w:position w:val="-102"/>
        </w:rPr>
        <w:object w:dxaOrig="5660" w:dyaOrig="2160" w14:anchorId="67653C03">
          <v:shape id="_x0000_i1039" type="#_x0000_t75" style="width:282.75pt;height:108pt" o:ole="">
            <v:imagedata r:id="rId38" o:title=""/>
          </v:shape>
          <o:OLEObject Type="Embed" ProgID="Equation.DSMT4" ShapeID="_x0000_i1039" DrawAspect="Content" ObjectID="_1839588088" r:id="rId39"/>
        </w:object>
      </w:r>
    </w:p>
    <w:p w14:paraId="430EB081" w14:textId="77777777" w:rsidR="00293CF1" w:rsidRDefault="00293CF1" w:rsidP="00293CF1">
      <w:pPr>
        <w:ind w:firstLine="420"/>
      </w:pPr>
      <w:r>
        <w:rPr>
          <w:rFonts w:hint="eastAsia"/>
        </w:rPr>
        <w:t>（备选散列函数）：</w:t>
      </w:r>
      <w:r w:rsidRPr="0013685A">
        <w:rPr>
          <w:position w:val="-10"/>
        </w:rPr>
        <w:object w:dxaOrig="4060" w:dyaOrig="360" w14:anchorId="31BC3D0C">
          <v:shape id="_x0000_i1040" type="#_x0000_t75" style="width:202.5pt;height:18pt" o:ole="">
            <v:imagedata r:id="rId40" o:title=""/>
          </v:shape>
          <o:OLEObject Type="Embed" ProgID="Equation.DSMT4" ShapeID="_x0000_i1040" DrawAspect="Content" ObjectID="_1839588089" r:id="rId41"/>
        </w:object>
      </w:r>
      <w:r>
        <w:rPr>
          <w:rFonts w:hint="eastAsia"/>
        </w:rPr>
        <w:t>。</w:t>
      </w:r>
    </w:p>
    <w:p w14:paraId="25961484" w14:textId="77777777" w:rsidR="00293CF1" w:rsidRDefault="00293CF1" w:rsidP="00293CF1">
      <w:pPr>
        <w:pStyle w:val="3"/>
      </w:pPr>
      <w:bookmarkStart w:id="592" w:name="_Toc226106666"/>
      <w:bookmarkStart w:id="593" w:name="_Toc228214045"/>
      <w:r>
        <w:rPr>
          <w:rFonts w:hint="eastAsia"/>
        </w:rPr>
        <w:t>缓存预取、缓存替换、缓存条目失效</w:t>
      </w:r>
      <w:bookmarkEnd w:id="592"/>
      <w:bookmarkEnd w:id="593"/>
    </w:p>
    <w:p w14:paraId="099DC2A8" w14:textId="77777777" w:rsidR="00293CF1" w:rsidRPr="00773FA5" w:rsidRDefault="00293CF1" w:rsidP="00293CF1">
      <w:pPr>
        <w:pStyle w:val="af"/>
        <w:numPr>
          <w:ilvl w:val="0"/>
          <w:numId w:val="96"/>
        </w:numPr>
        <w:ind w:firstLineChars="0"/>
      </w:pPr>
      <w:r>
        <w:rPr>
          <w:rFonts w:hint="eastAsia"/>
        </w:rPr>
        <w:t>PC Cache</w:t>
      </w:r>
      <w:r>
        <w:rPr>
          <w:rFonts w:hint="eastAsia"/>
        </w:rPr>
        <w:t>无缓存预取。</w:t>
      </w:r>
    </w:p>
    <w:p w14:paraId="04414B13" w14:textId="77777777" w:rsidR="00293CF1" w:rsidRPr="00773FA5" w:rsidRDefault="00293CF1" w:rsidP="00293CF1">
      <w:pPr>
        <w:pStyle w:val="af"/>
        <w:numPr>
          <w:ilvl w:val="0"/>
          <w:numId w:val="96"/>
        </w:numPr>
        <w:ind w:firstLineChars="0"/>
      </w:pPr>
      <w:r>
        <w:rPr>
          <w:rFonts w:hint="eastAsia"/>
        </w:rPr>
        <w:t>PC Cache</w:t>
      </w:r>
      <w:r>
        <w:rPr>
          <w:rFonts w:hint="eastAsia"/>
        </w:rPr>
        <w:t>缓存替换推荐采用</w:t>
      </w:r>
      <w:r>
        <w:rPr>
          <w:rFonts w:hint="eastAsia"/>
        </w:rPr>
        <w:t>pLRU</w:t>
      </w:r>
      <w:r>
        <w:rPr>
          <w:rFonts w:hint="eastAsia"/>
        </w:rPr>
        <w:t>算法。</w:t>
      </w:r>
    </w:p>
    <w:p w14:paraId="57E9D98A" w14:textId="1F2AE2B7" w:rsidR="00293CF1" w:rsidRDefault="00293CF1" w:rsidP="00293CF1">
      <w:pPr>
        <w:pStyle w:val="af"/>
        <w:numPr>
          <w:ilvl w:val="0"/>
          <w:numId w:val="96"/>
        </w:numPr>
        <w:ind w:firstLineChars="0"/>
      </w:pPr>
      <w:r>
        <w:rPr>
          <w:rFonts w:hint="eastAsia"/>
        </w:rPr>
        <w:t>PC Cache</w:t>
      </w:r>
      <w:r>
        <w:rPr>
          <w:rFonts w:hint="eastAsia"/>
        </w:rPr>
        <w:t>中</w:t>
      </w:r>
      <w:r>
        <w:rPr>
          <w:rFonts w:hint="eastAsia"/>
        </w:rPr>
        <w:t>Cache line</w:t>
      </w:r>
      <w:del w:id="594" w:author="Gavin Ma (马国臣)-人工智能研究院" w:date="2026-04-24T09:16:00Z">
        <w:r w:rsidDel="00E50F3C">
          <w:rPr>
            <w:rFonts w:hint="eastAsia"/>
          </w:rPr>
          <w:delText>失效指令由操作系统</w:delText>
        </w:r>
        <w:r w:rsidDel="00E50F3C">
          <w:rPr>
            <w:rFonts w:hint="eastAsia"/>
          </w:rPr>
          <w:delText>/</w:delText>
        </w:r>
        <w:r w:rsidDel="00E50F3C">
          <w:rPr>
            <w:rFonts w:hint="eastAsia"/>
          </w:rPr>
          <w:delText>固件侧发起，由</w:delText>
        </w:r>
        <w:r w:rsidDel="00E50F3C">
          <w:rPr>
            <w:rFonts w:hint="eastAsia"/>
          </w:rPr>
          <w:delText>IOMMU</w:delText>
        </w:r>
        <w:r w:rsidDel="00E50F3C">
          <w:rPr>
            <w:rFonts w:hint="eastAsia"/>
          </w:rPr>
          <w:delText>控制模块管理。在</w:delText>
        </w:r>
        <w:r w:rsidDel="00E50F3C">
          <w:rPr>
            <w:rFonts w:hint="eastAsia"/>
          </w:rPr>
          <w:delText>PDT</w:delText>
        </w:r>
        <w:r w:rsidDel="00E50F3C">
          <w:rPr>
            <w:rFonts w:hint="eastAsia"/>
          </w:rPr>
          <w:delText>页表修改时同步触发。</w:delText>
        </w:r>
      </w:del>
      <w:r>
        <w:rPr>
          <w:rFonts w:hint="eastAsia"/>
        </w:rPr>
        <w:t>失效操作指令</w:t>
      </w:r>
      <w:r w:rsidRPr="00475165">
        <w:t>iodir.inval_pdt</w:t>
      </w:r>
      <w:r>
        <w:rPr>
          <w:rFonts w:hint="eastAsia"/>
        </w:rPr>
        <w:t>，包含索引信息</w:t>
      </w:r>
      <w:r>
        <w:rPr>
          <w:rFonts w:hint="eastAsia"/>
        </w:rPr>
        <w:t>device_id</w:t>
      </w:r>
      <w:r>
        <w:rPr>
          <w:rFonts w:hint="eastAsia"/>
        </w:rPr>
        <w:t>、</w:t>
      </w:r>
      <w:r>
        <w:rPr>
          <w:rFonts w:hint="eastAsia"/>
        </w:rPr>
        <w:t>process_id</w:t>
      </w:r>
      <w:r>
        <w:rPr>
          <w:rFonts w:hint="eastAsia"/>
        </w:rPr>
        <w:t>。</w:t>
      </w:r>
    </w:p>
    <w:p w14:paraId="414B6178" w14:textId="77777777" w:rsidR="00293CF1" w:rsidRDefault="00293CF1" w:rsidP="00293CF1">
      <w:pPr>
        <w:pStyle w:val="af"/>
        <w:numPr>
          <w:ilvl w:val="0"/>
          <w:numId w:val="96"/>
        </w:numPr>
        <w:ind w:firstLineChars="0"/>
      </w:pPr>
      <w:r>
        <w:rPr>
          <w:rFonts w:hint="eastAsia"/>
        </w:rPr>
        <w:t>在</w:t>
      </w:r>
      <w:r>
        <w:rPr>
          <w:rFonts w:hint="eastAsia"/>
        </w:rPr>
        <w:t>PC Cache</w:t>
      </w:r>
      <w:r>
        <w:rPr>
          <w:rFonts w:hint="eastAsia"/>
        </w:rPr>
        <w:t>缓存中，根据失效指令和索引信息，执行缓存命中查询并将命中</w:t>
      </w:r>
      <w:r>
        <w:rPr>
          <w:rFonts w:hint="eastAsia"/>
        </w:rPr>
        <w:t>Cache line</w:t>
      </w:r>
      <w:r>
        <w:rPr>
          <w:rFonts w:hint="eastAsia"/>
        </w:rPr>
        <w:t>设置为无效。</w:t>
      </w:r>
    </w:p>
    <w:p w14:paraId="03E70660" w14:textId="18B5FC55" w:rsidR="00293CF1" w:rsidRDefault="00293CF1" w:rsidP="00293CF1">
      <w:pPr>
        <w:pStyle w:val="af"/>
        <w:numPr>
          <w:ilvl w:val="0"/>
          <w:numId w:val="92"/>
        </w:numPr>
        <w:ind w:firstLineChars="0"/>
      </w:pPr>
      <w:r>
        <w:rPr>
          <w:rFonts w:hint="eastAsia"/>
        </w:rPr>
        <w:t>触发关联操作：将指定</w:t>
      </w:r>
      <w:r>
        <w:rPr>
          <w:rFonts w:hint="eastAsia"/>
        </w:rPr>
        <w:t>{device_id</w:t>
      </w:r>
      <w:r>
        <w:rPr>
          <w:rFonts w:hint="eastAsia"/>
        </w:rPr>
        <w:t>、</w:t>
      </w:r>
      <w:r>
        <w:rPr>
          <w:rFonts w:hint="eastAsia"/>
        </w:rPr>
        <w:t>process_id}</w:t>
      </w:r>
      <w:r>
        <w:rPr>
          <w:rFonts w:hint="eastAsia"/>
        </w:rPr>
        <w:t>的</w:t>
      </w:r>
      <w:r>
        <w:rPr>
          <w:rFonts w:hint="eastAsia"/>
        </w:rPr>
        <w:t>Cache line</w:t>
      </w:r>
      <w:r>
        <w:rPr>
          <w:rFonts w:hint="eastAsia"/>
        </w:rPr>
        <w:t>失效时，触发关联缓存的失效操作。同步将关联该失效</w:t>
      </w:r>
      <w:r>
        <w:rPr>
          <w:rFonts w:hint="eastAsia"/>
        </w:rPr>
        <w:t>GSCID/PSCID</w:t>
      </w:r>
      <w:r>
        <w:rPr>
          <w:rFonts w:hint="eastAsia"/>
        </w:rPr>
        <w:t>的</w:t>
      </w:r>
      <w:r>
        <w:rPr>
          <w:rFonts w:hint="eastAsia"/>
        </w:rPr>
        <w:t>PT Cache</w:t>
      </w:r>
      <w:r>
        <w:rPr>
          <w:rFonts w:hint="eastAsia"/>
        </w:rPr>
        <w:t>、</w:t>
      </w:r>
      <w:r>
        <w:rPr>
          <w:rFonts w:hint="eastAsia"/>
        </w:rPr>
        <w:t>walker Cache</w:t>
      </w:r>
      <w:ins w:id="595" w:author="Gavin Ma (马国臣)-人工智能研究院" w:date="2026-04-24T09:17:00Z">
        <w:r w:rsidR="00E50F3C">
          <w:rPr>
            <w:rFonts w:hint="eastAsia"/>
          </w:rPr>
          <w:t>、</w:t>
        </w:r>
        <w:r w:rsidR="00E50F3C">
          <w:rPr>
            <w:rFonts w:hint="eastAsia"/>
          </w:rPr>
          <w:t>MSIPT Cache</w:t>
        </w:r>
        <w:r w:rsidR="00E50F3C">
          <w:rPr>
            <w:rFonts w:hint="eastAsia"/>
          </w:rPr>
          <w:t>等缓存</w:t>
        </w:r>
      </w:ins>
      <w:r>
        <w:rPr>
          <w:rFonts w:hint="eastAsia"/>
        </w:rPr>
        <w:t>中</w:t>
      </w:r>
      <w:r>
        <w:rPr>
          <w:rFonts w:hint="eastAsia"/>
        </w:rPr>
        <w:t>Cache line</w:t>
      </w:r>
      <w:r>
        <w:rPr>
          <w:rFonts w:hint="eastAsia"/>
        </w:rPr>
        <w:t>失效。关联失效操作由</w:t>
      </w:r>
      <w:ins w:id="596" w:author="Gavin Ma (马国臣)-人工智能研究院" w:date="2026-04-24T09:17:00Z">
        <w:r w:rsidR="00E50F3C">
          <w:rPr>
            <w:rFonts w:hint="eastAsia"/>
          </w:rPr>
          <w:t>PC Cache</w:t>
        </w:r>
        <w:r w:rsidR="00E50F3C">
          <w:rPr>
            <w:rFonts w:hint="eastAsia"/>
          </w:rPr>
          <w:t>控制逻辑发起，对应各缓存中控制逻辑执行，</w:t>
        </w:r>
      </w:ins>
      <w:del w:id="597" w:author="Gavin Ma (马国臣)-人工智能研究院" w:date="2026-04-24T09:17:00Z">
        <w:r w:rsidDel="00E50F3C">
          <w:rPr>
            <w:rFonts w:hint="eastAsia"/>
          </w:rPr>
          <w:delText>IOMMU</w:delText>
        </w:r>
        <w:r w:rsidDel="00E50F3C">
          <w:rPr>
            <w:rFonts w:hint="eastAsia"/>
          </w:rPr>
          <w:delText>控制模块管理，</w:delText>
        </w:r>
      </w:del>
      <w:r>
        <w:rPr>
          <w:rFonts w:hint="eastAsia"/>
        </w:rPr>
        <w:t>通过扫描缓存表并匹配</w:t>
      </w:r>
      <w:r>
        <w:rPr>
          <w:rFonts w:hint="eastAsia"/>
        </w:rPr>
        <w:t>GSCID</w:t>
      </w:r>
      <w:r>
        <w:rPr>
          <w:rFonts w:hint="eastAsia"/>
        </w:rPr>
        <w:t>、</w:t>
      </w:r>
      <w:r>
        <w:rPr>
          <w:rFonts w:hint="eastAsia"/>
        </w:rPr>
        <w:t>PSCID</w:t>
      </w:r>
      <w:r>
        <w:rPr>
          <w:rFonts w:hint="eastAsia"/>
        </w:rPr>
        <w:t>的</w:t>
      </w:r>
      <w:r>
        <w:rPr>
          <w:rFonts w:hint="eastAsia"/>
        </w:rPr>
        <w:t>Cache line</w:t>
      </w:r>
      <w:r>
        <w:rPr>
          <w:rFonts w:hint="eastAsia"/>
        </w:rPr>
        <w:t>完成失效操作。</w:t>
      </w:r>
    </w:p>
    <w:p w14:paraId="50EC32D1" w14:textId="77777777" w:rsidR="00293CF1" w:rsidRPr="00475165" w:rsidRDefault="00293CF1" w:rsidP="00293CF1"/>
    <w:p w14:paraId="106660A2" w14:textId="77777777" w:rsidR="00293CF1" w:rsidRDefault="00293CF1" w:rsidP="00293CF1">
      <w:pPr>
        <w:pStyle w:val="2"/>
      </w:pPr>
      <w:bookmarkStart w:id="598" w:name="_Toc226106667"/>
      <w:bookmarkStart w:id="599" w:name="_Toc228214046"/>
      <w:r>
        <w:rPr>
          <w:rFonts w:hint="eastAsia"/>
        </w:rPr>
        <w:t>MSIPT Cache MSI</w:t>
      </w:r>
      <w:r>
        <w:rPr>
          <w:rFonts w:hint="eastAsia"/>
        </w:rPr>
        <w:t>信息缓存</w:t>
      </w:r>
      <w:bookmarkEnd w:id="598"/>
      <w:bookmarkEnd w:id="599"/>
    </w:p>
    <w:p w14:paraId="4295DF1F" w14:textId="77777777" w:rsidR="00293CF1" w:rsidRPr="003421A1" w:rsidRDefault="00293CF1" w:rsidP="00293CF1">
      <w:pPr>
        <w:ind w:firstLine="420"/>
      </w:pPr>
      <w:r>
        <w:rPr>
          <w:rFonts w:hint="eastAsia"/>
        </w:rPr>
        <w:t>MSIPT Cache</w:t>
      </w:r>
      <w:r>
        <w:rPr>
          <w:rFonts w:hint="eastAsia"/>
        </w:rPr>
        <w:t>缓存中</w:t>
      </w:r>
      <w:r>
        <w:rPr>
          <w:rFonts w:hint="eastAsia"/>
        </w:rPr>
        <w:t>Cache line</w:t>
      </w:r>
      <w:r>
        <w:rPr>
          <w:rFonts w:hint="eastAsia"/>
        </w:rPr>
        <w:t>与</w:t>
      </w:r>
      <w:r>
        <w:rPr>
          <w:rFonts w:hint="eastAsia"/>
        </w:rPr>
        <w:t>MSI PT</w:t>
      </w:r>
      <w:r>
        <w:rPr>
          <w:rFonts w:hint="eastAsia"/>
        </w:rPr>
        <w:t>表中条目保持一致。缓存管理、索引计算、缓存替换等相关缓存算法规划与</w:t>
      </w:r>
      <w:r>
        <w:rPr>
          <w:rFonts w:hint="eastAsia"/>
        </w:rPr>
        <w:t>DC Cache/PC Cache</w:t>
      </w:r>
      <w:r>
        <w:rPr>
          <w:rFonts w:hint="eastAsia"/>
        </w:rPr>
        <w:t>保持一致。</w:t>
      </w:r>
    </w:p>
    <w:p w14:paraId="0A9D91EA" w14:textId="77777777" w:rsidR="00293CF1" w:rsidRDefault="00293CF1" w:rsidP="00293CF1">
      <w:pPr>
        <w:pStyle w:val="2"/>
      </w:pPr>
      <w:bookmarkStart w:id="600" w:name="_Toc226106668"/>
      <w:bookmarkStart w:id="601" w:name="_Toc228214047"/>
      <w:r>
        <w:rPr>
          <w:rFonts w:hint="eastAsia"/>
        </w:rPr>
        <w:t>PT Cache</w:t>
      </w:r>
      <w:r>
        <w:rPr>
          <w:rFonts w:hint="eastAsia"/>
        </w:rPr>
        <w:t>地址翻译缓存</w:t>
      </w:r>
      <w:bookmarkEnd w:id="600"/>
      <w:bookmarkEnd w:id="601"/>
    </w:p>
    <w:p w14:paraId="46A3A3A6" w14:textId="77777777" w:rsidR="00843B1F" w:rsidRDefault="00293CF1" w:rsidP="00843B1F">
      <w:pPr>
        <w:ind w:firstLine="480"/>
        <w:rPr>
          <w:ins w:id="602" w:author="Gavin Ma (马国臣)-人工智能研究院" w:date="2026-04-24T09:18:00Z"/>
        </w:rPr>
      </w:pPr>
      <w:r>
        <w:rPr>
          <w:rFonts w:hint="eastAsia"/>
        </w:rPr>
        <w:t>PT Cache</w:t>
      </w:r>
      <w:r>
        <w:rPr>
          <w:rFonts w:hint="eastAsia"/>
        </w:rPr>
        <w:t>缓存用于暂存虚拟地址</w:t>
      </w:r>
      <w:r>
        <w:rPr>
          <w:rFonts w:hint="eastAsia"/>
        </w:rPr>
        <w:t>VA/GPA</w:t>
      </w:r>
      <w:r>
        <w:rPr>
          <w:rFonts w:hint="eastAsia"/>
        </w:rPr>
        <w:t>到物理地址</w:t>
      </w:r>
      <w:r>
        <w:rPr>
          <w:rFonts w:hint="eastAsia"/>
        </w:rPr>
        <w:t>SPA</w:t>
      </w:r>
      <w:r>
        <w:rPr>
          <w:rFonts w:hint="eastAsia"/>
        </w:rPr>
        <w:t>的映射，</w:t>
      </w:r>
      <w:r>
        <w:rPr>
          <w:rFonts w:hint="eastAsia"/>
        </w:rPr>
        <w:t>IOMMU</w:t>
      </w:r>
      <w:r>
        <w:rPr>
          <w:rFonts w:hint="eastAsia"/>
        </w:rPr>
        <w:t>地址翻译操作中，若缓存命中则直接使用已缓存的</w:t>
      </w:r>
      <w:r>
        <w:rPr>
          <w:rFonts w:hint="eastAsia"/>
        </w:rPr>
        <w:t>PA</w:t>
      </w:r>
      <w:r>
        <w:rPr>
          <w:rFonts w:hint="eastAsia"/>
        </w:rPr>
        <w:t>地址。</w:t>
      </w:r>
      <w:r>
        <w:rPr>
          <w:rFonts w:hint="eastAsia"/>
        </w:rPr>
        <w:t>PT Cache</w:t>
      </w:r>
      <w:r>
        <w:rPr>
          <w:rFonts w:hint="eastAsia"/>
        </w:rPr>
        <w:t>缓存是</w:t>
      </w:r>
      <w:r>
        <w:rPr>
          <w:rFonts w:hint="eastAsia"/>
        </w:rPr>
        <w:t>IOMMU</w:t>
      </w:r>
      <w:r>
        <w:rPr>
          <w:rFonts w:hint="eastAsia"/>
        </w:rPr>
        <w:t>中缓存模块的核心部分。</w:t>
      </w:r>
      <w:ins w:id="603" w:author="Gavin Ma (马国臣)-人工智能研究院" w:date="2026-04-24T09:18:00Z">
        <w:r w:rsidR="00843B1F">
          <w:rPr>
            <w:rFonts w:hint="eastAsia"/>
          </w:rPr>
          <w:t>当前方案</w:t>
        </w:r>
        <w:r w:rsidR="00843B1F">
          <w:rPr>
            <w:rFonts w:hint="eastAsia"/>
          </w:rPr>
          <w:t>PT Cache</w:t>
        </w:r>
        <w:r w:rsidR="00843B1F">
          <w:rPr>
            <w:rFonts w:hint="eastAsia"/>
          </w:rPr>
          <w:t>特征：</w:t>
        </w:r>
      </w:ins>
    </w:p>
    <w:p w14:paraId="0ECA00A8" w14:textId="77777777" w:rsidR="00843B1F" w:rsidRDefault="00843B1F" w:rsidP="00843B1F">
      <w:pPr>
        <w:pStyle w:val="af"/>
        <w:numPr>
          <w:ilvl w:val="0"/>
          <w:numId w:val="92"/>
        </w:numPr>
        <w:ind w:firstLineChars="0"/>
        <w:rPr>
          <w:ins w:id="604" w:author="Gavin Ma (马国臣)-人工智能研究院" w:date="2026-04-24T09:18:00Z"/>
        </w:rPr>
      </w:pPr>
      <w:ins w:id="605" w:author="Gavin Ma (马国臣)-人工智能研究院" w:date="2026-04-24T09:18:00Z">
        <w:r>
          <w:rPr>
            <w:rFonts w:hint="eastAsia"/>
          </w:rPr>
          <w:lastRenderedPageBreak/>
          <w:t>PT Cache</w:t>
        </w:r>
        <w:r>
          <w:rPr>
            <w:rFonts w:hint="eastAsia"/>
          </w:rPr>
          <w:t>缓存混合地址翻译结果，包括：只开启一阶段地址翻译时（</w:t>
        </w:r>
        <w:r>
          <w:rPr>
            <w:rFonts w:hint="eastAsia"/>
          </w:rPr>
          <w:t>VA-&gt;GPA</w:t>
        </w:r>
        <w:r>
          <w:rPr>
            <w:rFonts w:hint="eastAsia"/>
          </w:rPr>
          <w:t>或</w:t>
        </w:r>
        <w:r>
          <w:rPr>
            <w:rFonts w:hint="eastAsia"/>
          </w:rPr>
          <w:t>GPA-&gt;SPA</w:t>
        </w:r>
        <w:r>
          <w:rPr>
            <w:rFonts w:hint="eastAsia"/>
          </w:rPr>
          <w:t>）、开两阶段地址翻译时（</w:t>
        </w:r>
        <w:r>
          <w:rPr>
            <w:rFonts w:hint="eastAsia"/>
          </w:rPr>
          <w:t>VA-&gt;SPA</w:t>
        </w:r>
        <w:r>
          <w:rPr>
            <w:rFonts w:hint="eastAsia"/>
          </w:rPr>
          <w:t>）。</w:t>
        </w:r>
      </w:ins>
    </w:p>
    <w:p w14:paraId="7687EF57" w14:textId="77777777" w:rsidR="00843B1F" w:rsidRDefault="00843B1F" w:rsidP="00843B1F">
      <w:pPr>
        <w:pStyle w:val="af"/>
        <w:numPr>
          <w:ilvl w:val="0"/>
          <w:numId w:val="92"/>
        </w:numPr>
        <w:ind w:firstLineChars="0"/>
        <w:rPr>
          <w:ins w:id="606" w:author="Gavin Ma (马国臣)-人工智能研究院" w:date="2026-04-24T09:18:00Z"/>
        </w:rPr>
      </w:pPr>
      <w:ins w:id="607" w:author="Gavin Ma (马国臣)-人工智能研究院" w:date="2026-04-24T09:18:00Z">
        <w:r>
          <w:rPr>
            <w:rFonts w:hint="eastAsia"/>
          </w:rPr>
          <w:t>对单笔地址翻译，</w:t>
        </w:r>
        <w:r>
          <w:rPr>
            <w:rFonts w:hint="eastAsia"/>
          </w:rPr>
          <w:t>PT Cache</w:t>
        </w:r>
        <w:r>
          <w:rPr>
            <w:rFonts w:hint="eastAsia"/>
          </w:rPr>
          <w:t>只查询一次，即</w:t>
        </w:r>
        <w:r>
          <w:rPr>
            <w:rFonts w:hint="eastAsia"/>
          </w:rPr>
          <w:t>PTW</w:t>
        </w:r>
        <w:r>
          <w:rPr>
            <w:rFonts w:hint="eastAsia"/>
          </w:rPr>
          <w:t>过程中不再次查询</w:t>
        </w:r>
        <w:r>
          <w:rPr>
            <w:rFonts w:hint="eastAsia"/>
          </w:rPr>
          <w:t>PT Cache</w:t>
        </w:r>
        <w:r>
          <w:rPr>
            <w:rFonts w:hint="eastAsia"/>
          </w:rPr>
          <w:t>；同样的</w:t>
        </w:r>
        <w:r>
          <w:rPr>
            <w:rFonts w:hint="eastAsia"/>
          </w:rPr>
          <w:t>PTW</w:t>
        </w:r>
        <w:r>
          <w:rPr>
            <w:rFonts w:hint="eastAsia"/>
          </w:rPr>
          <w:t>过程的中间结果也不会缓存到</w:t>
        </w:r>
        <w:r>
          <w:rPr>
            <w:rFonts w:hint="eastAsia"/>
          </w:rPr>
          <w:t>PT Cache</w:t>
        </w:r>
        <w:r>
          <w:rPr>
            <w:rFonts w:hint="eastAsia"/>
          </w:rPr>
          <w:t>。</w:t>
        </w:r>
      </w:ins>
    </w:p>
    <w:p w14:paraId="57F5D34A" w14:textId="77777777" w:rsidR="00843B1F" w:rsidRDefault="00843B1F" w:rsidP="00843B1F">
      <w:pPr>
        <w:pStyle w:val="af"/>
        <w:numPr>
          <w:ilvl w:val="0"/>
          <w:numId w:val="92"/>
        </w:numPr>
        <w:ind w:firstLineChars="0"/>
        <w:rPr>
          <w:ins w:id="608" w:author="Gavin Ma (马国臣)-人工智能研究院" w:date="2026-04-24T09:18:00Z"/>
        </w:rPr>
      </w:pPr>
      <w:ins w:id="609" w:author="Gavin Ma (马国臣)-人工智能研究院" w:date="2026-04-24T09:18:00Z">
        <w:r>
          <w:rPr>
            <w:rFonts w:hint="eastAsia"/>
          </w:rPr>
          <w:t>PT Cache</w:t>
        </w:r>
        <w:r>
          <w:rPr>
            <w:rFonts w:hint="eastAsia"/>
          </w:rPr>
          <w:t>的数据来源是</w:t>
        </w:r>
        <w:r>
          <w:rPr>
            <w:rFonts w:hint="eastAsia"/>
          </w:rPr>
          <w:t>PTW</w:t>
        </w:r>
        <w:r>
          <w:rPr>
            <w:rFonts w:hint="eastAsia"/>
          </w:rPr>
          <w:t>翻译过程的结果，同时记录对应</w:t>
        </w:r>
        <w:r>
          <w:rPr>
            <w:rFonts w:hint="eastAsia"/>
          </w:rPr>
          <w:t>page size</w:t>
        </w:r>
        <w:r>
          <w:rPr>
            <w:rFonts w:hint="eastAsia"/>
          </w:rPr>
          <w:t>等信息。对于输入完整</w:t>
        </w:r>
        <w:r>
          <w:rPr>
            <w:rFonts w:hint="eastAsia"/>
          </w:rPr>
          <w:t>address</w:t>
        </w:r>
        <w:r>
          <w:rPr>
            <w:rFonts w:hint="eastAsia"/>
          </w:rPr>
          <w:t>，按</w:t>
        </w:r>
        <w:r>
          <w:rPr>
            <w:rFonts w:hint="eastAsia"/>
          </w:rPr>
          <w:t>12 bits offset</w:t>
        </w:r>
        <w:r>
          <w:rPr>
            <w:rFonts w:hint="eastAsia"/>
          </w:rPr>
          <w:t>切分剩余</w:t>
        </w:r>
        <w:r>
          <w:rPr>
            <w:rFonts w:hint="eastAsia"/>
          </w:rPr>
          <w:t>VA</w:t>
        </w:r>
        <w:r>
          <w:rPr>
            <w:rFonts w:hint="eastAsia"/>
          </w:rPr>
          <w:t>；对翻译结果</w:t>
        </w:r>
        <w:r>
          <w:rPr>
            <w:rFonts w:hint="eastAsia"/>
          </w:rPr>
          <w:t>address</w:t>
        </w:r>
        <w:r>
          <w:rPr>
            <w:rFonts w:hint="eastAsia"/>
          </w:rPr>
          <w:t>，对应按</w:t>
        </w:r>
        <w:r>
          <w:rPr>
            <w:rFonts w:hint="eastAsia"/>
          </w:rPr>
          <w:t>12 bits offset</w:t>
        </w:r>
        <w:r>
          <w:rPr>
            <w:rFonts w:hint="eastAsia"/>
          </w:rPr>
          <w:t>切分剩余</w:t>
        </w:r>
        <w:r>
          <w:rPr>
            <w:rFonts w:hint="eastAsia"/>
          </w:rPr>
          <w:t>PA</w:t>
        </w:r>
        <w:r>
          <w:rPr>
            <w:rFonts w:hint="eastAsia"/>
          </w:rPr>
          <w:t>。</w:t>
        </w:r>
        <w:r>
          <w:rPr>
            <w:rFonts w:hint="eastAsia"/>
          </w:rPr>
          <w:t>VA</w:t>
        </w:r>
        <w:r>
          <w:rPr>
            <w:rFonts w:hint="eastAsia"/>
          </w:rPr>
          <w:t>和</w:t>
        </w:r>
        <w:r>
          <w:rPr>
            <w:rFonts w:hint="eastAsia"/>
          </w:rPr>
          <w:t>PA</w:t>
        </w:r>
        <w:r>
          <w:rPr>
            <w:rFonts w:hint="eastAsia"/>
          </w:rPr>
          <w:t>是</w:t>
        </w:r>
        <w:r>
          <w:rPr>
            <w:rFonts w:hint="eastAsia"/>
          </w:rPr>
          <w:t>Cache line</w:t>
        </w:r>
        <w:r>
          <w:rPr>
            <w:rFonts w:hint="eastAsia"/>
          </w:rPr>
          <w:t>的索引项和缓存数据。</w:t>
        </w:r>
      </w:ins>
    </w:p>
    <w:p w14:paraId="0CB7B34D" w14:textId="77777777" w:rsidR="00843B1F" w:rsidRDefault="00843B1F" w:rsidP="00843B1F">
      <w:pPr>
        <w:pStyle w:val="af"/>
        <w:numPr>
          <w:ilvl w:val="0"/>
          <w:numId w:val="92"/>
        </w:numPr>
        <w:ind w:firstLineChars="0"/>
        <w:rPr>
          <w:ins w:id="610" w:author="Gavin Ma (马国臣)-人工智能研究院" w:date="2026-04-24T09:18:00Z"/>
        </w:rPr>
      </w:pPr>
      <w:ins w:id="611" w:author="Gavin Ma (马国臣)-人工智能研究院" w:date="2026-04-24T09:18:00Z">
        <w:r>
          <w:rPr>
            <w:rFonts w:hint="eastAsia"/>
          </w:rPr>
          <w:t>在</w:t>
        </w:r>
        <w:r>
          <w:rPr>
            <w:rFonts w:hint="eastAsia"/>
          </w:rPr>
          <w:t>PT Cache</w:t>
        </w:r>
        <w:r>
          <w:rPr>
            <w:rFonts w:hint="eastAsia"/>
          </w:rPr>
          <w:t>中对输入地址和结果地址，</w:t>
        </w:r>
        <w:r>
          <w:rPr>
            <w:rFonts w:hint="eastAsia"/>
          </w:rPr>
          <w:t>page size</w:t>
        </w:r>
        <w:r>
          <w:rPr>
            <w:rFonts w:hint="eastAsia"/>
          </w:rPr>
          <w:t>统一假设为</w:t>
        </w:r>
        <w:r>
          <w:rPr>
            <w:rFonts w:hint="eastAsia"/>
          </w:rPr>
          <w:t>4kB</w:t>
        </w:r>
        <w:r>
          <w:rPr>
            <w:rFonts w:hint="eastAsia"/>
          </w:rPr>
          <w:t>。</w:t>
        </w:r>
      </w:ins>
    </w:p>
    <w:p w14:paraId="7E663649" w14:textId="08DAFB8C" w:rsidR="00843B1F" w:rsidRDefault="00843B1F" w:rsidP="00843B1F">
      <w:pPr>
        <w:pStyle w:val="af"/>
        <w:numPr>
          <w:ilvl w:val="0"/>
          <w:numId w:val="92"/>
        </w:numPr>
        <w:ind w:firstLineChars="0"/>
        <w:rPr>
          <w:ins w:id="612" w:author="Gavin Ma (马国臣)-人工智能研究院" w:date="2026-04-24T09:18:00Z"/>
        </w:rPr>
      </w:pPr>
      <w:ins w:id="613" w:author="Gavin Ma (马国臣)-人工智能研究院" w:date="2026-04-24T09:18:00Z">
        <w:r>
          <w:rPr>
            <w:rFonts w:hint="eastAsia"/>
          </w:rPr>
          <w:t>对于输入到</w:t>
        </w:r>
        <w:r>
          <w:rPr>
            <w:rFonts w:hint="eastAsia"/>
          </w:rPr>
          <w:t>PT Cache</w:t>
        </w:r>
        <w:r>
          <w:rPr>
            <w:rFonts w:hint="eastAsia"/>
          </w:rPr>
          <w:t>查询的完整地址</w:t>
        </w:r>
        <w:r>
          <w:rPr>
            <w:rFonts w:hint="eastAsia"/>
          </w:rPr>
          <w:t>address</w:t>
        </w:r>
        <w:r>
          <w:rPr>
            <w:rFonts w:hint="eastAsia"/>
          </w:rPr>
          <w:t>（包括</w:t>
        </w:r>
        <w:r>
          <w:rPr>
            <w:rFonts w:hint="eastAsia"/>
          </w:rPr>
          <w:t>VA/GPA+offset</w:t>
        </w:r>
        <w:r>
          <w:rPr>
            <w:rFonts w:hint="eastAsia"/>
          </w:rPr>
          <w:t>），此刻无法明确</w:t>
        </w:r>
        <w:r>
          <w:rPr>
            <w:rFonts w:hint="eastAsia"/>
          </w:rPr>
          <w:t>page size</w:t>
        </w:r>
        <w:r>
          <w:rPr>
            <w:rFonts w:hint="eastAsia"/>
          </w:rPr>
          <w:t>（</w:t>
        </w:r>
        <w:r>
          <w:rPr>
            <w:rFonts w:hint="eastAsia"/>
          </w:rPr>
          <w:t>offset</w:t>
        </w:r>
        <w:r>
          <w:rPr>
            <w:rFonts w:hint="eastAsia"/>
          </w:rPr>
          <w:t>）大小，按最小</w:t>
        </w:r>
        <w:r>
          <w:rPr>
            <w:rFonts w:hint="eastAsia"/>
          </w:rPr>
          <w:t>4kB</w:t>
        </w:r>
        <w:r>
          <w:rPr>
            <w:rFonts w:hint="eastAsia"/>
          </w:rPr>
          <w:t>（</w:t>
        </w:r>
        <w:r>
          <w:rPr>
            <w:rFonts w:hint="eastAsia"/>
          </w:rPr>
          <w:t>12 bits</w:t>
        </w:r>
        <w:r>
          <w:rPr>
            <w:rFonts w:hint="eastAsia"/>
          </w:rPr>
          <w:t>）执行后续缓存操作。（</w:t>
        </w:r>
      </w:ins>
      <w:ins w:id="614" w:author="Gavin Ma (马国臣)-人工智能研究院" w:date="2026-04-24T09:19:00Z">
        <w:r>
          <w:rPr>
            <w:rFonts w:hint="eastAsia"/>
          </w:rPr>
          <w:t>双射</w:t>
        </w:r>
      </w:ins>
      <w:ins w:id="615" w:author="Gavin Ma (马国臣)-人工智能研究院" w:date="2026-04-24T09:18:00Z">
        <w:r>
          <w:rPr>
            <w:rFonts w:hint="eastAsia"/>
          </w:rPr>
          <w:t>正确性如附录分析）</w:t>
        </w:r>
      </w:ins>
    </w:p>
    <w:p w14:paraId="323D79E5" w14:textId="77777777" w:rsidR="00843B1F" w:rsidRDefault="00843B1F" w:rsidP="00843B1F">
      <w:pPr>
        <w:ind w:firstLineChars="200" w:firstLine="420"/>
        <w:rPr>
          <w:ins w:id="616" w:author="Gavin Ma (马国臣)-人工智能研究院" w:date="2026-04-24T09:18:00Z"/>
        </w:rPr>
      </w:pPr>
    </w:p>
    <w:p w14:paraId="7B7A04E7" w14:textId="77777777" w:rsidR="00843B1F" w:rsidRDefault="00843B1F" w:rsidP="00843B1F">
      <w:pPr>
        <w:rPr>
          <w:ins w:id="617" w:author="Gavin Ma (马国臣)-人工智能研究院" w:date="2026-04-24T09:18:00Z"/>
        </w:rPr>
      </w:pPr>
      <w:ins w:id="618" w:author="Gavin Ma (马国臣)-人工智能研究院" w:date="2026-04-24T09:18:00Z">
        <w:r>
          <w:rPr>
            <w:rFonts w:hint="eastAsia"/>
          </w:rPr>
          <w:t>【附录：不同</w:t>
        </w:r>
        <w:r>
          <w:rPr>
            <w:rFonts w:hint="eastAsia"/>
          </w:rPr>
          <w:t>page size</w:t>
        </w:r>
        <w:r>
          <w:rPr>
            <w:rFonts w:hint="eastAsia"/>
          </w:rPr>
          <w:t>下地址翻译的双射关系】（</w:t>
        </w:r>
        <w:r w:rsidRPr="00D26E76">
          <w:rPr>
            <w:rFonts w:hint="eastAsia"/>
            <w:color w:val="FF0000"/>
          </w:rPr>
          <w:t>正式文档中删除</w:t>
        </w:r>
        <w:r>
          <w:rPr>
            <w:rFonts w:hint="eastAsia"/>
          </w:rPr>
          <w:t>）</w:t>
        </w:r>
      </w:ins>
    </w:p>
    <w:p w14:paraId="131B1366" w14:textId="77777777" w:rsidR="00843B1F" w:rsidRDefault="00843B1F" w:rsidP="00843B1F">
      <w:pPr>
        <w:ind w:firstLine="480"/>
        <w:rPr>
          <w:ins w:id="619" w:author="Gavin Ma (马国臣)-人工智能研究院" w:date="2026-04-24T09:18:00Z"/>
        </w:rPr>
      </w:pPr>
      <w:ins w:id="620" w:author="Gavin Ma (马国臣)-人工智能研究院" w:date="2026-04-24T09:18:00Z">
        <w:r>
          <w:rPr>
            <w:rFonts w:hint="eastAsia"/>
          </w:rPr>
          <w:t>对于非</w:t>
        </w:r>
        <w:r>
          <w:rPr>
            <w:rFonts w:hint="eastAsia"/>
          </w:rPr>
          <w:t>4kB</w:t>
        </w:r>
        <w:r>
          <w:rPr>
            <w:rFonts w:hint="eastAsia"/>
          </w:rPr>
          <w:t>的</w:t>
        </w:r>
        <w:r>
          <w:rPr>
            <w:rFonts w:hint="eastAsia"/>
          </w:rPr>
          <w:t>page size</w:t>
        </w:r>
        <w:r>
          <w:rPr>
            <w:rFonts w:hint="eastAsia"/>
          </w:rPr>
          <w:t>的地址</w:t>
        </w:r>
        <w:r>
          <w:rPr>
            <w:rFonts w:hint="eastAsia"/>
          </w:rPr>
          <w:t>address</w:t>
        </w:r>
        <w:r>
          <w:rPr>
            <w:rFonts w:hint="eastAsia"/>
          </w:rPr>
          <w:t>，统一按</w:t>
        </w:r>
        <w:r>
          <w:rPr>
            <w:rFonts w:hint="eastAsia"/>
          </w:rPr>
          <w:t>12 bits</w:t>
        </w:r>
        <w:r>
          <w:rPr>
            <w:rFonts w:hint="eastAsia"/>
          </w:rPr>
          <w:t>切分</w:t>
        </w:r>
        <w:r>
          <w:rPr>
            <w:rFonts w:hint="eastAsia"/>
          </w:rPr>
          <w:t>offset</w:t>
        </w:r>
        <w:r>
          <w:rPr>
            <w:rFonts w:hint="eastAsia"/>
          </w:rPr>
          <w:t>，此时需要保证一一对应关系。分析情况如下：</w:t>
        </w:r>
      </w:ins>
    </w:p>
    <w:p w14:paraId="10C3DEBD" w14:textId="77777777" w:rsidR="00843B1F" w:rsidRDefault="00843B1F" w:rsidP="00843B1F">
      <w:pPr>
        <w:pStyle w:val="af"/>
        <w:numPr>
          <w:ilvl w:val="0"/>
          <w:numId w:val="126"/>
        </w:numPr>
        <w:ind w:firstLineChars="0"/>
        <w:rPr>
          <w:ins w:id="621" w:author="Gavin Ma (马国臣)-人工智能研究院" w:date="2026-04-24T09:18:00Z"/>
        </w:rPr>
      </w:pPr>
      <w:ins w:id="622" w:author="Gavin Ma (马国臣)-人工智能研究院" w:date="2026-04-24T09:18:00Z">
        <w:r>
          <w:rPr>
            <w:rFonts w:hint="eastAsia"/>
          </w:rPr>
          <w:t>仅开启单一阶段地址翻译</w:t>
        </w:r>
        <w:r>
          <w:rPr>
            <w:rFonts w:hint="eastAsia"/>
          </w:rPr>
          <w:t>VS/G-stage</w:t>
        </w:r>
        <w:r>
          <w:rPr>
            <w:rFonts w:hint="eastAsia"/>
          </w:rPr>
          <w:t>，</w:t>
        </w:r>
        <w:r>
          <w:rPr>
            <w:rFonts w:hint="eastAsia"/>
          </w:rPr>
          <w:t xml:space="preserve">page </w:t>
        </w:r>
        <w:r>
          <w:t>size</w:t>
        </w:r>
        <w:r>
          <w:rPr>
            <w:rFonts w:hint="eastAsia"/>
          </w:rPr>
          <w:t>大于</w:t>
        </w:r>
        <w:r>
          <w:rPr>
            <w:rFonts w:hint="eastAsia"/>
          </w:rPr>
          <w:t>4kB</w:t>
        </w:r>
        <w:r>
          <w:rPr>
            <w:rFonts w:hint="eastAsia"/>
          </w:rPr>
          <w:t>。以</w:t>
        </w:r>
        <w:r>
          <w:rPr>
            <w:rFonts w:hint="eastAsia"/>
          </w:rPr>
          <w:t>2MB</w:t>
        </w:r>
        <w:r>
          <w:rPr>
            <w:rFonts w:hint="eastAsia"/>
          </w:rPr>
          <w:t>为例。</w:t>
        </w:r>
      </w:ins>
    </w:p>
    <w:p w14:paraId="4544B25B" w14:textId="77777777" w:rsidR="00843B1F" w:rsidRDefault="00843B1F" w:rsidP="00843B1F">
      <w:pPr>
        <w:ind w:firstLine="480"/>
        <w:rPr>
          <w:ins w:id="623" w:author="Gavin Ma (马国臣)-人工智能研究院" w:date="2026-04-24T09:18:00Z"/>
        </w:rPr>
      </w:pPr>
      <w:ins w:id="624" w:author="Gavin Ma (马国臣)-人工智能研究院" w:date="2026-04-24T09:18:00Z">
        <w:r w:rsidRPr="00C73FD5">
          <w:rPr>
            <w:rFonts w:hint="eastAsia"/>
          </w:rPr>
          <w:t>如图所示，</w:t>
        </w:r>
        <w:r>
          <w:rPr>
            <w:rFonts w:hint="eastAsia"/>
          </w:rPr>
          <w:t>地址</w:t>
        </w:r>
        <w:r>
          <w:rPr>
            <w:rFonts w:hint="eastAsia"/>
          </w:rPr>
          <w:t>Input Address(IA)</w:t>
        </w:r>
        <w:r>
          <w:rPr>
            <w:rFonts w:hint="eastAsia"/>
          </w:rPr>
          <w:t>划分为</w:t>
        </w:r>
        <w:r>
          <w:rPr>
            <w:rFonts w:hint="eastAsia"/>
          </w:rPr>
          <w:t>27</w:t>
        </w:r>
        <w:r>
          <w:rPr>
            <w:rFonts w:hint="eastAsia"/>
          </w:rPr>
          <w:t>比特页号</w:t>
        </w:r>
        <w:r>
          <w:rPr>
            <w:rFonts w:hint="eastAsia"/>
          </w:rPr>
          <w:t>X</w:t>
        </w:r>
        <w:r>
          <w:rPr>
            <w:rFonts w:hint="eastAsia"/>
          </w:rPr>
          <w:t>和</w:t>
        </w:r>
        <w:r>
          <w:rPr>
            <w:rFonts w:hint="eastAsia"/>
          </w:rPr>
          <w:t>21</w:t>
        </w:r>
        <w:r>
          <w:rPr>
            <w:rFonts w:hint="eastAsia"/>
          </w:rPr>
          <w:t>比特页内</w:t>
        </w:r>
        <w:r>
          <w:rPr>
            <w:rFonts w:hint="eastAsia"/>
          </w:rPr>
          <w:t>offset</w:t>
        </w:r>
        <w:r>
          <w:rPr>
            <w:rFonts w:hint="eastAsia"/>
          </w:rPr>
          <w:t>，翻译结果</w:t>
        </w:r>
        <w:r>
          <w:rPr>
            <w:rFonts w:hint="eastAsia"/>
          </w:rPr>
          <w:t>Output Address(OA)</w:t>
        </w:r>
        <w:r>
          <w:rPr>
            <w:rFonts w:hint="eastAsia"/>
          </w:rPr>
          <w:t>对应划分为</w:t>
        </w:r>
        <w:r>
          <w:rPr>
            <w:rFonts w:hint="eastAsia"/>
          </w:rPr>
          <w:t>35</w:t>
        </w:r>
        <w:r>
          <w:rPr>
            <w:rFonts w:hint="eastAsia"/>
          </w:rPr>
          <w:t>比特页号</w:t>
        </w:r>
        <w:r>
          <w:rPr>
            <w:rFonts w:hint="eastAsia"/>
          </w:rPr>
          <w:t>Y</w:t>
        </w:r>
        <w:r>
          <w:rPr>
            <w:rFonts w:hint="eastAsia"/>
          </w:rPr>
          <w:t>和</w:t>
        </w:r>
        <w:r>
          <w:rPr>
            <w:rFonts w:hint="eastAsia"/>
          </w:rPr>
          <w:t>21</w:t>
        </w:r>
        <w:r>
          <w:rPr>
            <w:rFonts w:hint="eastAsia"/>
          </w:rPr>
          <w:t>比特页内</w:t>
        </w:r>
        <w:r>
          <w:rPr>
            <w:rFonts w:hint="eastAsia"/>
          </w:rPr>
          <w:t>offset</w:t>
        </w:r>
        <w:r>
          <w:rPr>
            <w:rFonts w:hint="eastAsia"/>
          </w:rPr>
          <w:t>。其中</w:t>
        </w:r>
        <w:r>
          <w:rPr>
            <w:rFonts w:hint="eastAsia"/>
          </w:rPr>
          <w:t>X</w:t>
        </w:r>
        <w:r>
          <w:rPr>
            <w:rFonts w:hint="eastAsia"/>
          </w:rPr>
          <w:t>经过第一阶段地址翻译，与结果</w:t>
        </w:r>
        <w:r>
          <w:rPr>
            <w:rFonts w:hint="eastAsia"/>
          </w:rPr>
          <w:t>Y</w:t>
        </w:r>
        <w:r>
          <w:rPr>
            <w:rFonts w:hint="eastAsia"/>
          </w:rPr>
          <w:t>一一对应。</w:t>
        </w:r>
        <w:r>
          <w:rPr>
            <w:rFonts w:hint="eastAsia"/>
          </w:rPr>
          <w:t>21</w:t>
        </w:r>
        <w:r>
          <w:rPr>
            <w:rFonts w:hint="eastAsia"/>
          </w:rPr>
          <w:t>比特</w:t>
        </w:r>
        <w:r>
          <w:rPr>
            <w:rFonts w:hint="eastAsia"/>
          </w:rPr>
          <w:t>offset</w:t>
        </w:r>
        <w:r>
          <w:rPr>
            <w:rFonts w:hint="eastAsia"/>
          </w:rPr>
          <w:t>不参与查页表过程，则其中前</w:t>
        </w:r>
        <w:r>
          <w:rPr>
            <w:rFonts w:hint="eastAsia"/>
          </w:rPr>
          <w:t>9</w:t>
        </w:r>
        <w:r>
          <w:rPr>
            <w:rFonts w:hint="eastAsia"/>
          </w:rPr>
          <w:t>比特不变。因此，当未知</w:t>
        </w:r>
        <w:r>
          <w:rPr>
            <w:rFonts w:hint="eastAsia"/>
          </w:rPr>
          <w:t>IA</w:t>
        </w:r>
        <w:r>
          <w:rPr>
            <w:rFonts w:hint="eastAsia"/>
          </w:rPr>
          <w:t>的</w:t>
        </w:r>
        <w:r>
          <w:rPr>
            <w:rFonts w:hint="eastAsia"/>
          </w:rPr>
          <w:t>page size</w:t>
        </w:r>
        <w:r>
          <w:rPr>
            <w:rFonts w:hint="eastAsia"/>
          </w:rPr>
          <w:t>时查询</w:t>
        </w:r>
        <w:r>
          <w:rPr>
            <w:rFonts w:hint="eastAsia"/>
          </w:rPr>
          <w:t>PT Cache</w:t>
        </w:r>
        <w:r>
          <w:rPr>
            <w:rFonts w:hint="eastAsia"/>
          </w:rPr>
          <w:t>，统一假设</w:t>
        </w:r>
        <w:r>
          <w:rPr>
            <w:rFonts w:hint="eastAsia"/>
          </w:rPr>
          <w:t>12</w:t>
        </w:r>
        <w:r>
          <w:rPr>
            <w:rFonts w:hint="eastAsia"/>
          </w:rPr>
          <w:t>比特</w:t>
        </w:r>
        <w:r>
          <w:rPr>
            <w:rFonts w:hint="eastAsia"/>
          </w:rPr>
          <w:t>offset</w:t>
        </w:r>
        <w:r>
          <w:rPr>
            <w:rFonts w:hint="eastAsia"/>
          </w:rPr>
          <w:t>，输入地址</w:t>
        </w:r>
        <w:r>
          <w:rPr>
            <w:rFonts w:hint="eastAsia"/>
          </w:rPr>
          <w:t>IA</w:t>
        </w:r>
        <w:r>
          <w:rPr>
            <w:rFonts w:hint="eastAsia"/>
          </w:rPr>
          <w:t>的假设页号（前</w:t>
        </w:r>
        <w:r>
          <w:rPr>
            <w:rFonts w:hint="eastAsia"/>
          </w:rPr>
          <w:t>36 bits</w:t>
        </w:r>
        <w:r>
          <w:rPr>
            <w:rFonts w:hint="eastAsia"/>
          </w:rPr>
          <w:t>）与结果地址</w:t>
        </w:r>
        <w:r>
          <w:rPr>
            <w:rFonts w:hint="eastAsia"/>
          </w:rPr>
          <w:t>OA</w:t>
        </w:r>
        <w:r>
          <w:rPr>
            <w:rFonts w:hint="eastAsia"/>
          </w:rPr>
          <w:t>的假设页号（前</w:t>
        </w:r>
        <w:r>
          <w:rPr>
            <w:rFonts w:hint="eastAsia"/>
          </w:rPr>
          <w:t>44 bits</w:t>
        </w:r>
        <w:r>
          <w:rPr>
            <w:rFonts w:hint="eastAsia"/>
          </w:rPr>
          <w:t>）保持一一对应，正确性可以保证。</w:t>
        </w:r>
      </w:ins>
    </w:p>
    <w:p w14:paraId="777B21A6" w14:textId="77777777" w:rsidR="00843B1F" w:rsidRPr="00C73FD5" w:rsidRDefault="00843B1F" w:rsidP="00843B1F">
      <w:pPr>
        <w:jc w:val="center"/>
        <w:rPr>
          <w:ins w:id="625" w:author="Gavin Ma (马国臣)-人工智能研究院" w:date="2026-04-24T09:18:00Z"/>
        </w:rPr>
      </w:pPr>
      <w:ins w:id="626" w:author="Gavin Ma (马国臣)-人工智能研究院" w:date="2026-04-24T09:18:00Z">
        <w:r>
          <w:rPr>
            <w:rFonts w:hint="eastAsia"/>
          </w:rPr>
          <w:object w:dxaOrig="7601" w:dyaOrig="5161" w14:anchorId="05AFAFAD">
            <v:shape id="_x0000_i1041" type="#_x0000_t75" style="width:247.5pt;height:167.25pt" o:ole="">
              <v:imagedata r:id="rId42" o:title=""/>
            </v:shape>
            <o:OLEObject Type="Embed" ProgID="Visio.Drawing.15" ShapeID="_x0000_i1041" DrawAspect="Content" ObjectID="_1839588090" r:id="rId43"/>
          </w:object>
        </w:r>
      </w:ins>
    </w:p>
    <w:p w14:paraId="49C6E047" w14:textId="77777777" w:rsidR="00843B1F" w:rsidRDefault="00843B1F" w:rsidP="00843B1F">
      <w:pPr>
        <w:pStyle w:val="af"/>
        <w:numPr>
          <w:ilvl w:val="0"/>
          <w:numId w:val="126"/>
        </w:numPr>
        <w:ind w:firstLineChars="0"/>
        <w:rPr>
          <w:ins w:id="627" w:author="Gavin Ma (马国臣)-人工智能研究院" w:date="2026-04-24T09:18:00Z"/>
        </w:rPr>
      </w:pPr>
      <w:ins w:id="628" w:author="Gavin Ma (马国臣)-人工智能研究院" w:date="2026-04-24T09:18:00Z">
        <w:r>
          <w:rPr>
            <w:rFonts w:hint="eastAsia"/>
          </w:rPr>
          <w:t>开启两阶段地址翻译，两阶段</w:t>
        </w:r>
        <w:r>
          <w:rPr>
            <w:rFonts w:hint="eastAsia"/>
          </w:rPr>
          <w:t>page size</w:t>
        </w:r>
        <w:r>
          <w:rPr>
            <w:rFonts w:hint="eastAsia"/>
          </w:rPr>
          <w:t>相同并且大于</w:t>
        </w:r>
        <w:r>
          <w:rPr>
            <w:rFonts w:hint="eastAsia"/>
          </w:rPr>
          <w:t>4kB</w:t>
        </w:r>
        <w:r>
          <w:rPr>
            <w:rFonts w:hint="eastAsia"/>
          </w:rPr>
          <w:t>。以</w:t>
        </w:r>
        <w:r>
          <w:rPr>
            <w:rFonts w:hint="eastAsia"/>
          </w:rPr>
          <w:t>2MB</w:t>
        </w:r>
        <w:r>
          <w:rPr>
            <w:rFonts w:hint="eastAsia"/>
          </w:rPr>
          <w:t>为例。</w:t>
        </w:r>
      </w:ins>
    </w:p>
    <w:p w14:paraId="6D96F11C" w14:textId="77777777" w:rsidR="00843B1F" w:rsidRDefault="00843B1F" w:rsidP="00843B1F">
      <w:pPr>
        <w:jc w:val="center"/>
        <w:rPr>
          <w:ins w:id="629" w:author="Gavin Ma (马国臣)-人工智能研究院" w:date="2026-04-24T09:18:00Z"/>
        </w:rPr>
      </w:pPr>
      <w:ins w:id="630" w:author="Gavin Ma (马国臣)-人工智能研究院" w:date="2026-04-24T09:18:00Z">
        <w:r>
          <w:rPr>
            <w:rFonts w:hint="eastAsia"/>
          </w:rPr>
          <w:object w:dxaOrig="7711" w:dyaOrig="7991" w14:anchorId="3FF33EF0">
            <v:shape id="_x0000_i1042" type="#_x0000_t75" style="width:219.75pt;height:228pt" o:ole="">
              <v:imagedata r:id="rId44" o:title=""/>
            </v:shape>
            <o:OLEObject Type="Embed" ProgID="Visio.Drawing.15" ShapeID="_x0000_i1042" DrawAspect="Content" ObjectID="_1839588091" r:id="rId45"/>
          </w:object>
        </w:r>
      </w:ins>
    </w:p>
    <w:p w14:paraId="52ACBFE6" w14:textId="77777777" w:rsidR="00843B1F" w:rsidRDefault="00843B1F" w:rsidP="00843B1F">
      <w:pPr>
        <w:pStyle w:val="af"/>
        <w:numPr>
          <w:ilvl w:val="0"/>
          <w:numId w:val="126"/>
        </w:numPr>
        <w:ind w:firstLineChars="0"/>
        <w:rPr>
          <w:ins w:id="631" w:author="Gavin Ma (马国臣)-人工智能研究院" w:date="2026-04-24T09:18:00Z"/>
        </w:rPr>
      </w:pPr>
      <w:ins w:id="632" w:author="Gavin Ma (马国臣)-人工智能研究院" w:date="2026-04-24T09:18:00Z">
        <w:r>
          <w:rPr>
            <w:rFonts w:hint="eastAsia"/>
          </w:rPr>
          <w:t>开启两阶段地址翻译，两阶段</w:t>
        </w:r>
        <w:r>
          <w:rPr>
            <w:rFonts w:hint="eastAsia"/>
          </w:rPr>
          <w:t>page size</w:t>
        </w:r>
        <w:r>
          <w:rPr>
            <w:rFonts w:hint="eastAsia"/>
          </w:rPr>
          <w:t>不同且第一阶段</w:t>
        </w:r>
        <w:r>
          <w:rPr>
            <w:rFonts w:hint="eastAsia"/>
          </w:rPr>
          <w:t>page size</w:t>
        </w:r>
        <w:r>
          <w:rPr>
            <w:rFonts w:hint="eastAsia"/>
          </w:rPr>
          <w:t>大于第二阶段。以</w:t>
        </w:r>
        <w:r>
          <w:rPr>
            <w:rFonts w:hint="eastAsia"/>
          </w:rPr>
          <w:t>2MB</w:t>
        </w:r>
        <w:r>
          <w:rPr>
            <w:rFonts w:hint="eastAsia"/>
          </w:rPr>
          <w:t>和</w:t>
        </w:r>
        <w:r>
          <w:rPr>
            <w:rFonts w:hint="eastAsia"/>
          </w:rPr>
          <w:t>4kB</w:t>
        </w:r>
        <w:r>
          <w:rPr>
            <w:rFonts w:hint="eastAsia"/>
          </w:rPr>
          <w:t>为例。</w:t>
        </w:r>
      </w:ins>
    </w:p>
    <w:p w14:paraId="484AB6CB" w14:textId="77777777" w:rsidR="00843B1F" w:rsidRDefault="00843B1F" w:rsidP="00843B1F">
      <w:pPr>
        <w:jc w:val="center"/>
        <w:rPr>
          <w:ins w:id="633" w:author="Gavin Ma (马国臣)-人工智能研究院" w:date="2026-04-24T09:18:00Z"/>
        </w:rPr>
      </w:pPr>
      <w:ins w:id="634" w:author="Gavin Ma (马国臣)-人工智能研究院" w:date="2026-04-24T09:18:00Z">
        <w:r>
          <w:rPr>
            <w:rFonts w:hint="eastAsia"/>
          </w:rPr>
          <w:object w:dxaOrig="7711" w:dyaOrig="7141" w14:anchorId="71C254C7">
            <v:shape id="_x0000_i1043" type="#_x0000_t75" style="width:228.75pt;height:212.25pt" o:ole="">
              <v:imagedata r:id="rId46" o:title=""/>
            </v:shape>
            <o:OLEObject Type="Embed" ProgID="Visio.Drawing.15" ShapeID="_x0000_i1043" DrawAspect="Content" ObjectID="_1839588092" r:id="rId47"/>
          </w:object>
        </w:r>
      </w:ins>
    </w:p>
    <w:p w14:paraId="75535439" w14:textId="77777777" w:rsidR="00843B1F" w:rsidRDefault="00843B1F" w:rsidP="00843B1F">
      <w:pPr>
        <w:pStyle w:val="af"/>
        <w:numPr>
          <w:ilvl w:val="0"/>
          <w:numId w:val="126"/>
        </w:numPr>
        <w:ind w:firstLineChars="0"/>
        <w:rPr>
          <w:ins w:id="635" w:author="Gavin Ma (马国臣)-人工智能研究院" w:date="2026-04-24T09:18:00Z"/>
        </w:rPr>
      </w:pPr>
      <w:ins w:id="636" w:author="Gavin Ma (马国臣)-人工智能研究院" w:date="2026-04-24T09:18:00Z">
        <w:r>
          <w:rPr>
            <w:rFonts w:hint="eastAsia"/>
          </w:rPr>
          <w:t>开启两阶段地址翻译，</w:t>
        </w:r>
        <w:r>
          <w:rPr>
            <w:rFonts w:hint="eastAsia"/>
          </w:rPr>
          <w:t>page size</w:t>
        </w:r>
        <w:r>
          <w:rPr>
            <w:rFonts w:hint="eastAsia"/>
          </w:rPr>
          <w:t>不同且第一阶段小于第二阶段。以</w:t>
        </w:r>
        <w:r>
          <w:rPr>
            <w:rFonts w:hint="eastAsia"/>
          </w:rPr>
          <w:t>4kB</w:t>
        </w:r>
        <w:r>
          <w:rPr>
            <w:rFonts w:hint="eastAsia"/>
          </w:rPr>
          <w:t>和</w:t>
        </w:r>
        <w:r>
          <w:rPr>
            <w:rFonts w:hint="eastAsia"/>
          </w:rPr>
          <w:t>2MB</w:t>
        </w:r>
        <w:r>
          <w:rPr>
            <w:rFonts w:hint="eastAsia"/>
          </w:rPr>
          <w:t>为例。</w:t>
        </w:r>
      </w:ins>
    </w:p>
    <w:p w14:paraId="18D2FDAE" w14:textId="77777777" w:rsidR="00843B1F" w:rsidRPr="00AB2450" w:rsidRDefault="00843B1F" w:rsidP="00843B1F">
      <w:pPr>
        <w:jc w:val="center"/>
        <w:rPr>
          <w:ins w:id="637" w:author="Gavin Ma (马国臣)-人工智能研究院" w:date="2026-04-24T09:18:00Z"/>
        </w:rPr>
      </w:pPr>
      <w:ins w:id="638" w:author="Gavin Ma (马国臣)-人工智能研究院" w:date="2026-04-24T09:18:00Z">
        <w:r>
          <w:rPr>
            <w:rFonts w:hint="eastAsia"/>
          </w:rPr>
          <w:object w:dxaOrig="7711" w:dyaOrig="7141" w14:anchorId="473B3D18">
            <v:shape id="_x0000_i1044" type="#_x0000_t75" style="width:235.5pt;height:216.75pt" o:ole="">
              <v:imagedata r:id="rId48" o:title=""/>
            </v:shape>
            <o:OLEObject Type="Embed" ProgID="Visio.Drawing.15" ShapeID="_x0000_i1044" DrawAspect="Content" ObjectID="_1839588093" r:id="rId49"/>
          </w:object>
        </w:r>
      </w:ins>
    </w:p>
    <w:p w14:paraId="59F375D4" w14:textId="715AB022" w:rsidR="00293CF1" w:rsidRPr="00AB2450" w:rsidRDefault="00293CF1" w:rsidP="00293CF1">
      <w:pPr>
        <w:ind w:firstLine="480"/>
      </w:pPr>
    </w:p>
    <w:p w14:paraId="6BFC2C37" w14:textId="77777777" w:rsidR="00293CF1" w:rsidRDefault="00293CF1" w:rsidP="00293CF1">
      <w:pPr>
        <w:pStyle w:val="3"/>
      </w:pPr>
      <w:bookmarkStart w:id="639" w:name="_Toc226106669"/>
      <w:bookmarkStart w:id="640" w:name="_Toc228214048"/>
      <w:r>
        <w:rPr>
          <w:rFonts w:hint="eastAsia"/>
        </w:rPr>
        <w:t>Cache line</w:t>
      </w:r>
      <w:r>
        <w:rPr>
          <w:rFonts w:hint="eastAsia"/>
        </w:rPr>
        <w:t>和关键数据</w:t>
      </w:r>
      <w:bookmarkEnd w:id="639"/>
      <w:bookmarkEnd w:id="640"/>
    </w:p>
    <w:p w14:paraId="443930E4" w14:textId="77777777" w:rsidR="00293CF1" w:rsidRDefault="00293CF1" w:rsidP="00293CF1">
      <w:pPr>
        <w:pStyle w:val="af"/>
        <w:numPr>
          <w:ilvl w:val="0"/>
          <w:numId w:val="98"/>
        </w:numPr>
        <w:ind w:firstLineChars="0"/>
      </w:pPr>
      <w:r>
        <w:rPr>
          <w:rFonts w:hint="eastAsia"/>
        </w:rPr>
        <w:t>VA/GPA</w:t>
      </w:r>
      <w:r>
        <w:rPr>
          <w:rFonts w:hint="eastAsia"/>
        </w:rPr>
        <w:t>：</w:t>
      </w:r>
      <w:r>
        <w:rPr>
          <w:rFonts w:hint="eastAsia"/>
        </w:rPr>
        <w:t>44</w:t>
      </w:r>
      <w:r>
        <w:rPr>
          <w:rFonts w:hint="eastAsia"/>
        </w:rPr>
        <w:t>比特（按最大值），不含</w:t>
      </w:r>
      <w:r>
        <w:rPr>
          <w:rFonts w:hint="eastAsia"/>
        </w:rPr>
        <w:t>offset</w:t>
      </w:r>
      <w:r>
        <w:rPr>
          <w:rFonts w:hint="eastAsia"/>
        </w:rPr>
        <w:t>部分。</w:t>
      </w:r>
    </w:p>
    <w:p w14:paraId="61157EDB" w14:textId="77777777" w:rsidR="00293CF1" w:rsidRPr="00D91019" w:rsidRDefault="00293CF1" w:rsidP="00293CF1">
      <w:pPr>
        <w:pStyle w:val="af"/>
        <w:numPr>
          <w:ilvl w:val="0"/>
          <w:numId w:val="98"/>
        </w:numPr>
        <w:ind w:firstLineChars="0"/>
      </w:pPr>
      <w:r>
        <w:rPr>
          <w:rFonts w:hint="eastAsia"/>
        </w:rPr>
        <w:t>SPA</w:t>
      </w:r>
      <w:r>
        <w:rPr>
          <w:rFonts w:hint="eastAsia"/>
        </w:rPr>
        <w:t>：</w:t>
      </w:r>
      <w:r>
        <w:rPr>
          <w:rFonts w:hint="eastAsia"/>
        </w:rPr>
        <w:t>44</w:t>
      </w:r>
      <w:r>
        <w:rPr>
          <w:rFonts w:hint="eastAsia"/>
        </w:rPr>
        <w:t>比特，不含</w:t>
      </w:r>
      <w:r>
        <w:rPr>
          <w:rFonts w:hint="eastAsia"/>
        </w:rPr>
        <w:t>offset</w:t>
      </w:r>
      <w:r>
        <w:rPr>
          <w:rFonts w:hint="eastAsia"/>
        </w:rPr>
        <w:t>部分。</w:t>
      </w:r>
    </w:p>
    <w:p w14:paraId="10B08435" w14:textId="77777777" w:rsidR="00293CF1" w:rsidRDefault="00293CF1" w:rsidP="00293CF1">
      <w:pPr>
        <w:pStyle w:val="af"/>
        <w:numPr>
          <w:ilvl w:val="0"/>
          <w:numId w:val="98"/>
        </w:numPr>
        <w:ind w:firstLineChars="0"/>
      </w:pPr>
      <w:r>
        <w:rPr>
          <w:rFonts w:hint="eastAsia"/>
        </w:rPr>
        <w:t>gscid</w:t>
      </w:r>
      <w:r>
        <w:rPr>
          <w:rFonts w:hint="eastAsia"/>
        </w:rPr>
        <w:t>：</w:t>
      </w:r>
      <w:r>
        <w:rPr>
          <w:rFonts w:hint="eastAsia"/>
        </w:rPr>
        <w:t>Guest</w:t>
      </w:r>
      <w:r>
        <w:rPr>
          <w:rFonts w:hint="eastAsia"/>
        </w:rPr>
        <w:t>上下文标识符</w:t>
      </w:r>
      <w:r>
        <w:rPr>
          <w:rFonts w:hint="eastAsia"/>
        </w:rPr>
        <w:t>gscid</w:t>
      </w:r>
      <w:r>
        <w:rPr>
          <w:rFonts w:hint="eastAsia"/>
        </w:rPr>
        <w:t>，为</w:t>
      </w:r>
      <w:r>
        <w:rPr>
          <w:rFonts w:hint="eastAsia"/>
        </w:rPr>
        <w:t>16</w:t>
      </w:r>
      <w:r>
        <w:rPr>
          <w:rFonts w:hint="eastAsia"/>
        </w:rPr>
        <w:t>比特。</w:t>
      </w:r>
    </w:p>
    <w:p w14:paraId="5ECCA744" w14:textId="77777777" w:rsidR="00293CF1" w:rsidRPr="00C40146" w:rsidRDefault="00293CF1" w:rsidP="00293CF1">
      <w:pPr>
        <w:pStyle w:val="af"/>
        <w:numPr>
          <w:ilvl w:val="0"/>
          <w:numId w:val="98"/>
        </w:numPr>
        <w:ind w:firstLineChars="0"/>
      </w:pPr>
      <w:r>
        <w:rPr>
          <w:rFonts w:hint="eastAsia"/>
        </w:rPr>
        <w:t>pscid</w:t>
      </w:r>
      <w:r>
        <w:rPr>
          <w:rFonts w:hint="eastAsia"/>
        </w:rPr>
        <w:t>：进程软件上下文标识符</w:t>
      </w:r>
      <w:r>
        <w:rPr>
          <w:rFonts w:hint="eastAsia"/>
        </w:rPr>
        <w:t>pscid</w:t>
      </w:r>
      <w:r>
        <w:rPr>
          <w:rFonts w:hint="eastAsia"/>
        </w:rPr>
        <w:t>，为</w:t>
      </w:r>
      <w:r>
        <w:rPr>
          <w:rFonts w:hint="eastAsia"/>
        </w:rPr>
        <w:t>20</w:t>
      </w:r>
      <w:r>
        <w:rPr>
          <w:rFonts w:hint="eastAsia"/>
        </w:rPr>
        <w:t>比特。</w:t>
      </w:r>
    </w:p>
    <w:p w14:paraId="6C39B684" w14:textId="77777777" w:rsidR="00293CF1" w:rsidRDefault="00293CF1" w:rsidP="00293CF1">
      <w:pPr>
        <w:pStyle w:val="af"/>
        <w:numPr>
          <w:ilvl w:val="0"/>
          <w:numId w:val="98"/>
        </w:numPr>
        <w:ind w:firstLineChars="0"/>
      </w:pPr>
      <w:r>
        <w:rPr>
          <w:rFonts w:hint="eastAsia"/>
        </w:rPr>
        <w:t>Cache line</w:t>
      </w:r>
      <w:r>
        <w:rPr>
          <w:rFonts w:hint="eastAsia"/>
        </w:rPr>
        <w:t>：</w:t>
      </w:r>
    </w:p>
    <w:p w14:paraId="7D1BC57C" w14:textId="77777777" w:rsidR="00293CF1" w:rsidRDefault="00293CF1" w:rsidP="00293CF1">
      <w:pPr>
        <w:ind w:firstLine="480"/>
      </w:pPr>
      <w:r>
        <w:rPr>
          <w:rFonts w:hint="eastAsia"/>
        </w:rPr>
        <w:t>PT Cache</w:t>
      </w:r>
      <w:r>
        <w:rPr>
          <w:rFonts w:hint="eastAsia"/>
        </w:rPr>
        <w:t>缓存中</w:t>
      </w:r>
      <w:r>
        <w:rPr>
          <w:rFonts w:hint="eastAsia"/>
        </w:rPr>
        <w:t>Cache line</w:t>
      </w:r>
      <w:r>
        <w:rPr>
          <w:rFonts w:hint="eastAsia"/>
        </w:rPr>
        <w:t>主要数据为索引信息和物理地址结果。数据结构为：</w:t>
      </w:r>
    </w:p>
    <w:p w14:paraId="2D7416AA" w14:textId="4E4D8DEF" w:rsidR="00293CF1" w:rsidRDefault="00293CF1" w:rsidP="00293CF1">
      <w:pPr>
        <w:jc w:val="center"/>
      </w:pPr>
      <w:del w:id="641" w:author="Gavin Ma (马国臣)-人工智能研究院" w:date="2026-04-24T09:20:00Z">
        <w:r w:rsidDel="0081626F">
          <w:rPr>
            <w:rFonts w:hint="eastAsia"/>
          </w:rPr>
          <w:object w:dxaOrig="5441" w:dyaOrig="2601" w14:anchorId="1D7EB5CD">
            <v:shape id="_x0000_i1045" type="#_x0000_t75" style="width:198pt;height:95.25pt" o:ole="">
              <v:imagedata r:id="rId50" o:title=""/>
            </v:shape>
            <o:OLEObject Type="Embed" ProgID="Visio.Drawing.15" ShapeID="_x0000_i1045" DrawAspect="Content" ObjectID="_1839588094" r:id="rId51"/>
          </w:object>
        </w:r>
      </w:del>
      <w:ins w:id="642" w:author="Gavin Ma (马国臣)-人工智能研究院" w:date="2026-04-24T09:20:00Z">
        <w:r w:rsidR="00F7235D">
          <w:rPr>
            <w:rFonts w:hint="eastAsia"/>
          </w:rPr>
          <w:object w:dxaOrig="5441" w:dyaOrig="2601" w14:anchorId="755A1616">
            <v:shape id="_x0000_i1046" type="#_x0000_t75" style="width:218.25pt;height:104.25pt" o:ole="">
              <v:imagedata r:id="rId52" o:title=""/>
            </v:shape>
            <o:OLEObject Type="Embed" ProgID="Visio.Drawing.15" ShapeID="_x0000_i1046" DrawAspect="Content" ObjectID="_1839588095" r:id="rId53"/>
          </w:object>
        </w:r>
      </w:ins>
    </w:p>
    <w:p w14:paraId="599651E5" w14:textId="4E748D63" w:rsidR="00293CF1" w:rsidRDefault="00293CF1" w:rsidP="00293CF1">
      <w:pPr>
        <w:pStyle w:val="ac"/>
        <w:jc w:val="center"/>
      </w:pPr>
      <w:r>
        <w:rPr>
          <w:rFonts w:hint="eastAsia"/>
        </w:rPr>
        <w:t>图</w:t>
      </w:r>
      <w:r>
        <w:rPr>
          <w:rFonts w:hint="eastAsia"/>
        </w:rPr>
        <w:t xml:space="preserve"> </w:t>
      </w:r>
      <w:ins w:id="643"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644"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4</w:t>
      </w:r>
      <w:ins w:id="645" w:author="Shuqing Li (李树青)" w:date="2026-04-23T09:02:00Z">
        <w:r w:rsidR="000075A0">
          <w:fldChar w:fldCharType="end"/>
        </w:r>
      </w:ins>
      <w:del w:id="646"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4</w:delText>
        </w:r>
        <w:r w:rsidDel="000075A0">
          <w:fldChar w:fldCharType="end"/>
        </w:r>
      </w:del>
      <w:r>
        <w:rPr>
          <w:rFonts w:hint="eastAsia"/>
        </w:rPr>
        <w:t xml:space="preserve"> PT Cache</w:t>
      </w:r>
      <w:r>
        <w:rPr>
          <w:rFonts w:hint="eastAsia"/>
        </w:rPr>
        <w:t>缓存</w:t>
      </w:r>
      <w:r>
        <w:rPr>
          <w:rFonts w:hint="eastAsia"/>
        </w:rPr>
        <w:t>Cache line</w:t>
      </w:r>
      <w:r>
        <w:rPr>
          <w:rFonts w:hint="eastAsia"/>
        </w:rPr>
        <w:t>数据结构示意图</w:t>
      </w:r>
    </w:p>
    <w:p w14:paraId="76D0ABBC" w14:textId="77777777" w:rsidR="00293CF1" w:rsidRDefault="00293CF1" w:rsidP="00293CF1">
      <w:pPr>
        <w:pStyle w:val="af"/>
        <w:numPr>
          <w:ilvl w:val="0"/>
          <w:numId w:val="99"/>
        </w:numPr>
        <w:ind w:firstLineChars="0"/>
      </w:pPr>
      <w:r>
        <w:rPr>
          <w:rFonts w:hint="eastAsia"/>
        </w:rPr>
        <w:t>PT Cache</w:t>
      </w:r>
      <w:r>
        <w:rPr>
          <w:rFonts w:hint="eastAsia"/>
        </w:rPr>
        <w:t>缓存条目中，索引信息为</w:t>
      </w:r>
      <w:r>
        <w:rPr>
          <w:rFonts w:hint="eastAsia"/>
        </w:rPr>
        <w:t>iova</w:t>
      </w:r>
      <w:r>
        <w:rPr>
          <w:rFonts w:hint="eastAsia"/>
        </w:rPr>
        <w:t>（或</w:t>
      </w:r>
      <w:r>
        <w:rPr>
          <w:rFonts w:hint="eastAsia"/>
        </w:rPr>
        <w:t>GPA</w:t>
      </w:r>
      <w:r>
        <w:rPr>
          <w:rFonts w:hint="eastAsia"/>
        </w:rPr>
        <w:t>）、</w:t>
      </w:r>
      <w:r>
        <w:rPr>
          <w:rFonts w:hint="eastAsia"/>
        </w:rPr>
        <w:t>pscid</w:t>
      </w:r>
      <w:r>
        <w:rPr>
          <w:rFonts w:hint="eastAsia"/>
        </w:rPr>
        <w:t>、</w:t>
      </w:r>
      <w:r>
        <w:rPr>
          <w:rFonts w:hint="eastAsia"/>
        </w:rPr>
        <w:t>gscid</w:t>
      </w:r>
      <w:r>
        <w:rPr>
          <w:rFonts w:hint="eastAsia"/>
        </w:rPr>
        <w:t>。</w:t>
      </w:r>
    </w:p>
    <w:p w14:paraId="2A200FE9" w14:textId="77777777" w:rsidR="00F7235D" w:rsidRDefault="00F7235D" w:rsidP="00F7235D">
      <w:pPr>
        <w:pStyle w:val="af"/>
        <w:numPr>
          <w:ilvl w:val="0"/>
          <w:numId w:val="99"/>
        </w:numPr>
        <w:ind w:firstLineChars="0"/>
        <w:rPr>
          <w:ins w:id="647" w:author="Gavin Ma (马国臣)-人工智能研究院" w:date="2026-04-24T09:21:00Z"/>
        </w:rPr>
      </w:pPr>
      <w:ins w:id="648" w:author="Gavin Ma (马国臣)-人工智能研究院" w:date="2026-04-24T09:21:00Z">
        <w:r>
          <w:rPr>
            <w:rFonts w:hint="eastAsia"/>
          </w:rPr>
          <w:t>考虑字节对齐，</w:t>
        </w:r>
        <w:r>
          <w:rPr>
            <w:rFonts w:hint="eastAsia"/>
          </w:rPr>
          <w:t>Cache line</w:t>
        </w:r>
        <w:r>
          <w:rPr>
            <w:rFonts w:hint="eastAsia"/>
          </w:rPr>
          <w:t>中分配</w:t>
        </w:r>
        <w:r>
          <w:rPr>
            <w:rFonts w:hint="eastAsia"/>
          </w:rPr>
          <w:t>28</w:t>
        </w:r>
        <w:r>
          <w:rPr>
            <w:rFonts w:hint="eastAsia"/>
          </w:rPr>
          <w:t>比特</w:t>
        </w:r>
        <w:r>
          <w:rPr>
            <w:rFonts w:hint="eastAsia"/>
          </w:rPr>
          <w:t>reserved</w:t>
        </w:r>
        <w:r>
          <w:rPr>
            <w:rFonts w:hint="eastAsia"/>
          </w:rPr>
          <w:t>字段（暂定，根据实现方案不足时增加）。包括：</w:t>
        </w:r>
      </w:ins>
    </w:p>
    <w:p w14:paraId="2B0F15D8" w14:textId="77777777" w:rsidR="00F7235D" w:rsidRDefault="00F7235D">
      <w:pPr>
        <w:pStyle w:val="af"/>
        <w:numPr>
          <w:ilvl w:val="0"/>
          <w:numId w:val="127"/>
        </w:numPr>
        <w:ind w:leftChars="400" w:left="1280" w:firstLineChars="0"/>
        <w:rPr>
          <w:ins w:id="649" w:author="Gavin Ma (马国臣)-人工智能研究院" w:date="2026-04-24T09:21:00Z"/>
        </w:rPr>
        <w:pPrChange w:id="650" w:author="Gavin Ma (马国臣)-人工智能研究院" w:date="2026-04-24T09:21:00Z">
          <w:pPr>
            <w:pStyle w:val="af"/>
            <w:numPr>
              <w:ilvl w:val="1"/>
              <w:numId w:val="99"/>
            </w:numPr>
            <w:ind w:left="1300" w:firstLineChars="0" w:hanging="440"/>
          </w:pPr>
        </w:pPrChange>
      </w:pPr>
      <w:ins w:id="651" w:author="Gavin Ma (马国臣)-人工智能研究院" w:date="2026-04-24T09:21:00Z">
        <w:r>
          <w:rPr>
            <w:rFonts w:hint="eastAsia"/>
          </w:rPr>
          <w:t>（</w:t>
        </w:r>
        <w:r>
          <w:rPr>
            <w:rFonts w:hint="eastAsia"/>
          </w:rPr>
          <w:t>1</w:t>
        </w:r>
        <w:r>
          <w:rPr>
            <w:rFonts w:hint="eastAsia"/>
          </w:rPr>
          <w:t>比特）有效位</w:t>
        </w:r>
        <w:r>
          <w:rPr>
            <w:rFonts w:hint="eastAsia"/>
          </w:rPr>
          <w:t>valid</w:t>
        </w:r>
        <w:r>
          <w:rPr>
            <w:rFonts w:hint="eastAsia"/>
          </w:rPr>
          <w:t>；</w:t>
        </w:r>
      </w:ins>
    </w:p>
    <w:p w14:paraId="7CC5BBC8" w14:textId="77777777" w:rsidR="00F7235D" w:rsidRDefault="00F7235D">
      <w:pPr>
        <w:pStyle w:val="af"/>
        <w:numPr>
          <w:ilvl w:val="0"/>
          <w:numId w:val="127"/>
        </w:numPr>
        <w:ind w:leftChars="400" w:left="1280" w:firstLineChars="0"/>
        <w:rPr>
          <w:ins w:id="652" w:author="Gavin Ma (马国臣)-人工智能研究院" w:date="2026-04-24T09:21:00Z"/>
        </w:rPr>
        <w:pPrChange w:id="653" w:author="Gavin Ma (马国臣)-人工智能研究院" w:date="2026-04-24T09:21:00Z">
          <w:pPr>
            <w:pStyle w:val="af"/>
            <w:numPr>
              <w:ilvl w:val="1"/>
              <w:numId w:val="99"/>
            </w:numPr>
            <w:ind w:left="1300" w:firstLineChars="0" w:hanging="440"/>
          </w:pPr>
        </w:pPrChange>
      </w:pPr>
      <w:ins w:id="654" w:author="Gavin Ma (马国臣)-人工智能研究院" w:date="2026-04-24T09:21:00Z">
        <w:r>
          <w:rPr>
            <w:rFonts w:hint="eastAsia"/>
          </w:rPr>
          <w:t>（</w:t>
        </w:r>
        <w:r>
          <w:rPr>
            <w:rFonts w:hint="eastAsia"/>
          </w:rPr>
          <w:t>2</w:t>
        </w:r>
        <w:r>
          <w:rPr>
            <w:rFonts w:hint="eastAsia"/>
          </w:rPr>
          <w:t>比特）指示地址转换的类型</w:t>
        </w:r>
        <w:r>
          <w:rPr>
            <w:rFonts w:hint="eastAsia"/>
          </w:rPr>
          <w:t>Tag</w:t>
        </w:r>
        <w:r>
          <w:rPr>
            <w:rFonts w:hint="eastAsia"/>
          </w:rPr>
          <w:t>，分为：</w:t>
        </w:r>
        <w:r>
          <w:rPr>
            <w:rFonts w:hint="eastAsia"/>
          </w:rPr>
          <w:t>VS-stage</w:t>
        </w:r>
        <w:r>
          <w:rPr>
            <w:rFonts w:hint="eastAsia"/>
          </w:rPr>
          <w:t>、</w:t>
        </w:r>
        <w:r>
          <w:rPr>
            <w:rFonts w:hint="eastAsia"/>
          </w:rPr>
          <w:t>G-stage</w:t>
        </w:r>
        <w:r>
          <w:rPr>
            <w:rFonts w:hint="eastAsia"/>
          </w:rPr>
          <w:t>、</w:t>
        </w:r>
        <w:r>
          <w:rPr>
            <w:rFonts w:hint="eastAsia"/>
          </w:rPr>
          <w:t>VS&amp;G-stage</w:t>
        </w:r>
        <w:r>
          <w:rPr>
            <w:rFonts w:hint="eastAsia"/>
          </w:rPr>
          <w:t>。</w:t>
        </w:r>
      </w:ins>
    </w:p>
    <w:p w14:paraId="48C1F053" w14:textId="77777777" w:rsidR="00F7235D" w:rsidRDefault="00F7235D">
      <w:pPr>
        <w:pStyle w:val="af"/>
        <w:numPr>
          <w:ilvl w:val="0"/>
          <w:numId w:val="127"/>
        </w:numPr>
        <w:ind w:leftChars="400" w:left="1280" w:firstLineChars="0"/>
        <w:rPr>
          <w:ins w:id="655" w:author="Gavin Ma (马国臣)-人工智能研究院" w:date="2026-04-24T09:21:00Z"/>
        </w:rPr>
        <w:pPrChange w:id="656" w:author="Gavin Ma (马国臣)-人工智能研究院" w:date="2026-04-24T09:21:00Z">
          <w:pPr>
            <w:pStyle w:val="af"/>
            <w:numPr>
              <w:ilvl w:val="1"/>
              <w:numId w:val="99"/>
            </w:numPr>
            <w:ind w:left="1300" w:firstLineChars="0" w:hanging="440"/>
          </w:pPr>
        </w:pPrChange>
      </w:pPr>
      <w:ins w:id="657" w:author="Gavin Ma (马国臣)-人工智能研究院" w:date="2026-04-24T09:21:00Z">
        <w:r>
          <w:rPr>
            <w:rFonts w:hint="eastAsia"/>
          </w:rPr>
          <w:t>（</w:t>
        </w:r>
        <w:r>
          <w:rPr>
            <w:rFonts w:hint="eastAsia"/>
          </w:rPr>
          <w:t>2</w:t>
        </w:r>
        <w:r>
          <w:rPr>
            <w:rFonts w:hint="eastAsia"/>
          </w:rPr>
          <w:t>比特）指示输入地址</w:t>
        </w:r>
        <w:r>
          <w:rPr>
            <w:rFonts w:hint="eastAsia"/>
          </w:rPr>
          <w:t>page size</w:t>
        </w:r>
        <w:r>
          <w:rPr>
            <w:rFonts w:hint="eastAsia"/>
          </w:rPr>
          <w:t>字段，仅用于记录，以便其它模块使用，在</w:t>
        </w:r>
        <w:r>
          <w:rPr>
            <w:rFonts w:hint="eastAsia"/>
          </w:rPr>
          <w:t>Cache</w:t>
        </w:r>
        <w:r>
          <w:rPr>
            <w:rFonts w:hint="eastAsia"/>
          </w:rPr>
          <w:t>中实际全为</w:t>
        </w:r>
        <w:r>
          <w:rPr>
            <w:rFonts w:hint="eastAsia"/>
          </w:rPr>
          <w:t>4kB</w:t>
        </w:r>
        <w:r>
          <w:rPr>
            <w:rFonts w:hint="eastAsia"/>
          </w:rPr>
          <w:t>；</w:t>
        </w:r>
      </w:ins>
    </w:p>
    <w:p w14:paraId="532D85FB" w14:textId="77777777" w:rsidR="00F7235D" w:rsidRDefault="00F7235D">
      <w:pPr>
        <w:pStyle w:val="af"/>
        <w:numPr>
          <w:ilvl w:val="0"/>
          <w:numId w:val="127"/>
        </w:numPr>
        <w:ind w:leftChars="400" w:left="1280" w:firstLineChars="0"/>
        <w:rPr>
          <w:ins w:id="658" w:author="Gavin Ma (马国臣)-人工智能研究院" w:date="2026-04-24T09:21:00Z"/>
        </w:rPr>
        <w:pPrChange w:id="659" w:author="Gavin Ma (马国臣)-人工智能研究院" w:date="2026-04-24T09:21:00Z">
          <w:pPr>
            <w:pStyle w:val="af"/>
            <w:numPr>
              <w:ilvl w:val="1"/>
              <w:numId w:val="99"/>
            </w:numPr>
            <w:ind w:left="1300" w:firstLineChars="0" w:hanging="440"/>
          </w:pPr>
        </w:pPrChange>
      </w:pPr>
      <w:ins w:id="660" w:author="Gavin Ma (马国臣)-人工智能研究院" w:date="2026-04-24T09:21:00Z">
        <w:r>
          <w:rPr>
            <w:rFonts w:hint="eastAsia"/>
          </w:rPr>
          <w:t>（</w:t>
        </w:r>
        <w:r>
          <w:rPr>
            <w:rFonts w:hint="eastAsia"/>
          </w:rPr>
          <w:t>2</w:t>
        </w:r>
        <w:r>
          <w:rPr>
            <w:rFonts w:hint="eastAsia"/>
          </w:rPr>
          <w:t>比特）指示结果地址</w:t>
        </w:r>
        <w:r>
          <w:rPr>
            <w:rFonts w:hint="eastAsia"/>
          </w:rPr>
          <w:t>page size</w:t>
        </w:r>
        <w:r>
          <w:rPr>
            <w:rFonts w:hint="eastAsia"/>
          </w:rPr>
          <w:t>字段；仅用于记录，以便其它模块使用，在</w:t>
        </w:r>
        <w:r>
          <w:rPr>
            <w:rFonts w:hint="eastAsia"/>
          </w:rPr>
          <w:t>Cache</w:t>
        </w:r>
        <w:r>
          <w:rPr>
            <w:rFonts w:hint="eastAsia"/>
          </w:rPr>
          <w:t>中实际全为</w:t>
        </w:r>
        <w:r>
          <w:rPr>
            <w:rFonts w:hint="eastAsia"/>
          </w:rPr>
          <w:t>4kB</w:t>
        </w:r>
        <w:r>
          <w:rPr>
            <w:rFonts w:hint="eastAsia"/>
          </w:rPr>
          <w:t>；</w:t>
        </w:r>
      </w:ins>
    </w:p>
    <w:p w14:paraId="1479C242" w14:textId="77777777" w:rsidR="00F7235D" w:rsidRDefault="00F7235D">
      <w:pPr>
        <w:pStyle w:val="af"/>
        <w:numPr>
          <w:ilvl w:val="0"/>
          <w:numId w:val="127"/>
        </w:numPr>
        <w:ind w:leftChars="400" w:left="1280" w:firstLineChars="0"/>
        <w:rPr>
          <w:ins w:id="661" w:author="Gavin Ma (马国臣)-人工智能研究院" w:date="2026-04-24T09:21:00Z"/>
        </w:rPr>
        <w:pPrChange w:id="662" w:author="Gavin Ma (马国臣)-人工智能研究院" w:date="2026-04-24T09:21:00Z">
          <w:pPr>
            <w:pStyle w:val="af"/>
            <w:numPr>
              <w:ilvl w:val="1"/>
              <w:numId w:val="99"/>
            </w:numPr>
            <w:ind w:left="1300" w:firstLineChars="0" w:hanging="440"/>
          </w:pPr>
        </w:pPrChange>
      </w:pPr>
      <w:ins w:id="663" w:author="Gavin Ma (马国臣)-人工智能研究院" w:date="2026-04-24T09:21:00Z">
        <w:r>
          <w:rPr>
            <w:rFonts w:hint="eastAsia"/>
          </w:rPr>
          <w:t>（</w:t>
        </w:r>
        <w:r>
          <w:rPr>
            <w:rFonts w:hint="eastAsia"/>
          </w:rPr>
          <w:t>1</w:t>
        </w:r>
        <w:r>
          <w:rPr>
            <w:rFonts w:hint="eastAsia"/>
          </w:rPr>
          <w:t>比特）指示</w:t>
        </w:r>
        <w:r>
          <w:rPr>
            <w:rFonts w:hint="eastAsia"/>
          </w:rPr>
          <w:t>iova</w:t>
        </w:r>
        <w:r>
          <w:rPr>
            <w:rFonts w:hint="eastAsia"/>
          </w:rPr>
          <w:t>字段地址类型的标志位，指明</w:t>
        </w:r>
        <w:r>
          <w:rPr>
            <w:rFonts w:hint="eastAsia"/>
          </w:rPr>
          <w:t>VA/GPA</w:t>
        </w:r>
        <w:r>
          <w:rPr>
            <w:rFonts w:hint="eastAsia"/>
          </w:rPr>
          <w:t>；</w:t>
        </w:r>
      </w:ins>
    </w:p>
    <w:p w14:paraId="1E1E09D0" w14:textId="77777777" w:rsidR="00F7235D" w:rsidRDefault="00F7235D">
      <w:pPr>
        <w:pStyle w:val="af"/>
        <w:numPr>
          <w:ilvl w:val="0"/>
          <w:numId w:val="127"/>
        </w:numPr>
        <w:ind w:leftChars="400" w:left="1280" w:firstLineChars="0"/>
        <w:rPr>
          <w:ins w:id="664" w:author="Gavin Ma (马国臣)-人工智能研究院" w:date="2026-04-24T09:21:00Z"/>
        </w:rPr>
        <w:pPrChange w:id="665" w:author="Gavin Ma (马国臣)-人工智能研究院" w:date="2026-04-24T09:21:00Z">
          <w:pPr>
            <w:pStyle w:val="af"/>
            <w:numPr>
              <w:ilvl w:val="1"/>
              <w:numId w:val="99"/>
            </w:numPr>
            <w:ind w:left="1300" w:firstLineChars="0" w:hanging="440"/>
          </w:pPr>
        </w:pPrChange>
      </w:pPr>
      <w:ins w:id="666" w:author="Gavin Ma (马国臣)-人工智能研究院" w:date="2026-04-24T09:21:00Z">
        <w:r>
          <w:rPr>
            <w:rFonts w:hint="eastAsia"/>
          </w:rPr>
          <w:t>（</w:t>
        </w:r>
        <w:r>
          <w:rPr>
            <w:rFonts w:hint="eastAsia"/>
          </w:rPr>
          <w:t>1</w:t>
        </w:r>
        <w:r>
          <w:rPr>
            <w:rFonts w:hint="eastAsia"/>
          </w:rPr>
          <w:t>比特）</w:t>
        </w:r>
        <w:r>
          <w:rPr>
            <w:rFonts w:hint="eastAsia"/>
          </w:rPr>
          <w:t>SV39/Sv48</w:t>
        </w:r>
        <w:r>
          <w:rPr>
            <w:rFonts w:hint="eastAsia"/>
          </w:rPr>
          <w:t>标志位，指明</w:t>
        </w:r>
        <w:r>
          <w:rPr>
            <w:rFonts w:hint="eastAsia"/>
          </w:rPr>
          <w:t>iova</w:t>
        </w:r>
        <w:r>
          <w:rPr>
            <w:rFonts w:hint="eastAsia"/>
          </w:rPr>
          <w:t>地址类型；</w:t>
        </w:r>
      </w:ins>
    </w:p>
    <w:p w14:paraId="016B2E02" w14:textId="77777777" w:rsidR="00F7235D" w:rsidRDefault="00F7235D">
      <w:pPr>
        <w:pStyle w:val="af"/>
        <w:numPr>
          <w:ilvl w:val="0"/>
          <w:numId w:val="127"/>
        </w:numPr>
        <w:ind w:leftChars="400" w:left="1280" w:firstLineChars="0"/>
        <w:rPr>
          <w:ins w:id="667" w:author="Gavin Ma (马国臣)-人工智能研究院" w:date="2026-04-24T09:21:00Z"/>
        </w:rPr>
        <w:pPrChange w:id="668" w:author="Gavin Ma (马国臣)-人工智能研究院" w:date="2026-04-24T09:21:00Z">
          <w:pPr>
            <w:pStyle w:val="af"/>
            <w:numPr>
              <w:ilvl w:val="1"/>
              <w:numId w:val="99"/>
            </w:numPr>
            <w:ind w:left="1300" w:firstLineChars="0" w:hanging="440"/>
          </w:pPr>
        </w:pPrChange>
      </w:pPr>
      <w:ins w:id="669" w:author="Gavin Ma (马国臣)-人工智能研究院" w:date="2026-04-24T09:21:00Z">
        <w:r>
          <w:rPr>
            <w:rFonts w:hint="eastAsia"/>
          </w:rPr>
          <w:lastRenderedPageBreak/>
          <w:t>（</w:t>
        </w:r>
        <w:r>
          <w:rPr>
            <w:rFonts w:hint="eastAsia"/>
          </w:rPr>
          <w:t>1</w:t>
        </w:r>
        <w:r>
          <w:rPr>
            <w:rFonts w:hint="eastAsia"/>
          </w:rPr>
          <w:t>比特）指示</w:t>
        </w:r>
        <w:r>
          <w:rPr>
            <w:rFonts w:hint="eastAsia"/>
          </w:rPr>
          <w:t>G-stage</w:t>
        </w:r>
        <w:r>
          <w:rPr>
            <w:rFonts w:hint="eastAsia"/>
          </w:rPr>
          <w:t>阶段</w:t>
        </w:r>
        <w:r>
          <w:rPr>
            <w:rFonts w:hint="eastAsia"/>
          </w:rPr>
          <w:t>GPA</w:t>
        </w:r>
        <w:r>
          <w:rPr>
            <w:rFonts w:hint="eastAsia"/>
          </w:rPr>
          <w:t>是</w:t>
        </w:r>
        <w:r>
          <w:rPr>
            <w:rFonts w:hint="eastAsia"/>
          </w:rPr>
          <w:t>Sv39/Sv48</w:t>
        </w:r>
        <w:r>
          <w:rPr>
            <w:rFonts w:hint="eastAsia"/>
          </w:rPr>
          <w:t>还是</w:t>
        </w:r>
        <w:r>
          <w:rPr>
            <w:rFonts w:hint="eastAsia"/>
          </w:rPr>
          <w:t>Sv39x4/Sv48x4</w:t>
        </w:r>
        <w:r>
          <w:rPr>
            <w:rFonts w:hint="eastAsia"/>
          </w:rPr>
          <w:t>；</w:t>
        </w:r>
      </w:ins>
    </w:p>
    <w:p w14:paraId="07D0B41C" w14:textId="77777777" w:rsidR="00F7235D" w:rsidRDefault="00F7235D">
      <w:pPr>
        <w:pStyle w:val="af"/>
        <w:numPr>
          <w:ilvl w:val="0"/>
          <w:numId w:val="127"/>
        </w:numPr>
        <w:ind w:leftChars="400" w:left="1280" w:firstLineChars="0"/>
        <w:rPr>
          <w:ins w:id="670" w:author="Gavin Ma (马国臣)-人工智能研究院" w:date="2026-04-24T09:21:00Z"/>
        </w:rPr>
        <w:pPrChange w:id="671" w:author="Gavin Ma (马国臣)-人工智能研究院" w:date="2026-04-24T09:21:00Z">
          <w:pPr>
            <w:pStyle w:val="af"/>
            <w:numPr>
              <w:ilvl w:val="1"/>
              <w:numId w:val="99"/>
            </w:numPr>
            <w:ind w:left="1300" w:firstLineChars="0" w:hanging="440"/>
          </w:pPr>
        </w:pPrChange>
      </w:pPr>
      <w:ins w:id="672" w:author="Gavin Ma (马国臣)-人工智能研究院" w:date="2026-04-24T09:21:00Z">
        <w:r>
          <w:rPr>
            <w:rFonts w:hint="eastAsia"/>
          </w:rPr>
          <w:t>（</w:t>
        </w:r>
        <w:r>
          <w:rPr>
            <w:rFonts w:hint="eastAsia"/>
          </w:rPr>
          <w:t>2</w:t>
        </w:r>
        <w:r>
          <w:rPr>
            <w:rFonts w:hint="eastAsia"/>
          </w:rPr>
          <w:t>比特）用于缓存替换算法的记录信息的字段；</w:t>
        </w:r>
      </w:ins>
    </w:p>
    <w:p w14:paraId="6C9A3E2F" w14:textId="6550FC68" w:rsidR="00F7235D" w:rsidRDefault="00F7235D" w:rsidP="00F7235D">
      <w:pPr>
        <w:pStyle w:val="af"/>
        <w:numPr>
          <w:ilvl w:val="0"/>
          <w:numId w:val="127"/>
        </w:numPr>
        <w:ind w:leftChars="400" w:left="1280" w:firstLineChars="0"/>
        <w:rPr>
          <w:ins w:id="673" w:author="Gavin Ma (马国臣)-人工智能研究院" w:date="2026-04-27T20:13:00Z"/>
        </w:rPr>
      </w:pPr>
      <w:ins w:id="674" w:author="Gavin Ma (马国臣)-人工智能研究院" w:date="2026-04-24T09:21:00Z">
        <w:r>
          <w:rPr>
            <w:rFonts w:hint="eastAsia"/>
          </w:rPr>
          <w:t>（</w:t>
        </w:r>
      </w:ins>
      <w:ins w:id="675" w:author="Gavin Ma (马国臣)-人工智能研究院" w:date="2026-04-24T09:23:00Z">
        <w:r w:rsidR="00005931">
          <w:rPr>
            <w:rFonts w:hint="eastAsia"/>
          </w:rPr>
          <w:t>8</w:t>
        </w:r>
        <w:r w:rsidR="00005931">
          <w:rPr>
            <w:rFonts w:hint="eastAsia"/>
          </w:rPr>
          <w:t>比特</w:t>
        </w:r>
      </w:ins>
      <w:ins w:id="676" w:author="Gavin Ma (马国臣)-人工智能研究院" w:date="2026-04-24T09:21:00Z">
        <w:r>
          <w:rPr>
            <w:rFonts w:hint="eastAsia"/>
          </w:rPr>
          <w:t>）对应</w:t>
        </w:r>
      </w:ins>
      <w:ins w:id="677" w:author="Gavin Ma (马国臣)-人工智能研究院" w:date="2026-04-28T09:45:00Z">
        <w:r w:rsidR="009A0DEC">
          <w:rPr>
            <w:rFonts w:hint="eastAsia"/>
          </w:rPr>
          <w:t>翻译过程中</w:t>
        </w:r>
      </w:ins>
      <w:ins w:id="678" w:author="Gavin Ma (马国臣)-人工智能研究院" w:date="2026-04-24T09:21:00Z">
        <w:r>
          <w:rPr>
            <w:rFonts w:hint="eastAsia"/>
          </w:rPr>
          <w:t>页表项</w:t>
        </w:r>
      </w:ins>
      <w:ins w:id="679" w:author="Gavin Ma (马国臣)-人工智能研究院" w:date="2026-04-28T09:45:00Z">
        <w:r w:rsidR="009A0DEC">
          <w:rPr>
            <w:rFonts w:hint="eastAsia"/>
          </w:rPr>
          <w:t>的</w:t>
        </w:r>
      </w:ins>
      <w:ins w:id="680" w:author="Gavin Ma (马国臣)-人工智能研究院" w:date="2026-04-24T09:21:00Z">
        <w:r>
          <w:rPr>
            <w:rFonts w:hint="eastAsia"/>
          </w:rPr>
          <w:t>关键标志位，包括：</w:t>
        </w:r>
        <w:r>
          <w:rPr>
            <w:rFonts w:hint="eastAsia"/>
          </w:rPr>
          <w:t>R</w:t>
        </w:r>
        <w:r>
          <w:rPr>
            <w:rFonts w:hint="eastAsia"/>
          </w:rPr>
          <w:t>、</w:t>
        </w:r>
        <w:r>
          <w:rPr>
            <w:rFonts w:hint="eastAsia"/>
          </w:rPr>
          <w:t>W</w:t>
        </w:r>
        <w:r>
          <w:rPr>
            <w:rFonts w:hint="eastAsia"/>
          </w:rPr>
          <w:t>。建议记录全部标志位。</w:t>
        </w:r>
      </w:ins>
      <w:ins w:id="681" w:author="Gavin Ma (马国臣)-人工智能研究院" w:date="2026-04-28T09:45:00Z">
        <w:r w:rsidR="009A0DEC">
          <w:rPr>
            <w:rFonts w:hint="eastAsia"/>
          </w:rPr>
          <w:t>其中，权限位按两阶段地址</w:t>
        </w:r>
      </w:ins>
      <w:ins w:id="682" w:author="Gavin Ma (马国臣)-人工智能研究院" w:date="2026-04-28T09:46:00Z">
        <w:r w:rsidR="009A0DEC">
          <w:rPr>
            <w:rFonts w:hint="eastAsia"/>
          </w:rPr>
          <w:t>翻译中</w:t>
        </w:r>
      </w:ins>
      <w:ins w:id="683" w:author="Gavin Ma (马国臣)-人工智能研究院" w:date="2026-04-28T09:45:00Z">
        <w:r w:rsidR="009A0DEC">
          <w:rPr>
            <w:rFonts w:hint="eastAsia"/>
          </w:rPr>
          <w:t>最小权限设置</w:t>
        </w:r>
        <w:r w:rsidR="009A0DEC">
          <w:rPr>
            <w:rFonts w:hint="eastAsia"/>
          </w:rPr>
          <w:t>/</w:t>
        </w:r>
        <w:r w:rsidR="009A0DEC">
          <w:rPr>
            <w:rFonts w:hint="eastAsia"/>
          </w:rPr>
          <w:t>记录</w:t>
        </w:r>
      </w:ins>
      <w:ins w:id="684" w:author="Gavin Ma (马国臣)-人工智能研究院" w:date="2026-04-28T09:46:00Z">
        <w:r w:rsidR="009A0DEC">
          <w:rPr>
            <w:rFonts w:hint="eastAsia"/>
          </w:rPr>
          <w:t>，例如</w:t>
        </w:r>
        <w:r w:rsidR="009A0DEC">
          <w:rPr>
            <w:rFonts w:hint="eastAsia"/>
          </w:rPr>
          <w:t>R</w:t>
        </w:r>
        <w:r w:rsidR="009A0DEC">
          <w:rPr>
            <w:rFonts w:hint="eastAsia"/>
          </w:rPr>
          <w:t>、</w:t>
        </w:r>
        <w:r w:rsidR="009A0DEC">
          <w:rPr>
            <w:rFonts w:hint="eastAsia"/>
          </w:rPr>
          <w:t>W</w:t>
        </w:r>
        <w:r w:rsidR="009A0DEC">
          <w:rPr>
            <w:rFonts w:hint="eastAsia"/>
          </w:rPr>
          <w:t>。</w:t>
        </w:r>
      </w:ins>
    </w:p>
    <w:p w14:paraId="4B119F26" w14:textId="0283D7E3" w:rsidR="00563D9D" w:rsidRDefault="00563D9D" w:rsidP="00563D9D">
      <w:pPr>
        <w:pStyle w:val="af"/>
        <w:numPr>
          <w:ilvl w:val="0"/>
          <w:numId w:val="127"/>
        </w:numPr>
        <w:ind w:leftChars="400" w:left="1280" w:firstLineChars="0"/>
        <w:rPr>
          <w:ins w:id="685" w:author="Gavin Ma (马国臣)-人工智能研究院" w:date="2026-04-24T09:22:00Z"/>
        </w:rPr>
      </w:pPr>
      <w:ins w:id="686" w:author="Gavin Ma (马国臣)-人工智能研究院" w:date="2026-04-27T20:13:00Z">
        <w:r>
          <w:rPr>
            <w:rFonts w:hint="eastAsia"/>
          </w:rPr>
          <w:t>G</w:t>
        </w:r>
        <w:r>
          <w:rPr>
            <w:rFonts w:hint="eastAsia"/>
          </w:rPr>
          <w:t>位：来自于</w:t>
        </w:r>
        <w:r>
          <w:rPr>
            <w:rFonts w:hint="eastAsia"/>
          </w:rPr>
          <w:t>PTW</w:t>
        </w:r>
        <w:r>
          <w:rPr>
            <w:rFonts w:hint="eastAsia"/>
          </w:rPr>
          <w:t>过程中查询到的第一阶段</w:t>
        </w:r>
        <w:r>
          <w:rPr>
            <w:rFonts w:hint="eastAsia"/>
          </w:rPr>
          <w:t>PTE</w:t>
        </w:r>
        <w:r>
          <w:rPr>
            <w:rFonts w:hint="eastAsia"/>
          </w:rPr>
          <w:t>中记录的</w:t>
        </w:r>
        <w:r>
          <w:rPr>
            <w:rFonts w:hint="eastAsia"/>
          </w:rPr>
          <w:t>G</w:t>
        </w:r>
        <w:r>
          <w:rPr>
            <w:rFonts w:hint="eastAsia"/>
          </w:rPr>
          <w:t>位信息，用于其它模块判断关联逻辑。</w:t>
        </w:r>
      </w:ins>
    </w:p>
    <w:p w14:paraId="6552DA64" w14:textId="44FB3637" w:rsidR="00F7235D" w:rsidRDefault="00F7235D">
      <w:pPr>
        <w:pStyle w:val="af"/>
        <w:numPr>
          <w:ilvl w:val="0"/>
          <w:numId w:val="127"/>
        </w:numPr>
        <w:ind w:leftChars="400" w:left="1280" w:firstLineChars="0"/>
        <w:rPr>
          <w:ins w:id="687" w:author="Gavin Ma (马国臣)-人工智能研究院" w:date="2026-04-24T09:21:00Z"/>
        </w:rPr>
        <w:pPrChange w:id="688" w:author="Gavin Ma (马国臣)-人工智能研究院" w:date="2026-04-24T09:21:00Z">
          <w:pPr>
            <w:pStyle w:val="af"/>
            <w:numPr>
              <w:ilvl w:val="1"/>
              <w:numId w:val="99"/>
            </w:numPr>
            <w:ind w:left="1300" w:firstLineChars="0" w:hanging="440"/>
          </w:pPr>
        </w:pPrChange>
      </w:pPr>
      <w:ins w:id="689" w:author="Gavin Ma (马国臣)-人工智能研究院" w:date="2026-04-24T09:22:00Z">
        <w:r>
          <w:rPr>
            <w:rFonts w:hint="eastAsia"/>
          </w:rPr>
          <w:t>（</w:t>
        </w:r>
      </w:ins>
      <w:ins w:id="690" w:author="Gavin Ma (马国臣)-人工智能研究院" w:date="2026-04-24T09:23:00Z">
        <w:r w:rsidR="00005931">
          <w:rPr>
            <w:rFonts w:hint="eastAsia"/>
          </w:rPr>
          <w:t>7</w:t>
        </w:r>
        <w:r w:rsidR="00005931">
          <w:rPr>
            <w:rFonts w:hint="eastAsia"/>
          </w:rPr>
          <w:t>比特</w:t>
        </w:r>
      </w:ins>
      <w:ins w:id="691" w:author="Gavin Ma (马国臣)-人工智能研究院" w:date="2026-04-24T09:22:00Z">
        <w:r>
          <w:rPr>
            <w:rFonts w:hint="eastAsia"/>
          </w:rPr>
          <w:t>）对应结果地址的页表项中原</w:t>
        </w:r>
        <w:r>
          <w:rPr>
            <w:rFonts w:hint="eastAsia"/>
          </w:rPr>
          <w:t>reserved</w:t>
        </w:r>
        <w:r>
          <w:rPr>
            <w:rFonts w:hint="eastAsia"/>
          </w:rPr>
          <w:t>字段。</w:t>
        </w:r>
      </w:ins>
    </w:p>
    <w:p w14:paraId="3E593A91" w14:textId="0A1B256E" w:rsidR="00293CF1" w:rsidDel="00F7235D" w:rsidRDefault="00293CF1">
      <w:pPr>
        <w:pStyle w:val="af"/>
        <w:numPr>
          <w:ilvl w:val="0"/>
          <w:numId w:val="127"/>
        </w:numPr>
        <w:ind w:left="0" w:firstLineChars="0" w:firstLine="0"/>
        <w:rPr>
          <w:del w:id="692" w:author="Gavin Ma (马国臣)-人工智能研究院" w:date="2026-04-24T09:21:00Z"/>
        </w:rPr>
        <w:pPrChange w:id="693" w:author="Gavin Ma (马国臣)-人工智能研究院" w:date="2026-04-24T09:21:00Z">
          <w:pPr>
            <w:pStyle w:val="af"/>
            <w:numPr>
              <w:numId w:val="99"/>
            </w:numPr>
            <w:ind w:left="860" w:firstLineChars="0" w:hanging="440"/>
          </w:pPr>
        </w:pPrChange>
      </w:pPr>
      <w:del w:id="694" w:author="Gavin Ma (马国臣)-人工智能研究院" w:date="2026-04-24T09:21:00Z">
        <w:r w:rsidDel="00F7235D">
          <w:delText>T</w:delText>
        </w:r>
        <w:r w:rsidDel="00F7235D">
          <w:rPr>
            <w:rFonts w:hint="eastAsia"/>
          </w:rPr>
          <w:delText>ag</w:delText>
        </w:r>
        <w:r w:rsidDel="00F7235D">
          <w:rPr>
            <w:rFonts w:hint="eastAsia"/>
          </w:rPr>
          <w:delText>指示地址转换的类型，（第一阶段、第二阶段、…）。</w:delText>
        </w:r>
      </w:del>
    </w:p>
    <w:p w14:paraId="00289C7B" w14:textId="2E46BDD7" w:rsidR="00293CF1" w:rsidRDefault="00293CF1">
      <w:pPr>
        <w:pStyle w:val="af"/>
        <w:ind w:firstLineChars="0" w:firstLine="0"/>
        <w:pPrChange w:id="695" w:author="Gavin Ma (马国臣)-人工智能研究院" w:date="2026-04-24T09:21:00Z">
          <w:pPr>
            <w:pStyle w:val="af"/>
            <w:numPr>
              <w:numId w:val="99"/>
            </w:numPr>
            <w:ind w:left="860" w:firstLineChars="0" w:hanging="440"/>
          </w:pPr>
        </w:pPrChange>
      </w:pPr>
      <w:del w:id="696" w:author="Gavin Ma (马国臣)-人工智能研究院" w:date="2026-04-24T09:21:00Z">
        <w:r w:rsidDel="00F7235D">
          <w:rPr>
            <w:rFonts w:hint="eastAsia"/>
          </w:rPr>
          <w:delText>考虑字节对齐，</w:delText>
        </w:r>
        <w:r w:rsidDel="00F7235D">
          <w:rPr>
            <w:rFonts w:hint="eastAsia"/>
          </w:rPr>
          <w:delText>Cache line</w:delText>
        </w:r>
        <w:r w:rsidDel="00F7235D">
          <w:rPr>
            <w:rFonts w:hint="eastAsia"/>
          </w:rPr>
          <w:delText>中分配</w:delText>
        </w:r>
        <w:r w:rsidDel="00F7235D">
          <w:rPr>
            <w:rFonts w:hint="eastAsia"/>
          </w:rPr>
          <w:delText>14</w:delText>
        </w:r>
        <w:r w:rsidDel="00F7235D">
          <w:rPr>
            <w:rFonts w:hint="eastAsia"/>
          </w:rPr>
          <w:delText>比特</w:delText>
        </w:r>
        <w:r w:rsidDel="00F7235D">
          <w:rPr>
            <w:rFonts w:hint="eastAsia"/>
          </w:rPr>
          <w:delText>reserved</w:delText>
        </w:r>
        <w:r w:rsidDel="00F7235D">
          <w:rPr>
            <w:rFonts w:hint="eastAsia"/>
          </w:rPr>
          <w:delText>字段。包括：</w:delText>
        </w:r>
        <w:r w:rsidDel="00F7235D">
          <w:rPr>
            <w:rFonts w:hint="eastAsia"/>
          </w:rPr>
          <w:delText>1</w:delText>
        </w:r>
        <w:r w:rsidDel="00F7235D">
          <w:rPr>
            <w:rFonts w:hint="eastAsia"/>
          </w:rPr>
          <w:delText>比特有效位</w:delText>
        </w:r>
        <w:r w:rsidDel="00F7235D">
          <w:rPr>
            <w:rFonts w:hint="eastAsia"/>
          </w:rPr>
          <w:delText>valid</w:delText>
        </w:r>
        <w:r w:rsidDel="00F7235D">
          <w:rPr>
            <w:rFonts w:hint="eastAsia"/>
          </w:rPr>
          <w:delText>；</w:delText>
        </w:r>
        <w:r w:rsidDel="00F7235D">
          <w:rPr>
            <w:rFonts w:hint="eastAsia"/>
          </w:rPr>
          <w:delText>page</w:delText>
        </w:r>
        <w:r w:rsidDel="00F7235D">
          <w:rPr>
            <w:rFonts w:hint="eastAsia"/>
          </w:rPr>
          <w:delText>页大小字段，用于关联</w:delText>
        </w:r>
        <w:r w:rsidDel="00F7235D">
          <w:rPr>
            <w:rFonts w:hint="eastAsia"/>
          </w:rPr>
          <w:delText>iova</w:delText>
        </w:r>
        <w:r w:rsidDel="00F7235D">
          <w:rPr>
            <w:rFonts w:hint="eastAsia"/>
          </w:rPr>
          <w:delText>、</w:delText>
        </w:r>
        <w:r w:rsidDel="00F7235D">
          <w:rPr>
            <w:rFonts w:hint="eastAsia"/>
          </w:rPr>
          <w:delText>phys</w:delText>
        </w:r>
        <w:r w:rsidDel="00F7235D">
          <w:rPr>
            <w:rFonts w:hint="eastAsia"/>
          </w:rPr>
          <w:delText>字段有效位长度；指示</w:delText>
        </w:r>
        <w:r w:rsidDel="00F7235D">
          <w:rPr>
            <w:rFonts w:hint="eastAsia"/>
          </w:rPr>
          <w:delText>IOVA</w:delText>
        </w:r>
        <w:r w:rsidDel="00F7235D">
          <w:rPr>
            <w:rFonts w:hint="eastAsia"/>
          </w:rPr>
          <w:delText>地址类型的字段；用于缓存替换算法的记录信息的字段；等。</w:delText>
        </w:r>
      </w:del>
    </w:p>
    <w:p w14:paraId="3107B8F5" w14:textId="77777777" w:rsidR="00293CF1" w:rsidRDefault="00293CF1" w:rsidP="00293CF1">
      <w:pPr>
        <w:pStyle w:val="3"/>
      </w:pPr>
      <w:bookmarkStart w:id="697" w:name="_Toc226106670"/>
      <w:bookmarkStart w:id="698" w:name="_Toc228214049"/>
      <w:r>
        <w:rPr>
          <w:rFonts w:hint="eastAsia"/>
        </w:rPr>
        <w:t>缓存表管理</w:t>
      </w:r>
      <w:bookmarkEnd w:id="697"/>
      <w:bookmarkEnd w:id="698"/>
    </w:p>
    <w:p w14:paraId="104F512C" w14:textId="77777777" w:rsidR="00293CF1" w:rsidRDefault="00293CF1" w:rsidP="00293CF1">
      <w:pPr>
        <w:pStyle w:val="af"/>
        <w:numPr>
          <w:ilvl w:val="0"/>
          <w:numId w:val="101"/>
        </w:numPr>
        <w:ind w:firstLineChars="0"/>
      </w:pPr>
      <w:r>
        <w:rPr>
          <w:rFonts w:hint="eastAsia"/>
        </w:rPr>
        <w:t>PT Cache</w:t>
      </w:r>
      <w:r>
        <w:rPr>
          <w:rFonts w:hint="eastAsia"/>
        </w:rPr>
        <w:t>缓存采用</w:t>
      </w:r>
      <w:r>
        <w:rPr>
          <w:rFonts w:hint="eastAsia"/>
        </w:rPr>
        <w:t>n-way</w:t>
      </w:r>
      <w:r>
        <w:rPr>
          <w:rFonts w:hint="eastAsia"/>
        </w:rPr>
        <w:t>组相连缓存管理方式。</w:t>
      </w:r>
    </w:p>
    <w:p w14:paraId="4DE9AF65" w14:textId="77777777" w:rsidR="00293CF1" w:rsidRDefault="00293CF1" w:rsidP="00293CF1">
      <w:pPr>
        <w:pStyle w:val="af"/>
        <w:numPr>
          <w:ilvl w:val="0"/>
          <w:numId w:val="101"/>
        </w:numPr>
        <w:ind w:firstLineChars="0"/>
      </w:pPr>
      <w:r>
        <w:rPr>
          <w:rFonts w:hint="eastAsia"/>
        </w:rPr>
        <w:t>PT Cache</w:t>
      </w:r>
      <w:r>
        <w:rPr>
          <w:rFonts w:hint="eastAsia"/>
        </w:rPr>
        <w:t>缓存总大小规划为</w:t>
      </w:r>
      <w:r w:rsidRPr="006F64C8">
        <w:rPr>
          <w:position w:val="-6"/>
        </w:rPr>
        <w:object w:dxaOrig="499" w:dyaOrig="220" w14:anchorId="2111350B">
          <v:shape id="_x0000_i1047" type="#_x0000_t75" style="width:24.75pt;height:12pt" o:ole="">
            <v:imagedata r:id="rId54" o:title=""/>
          </v:shape>
          <o:OLEObject Type="Embed" ProgID="Equation.DSMT4" ShapeID="_x0000_i1047" DrawAspect="Content" ObjectID="_1839588096" r:id="rId55"/>
        </w:object>
      </w:r>
      <w:r>
        <w:rPr>
          <w:rFonts w:hint="eastAsia"/>
        </w:rPr>
        <w:t>。暂定数值为</w:t>
      </w:r>
      <w:r>
        <w:rPr>
          <w:rFonts w:hint="eastAsia"/>
        </w:rPr>
        <w:t>n=8</w:t>
      </w:r>
      <w:r>
        <w:rPr>
          <w:rFonts w:hint="eastAsia"/>
        </w:rPr>
        <w:t>，</w:t>
      </w:r>
      <w:r>
        <w:rPr>
          <w:rFonts w:hint="eastAsia"/>
        </w:rPr>
        <w:t>s=1024</w:t>
      </w:r>
      <w:r>
        <w:rPr>
          <w:rFonts w:hint="eastAsia"/>
        </w:rPr>
        <w:t>。</w:t>
      </w:r>
    </w:p>
    <w:p w14:paraId="18FA8831" w14:textId="77777777" w:rsidR="00293CF1" w:rsidRDefault="00293CF1" w:rsidP="00293CF1">
      <w:pPr>
        <w:pStyle w:val="af"/>
        <w:numPr>
          <w:ilvl w:val="0"/>
          <w:numId w:val="101"/>
        </w:numPr>
        <w:ind w:firstLineChars="0"/>
      </w:pPr>
      <w:r>
        <w:rPr>
          <w:rFonts w:hint="eastAsia"/>
        </w:rPr>
        <w:t>缓存表结构如下图所示：</w:t>
      </w:r>
    </w:p>
    <w:p w14:paraId="5E4772C0" w14:textId="77777777" w:rsidR="00293CF1" w:rsidRDefault="00293CF1" w:rsidP="00293CF1">
      <w:pPr>
        <w:pStyle w:val="af9"/>
      </w:pPr>
      <w:r>
        <w:rPr>
          <w:rFonts w:hint="eastAsia"/>
        </w:rPr>
        <w:object w:dxaOrig="10961" w:dyaOrig="7141" w14:anchorId="2C2CA9FC">
          <v:shape id="_x0000_i1048" type="#_x0000_t75" style="width:277.5pt;height:178.5pt" o:ole="">
            <v:imagedata r:id="rId56" o:title=""/>
          </v:shape>
          <o:OLEObject Type="Embed" ProgID="Visio.Drawing.15" ShapeID="_x0000_i1048" DrawAspect="Content" ObjectID="_1839588097" r:id="rId57"/>
        </w:object>
      </w:r>
    </w:p>
    <w:p w14:paraId="760A1D5E" w14:textId="3F04AFC6" w:rsidR="00293CF1" w:rsidRDefault="00293CF1" w:rsidP="00293CF1">
      <w:pPr>
        <w:pStyle w:val="ac"/>
        <w:jc w:val="center"/>
      </w:pPr>
      <w:r>
        <w:rPr>
          <w:rFonts w:hint="eastAsia"/>
        </w:rPr>
        <w:t>图</w:t>
      </w:r>
      <w:r>
        <w:rPr>
          <w:rFonts w:hint="eastAsia"/>
        </w:rPr>
        <w:t xml:space="preserve"> </w:t>
      </w:r>
      <w:ins w:id="699"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700"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5</w:t>
      </w:r>
      <w:ins w:id="701" w:author="Shuqing Li (李树青)" w:date="2026-04-23T09:02:00Z">
        <w:r w:rsidR="000075A0">
          <w:fldChar w:fldCharType="end"/>
        </w:r>
      </w:ins>
      <w:del w:id="702"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5</w:delText>
        </w:r>
        <w:r w:rsidDel="000075A0">
          <w:fldChar w:fldCharType="end"/>
        </w:r>
      </w:del>
      <w:r>
        <w:rPr>
          <w:rFonts w:hint="eastAsia"/>
        </w:rPr>
        <w:t xml:space="preserve"> PT Cache</w:t>
      </w:r>
      <w:r>
        <w:rPr>
          <w:rFonts w:hint="eastAsia"/>
        </w:rPr>
        <w:t>缓存组相连示意图</w:t>
      </w:r>
    </w:p>
    <w:p w14:paraId="7D159562" w14:textId="77777777" w:rsidR="00293CF1" w:rsidRDefault="00293CF1" w:rsidP="00293CF1">
      <w:pPr>
        <w:ind w:firstLine="480"/>
      </w:pPr>
      <w:r>
        <w:rPr>
          <w:rFonts w:hint="eastAsia"/>
        </w:rPr>
        <w:t>对</w:t>
      </w:r>
      <w:r>
        <w:rPr>
          <w:rFonts w:hint="eastAsia"/>
        </w:rPr>
        <w:t>n-way</w:t>
      </w:r>
      <w:r>
        <w:rPr>
          <w:rFonts w:hint="eastAsia"/>
        </w:rPr>
        <w:t>组相连缓存管理方案，若考虑</w:t>
      </w:r>
      <w:r>
        <w:rPr>
          <w:rFonts w:hint="eastAsia"/>
        </w:rPr>
        <w:t>pLRU</w:t>
      </w:r>
      <w:r>
        <w:rPr>
          <w:rFonts w:hint="eastAsia"/>
        </w:rPr>
        <w:t>缓存替换算法，需为每</w:t>
      </w:r>
      <w:r>
        <w:rPr>
          <w:rFonts w:hint="eastAsia"/>
        </w:rPr>
        <w:t>n</w:t>
      </w:r>
      <w:r>
        <w:rPr>
          <w:rFonts w:hint="eastAsia"/>
        </w:rPr>
        <w:t>个</w:t>
      </w:r>
      <w:r>
        <w:rPr>
          <w:rFonts w:hint="eastAsia"/>
        </w:rPr>
        <w:t>Cache line</w:t>
      </w:r>
      <w:r>
        <w:rPr>
          <w:rFonts w:hint="eastAsia"/>
        </w:rPr>
        <w:t>的</w:t>
      </w:r>
      <w:r>
        <w:rPr>
          <w:rFonts w:hint="eastAsia"/>
        </w:rPr>
        <w:t>Cache set</w:t>
      </w:r>
      <w:r>
        <w:rPr>
          <w:rFonts w:hint="eastAsia"/>
        </w:rPr>
        <w:t>分配若干比特用于缓存替换策略的记录信息，即图中</w:t>
      </w:r>
      <w:r>
        <w:rPr>
          <w:rFonts w:hint="eastAsia"/>
        </w:rPr>
        <w:t>Status</w:t>
      </w:r>
      <w:r>
        <w:rPr>
          <w:rFonts w:hint="eastAsia"/>
        </w:rPr>
        <w:t>状态缓存。</w:t>
      </w:r>
      <w:r>
        <w:t>S</w:t>
      </w:r>
      <w:r>
        <w:rPr>
          <w:rFonts w:hint="eastAsia"/>
        </w:rPr>
        <w:t>tatus</w:t>
      </w:r>
      <w:r>
        <w:rPr>
          <w:rFonts w:hint="eastAsia"/>
        </w:rPr>
        <w:t>状态缓存大小对应</w:t>
      </w:r>
      <w:r>
        <w:rPr>
          <w:rFonts w:hint="eastAsia"/>
        </w:rPr>
        <w:t>Cache set</w:t>
      </w:r>
      <w:r>
        <w:rPr>
          <w:rFonts w:hint="eastAsia"/>
        </w:rPr>
        <w:t>数量为</w:t>
      </w:r>
      <w:r>
        <w:rPr>
          <w:rFonts w:hint="eastAsia"/>
        </w:rPr>
        <w:t>s</w:t>
      </w:r>
      <w:r>
        <w:rPr>
          <w:rFonts w:hint="eastAsia"/>
        </w:rPr>
        <w:t>。若考虑</w:t>
      </w:r>
      <w:r>
        <w:rPr>
          <w:rFonts w:hint="eastAsia"/>
        </w:rPr>
        <w:t>RRIP</w:t>
      </w:r>
      <w:r>
        <w:rPr>
          <w:rFonts w:hint="eastAsia"/>
        </w:rPr>
        <w:t>类缓存替换策略，则不需要该</w:t>
      </w:r>
      <w:r>
        <w:rPr>
          <w:rFonts w:hint="eastAsia"/>
        </w:rPr>
        <w:t>Status</w:t>
      </w:r>
      <w:r>
        <w:rPr>
          <w:rFonts w:hint="eastAsia"/>
        </w:rPr>
        <w:t>部分存储。</w:t>
      </w:r>
    </w:p>
    <w:p w14:paraId="4010C2B8" w14:textId="77777777" w:rsidR="00293CF1" w:rsidRDefault="00293CF1" w:rsidP="00293CF1">
      <w:pPr>
        <w:pStyle w:val="3"/>
      </w:pPr>
      <w:bookmarkStart w:id="703" w:name="_Toc226106671"/>
      <w:bookmarkStart w:id="704" w:name="_Toc228214050"/>
      <w:r>
        <w:rPr>
          <w:rFonts w:hint="eastAsia"/>
        </w:rPr>
        <w:t>缓存索引计算</w:t>
      </w:r>
      <w:bookmarkEnd w:id="703"/>
      <w:bookmarkEnd w:id="704"/>
    </w:p>
    <w:p w14:paraId="5E0AD8E5" w14:textId="77777777" w:rsidR="00293CF1" w:rsidRDefault="00293CF1" w:rsidP="00293CF1">
      <w:pPr>
        <w:ind w:firstLine="480"/>
      </w:pPr>
      <w:r>
        <w:rPr>
          <w:rFonts w:hint="eastAsia"/>
        </w:rPr>
        <w:t>PT Cache</w:t>
      </w:r>
      <w:r>
        <w:rPr>
          <w:rFonts w:hint="eastAsia"/>
        </w:rPr>
        <w:t>缓存采用组相连方式，查询时根据各</w:t>
      </w:r>
      <w:r>
        <w:rPr>
          <w:rFonts w:hint="eastAsia"/>
        </w:rPr>
        <w:t>Cache line</w:t>
      </w:r>
      <w:r>
        <w:rPr>
          <w:rFonts w:hint="eastAsia"/>
        </w:rPr>
        <w:t>索引信息，经散列函数计算出所属</w:t>
      </w:r>
      <w:r>
        <w:rPr>
          <w:rFonts w:hint="eastAsia"/>
        </w:rPr>
        <w:t>Cache set</w:t>
      </w:r>
      <w:r>
        <w:rPr>
          <w:rFonts w:hint="eastAsia"/>
        </w:rPr>
        <w:t>的索引值。</w:t>
      </w:r>
    </w:p>
    <w:p w14:paraId="612FB10A" w14:textId="77777777" w:rsidR="00293CF1" w:rsidRDefault="00293CF1" w:rsidP="00293CF1">
      <w:pPr>
        <w:pStyle w:val="af"/>
        <w:numPr>
          <w:ilvl w:val="0"/>
          <w:numId w:val="103"/>
        </w:numPr>
        <w:spacing w:line="360" w:lineRule="auto"/>
        <w:ind w:firstLineChars="0"/>
        <w:contextualSpacing/>
      </w:pPr>
      <w:r>
        <w:rPr>
          <w:rFonts w:hint="eastAsia"/>
        </w:rPr>
        <w:t>散列函数的输入为：</w:t>
      </w:r>
      <w:r>
        <w:rPr>
          <w:rFonts w:hint="eastAsia"/>
        </w:rPr>
        <w:t>16</w:t>
      </w:r>
      <w:r>
        <w:rPr>
          <w:rFonts w:hint="eastAsia"/>
        </w:rPr>
        <w:t>比特</w:t>
      </w:r>
      <w:r>
        <w:rPr>
          <w:rFonts w:hint="eastAsia"/>
        </w:rPr>
        <w:t>gscid</w:t>
      </w:r>
      <w:r>
        <w:rPr>
          <w:rFonts w:hint="eastAsia"/>
        </w:rPr>
        <w:t>、</w:t>
      </w:r>
      <w:r>
        <w:rPr>
          <w:rFonts w:hint="eastAsia"/>
        </w:rPr>
        <w:t>20</w:t>
      </w:r>
      <w:r>
        <w:rPr>
          <w:rFonts w:hint="eastAsia"/>
        </w:rPr>
        <w:t>比特</w:t>
      </w:r>
      <w:r>
        <w:rPr>
          <w:rFonts w:hint="eastAsia"/>
        </w:rPr>
        <w:t>pscid</w:t>
      </w:r>
      <w:r>
        <w:rPr>
          <w:rFonts w:hint="eastAsia"/>
        </w:rPr>
        <w:t>、</w:t>
      </w:r>
      <w:r>
        <w:rPr>
          <w:rFonts w:hint="eastAsia"/>
        </w:rPr>
        <w:t>44</w:t>
      </w:r>
      <w:r>
        <w:rPr>
          <w:rFonts w:hint="eastAsia"/>
        </w:rPr>
        <w:t>比特</w:t>
      </w:r>
      <w:r>
        <w:rPr>
          <w:rFonts w:hint="eastAsia"/>
        </w:rPr>
        <w:t>iova/GPA</w:t>
      </w:r>
      <w:r>
        <w:rPr>
          <w:rFonts w:hint="eastAsia"/>
        </w:rPr>
        <w:t>。如果没有对应项，则采用占位值（暂定全</w:t>
      </w:r>
      <w:r>
        <w:rPr>
          <w:rFonts w:hint="eastAsia"/>
        </w:rPr>
        <w:t>1</w:t>
      </w:r>
      <w:r>
        <w:rPr>
          <w:rFonts w:hint="eastAsia"/>
        </w:rPr>
        <w:t>序列）（注：占位值仅是用于散列函数计算，不在</w:t>
      </w:r>
      <w:r>
        <w:rPr>
          <w:rFonts w:hint="eastAsia"/>
        </w:rPr>
        <w:t>Cache line</w:t>
      </w:r>
      <w:r>
        <w:rPr>
          <w:rFonts w:hint="eastAsia"/>
        </w:rPr>
        <w:t>中实际使用）。</w:t>
      </w:r>
    </w:p>
    <w:p w14:paraId="7DA7C364" w14:textId="77777777" w:rsidR="00293CF1" w:rsidRDefault="00293CF1" w:rsidP="00293CF1">
      <w:pPr>
        <w:pStyle w:val="af"/>
        <w:numPr>
          <w:ilvl w:val="0"/>
          <w:numId w:val="103"/>
        </w:numPr>
        <w:spacing w:line="360" w:lineRule="auto"/>
        <w:ind w:firstLineChars="0"/>
        <w:contextualSpacing/>
      </w:pPr>
      <w:r>
        <w:rPr>
          <w:rFonts w:hint="eastAsia"/>
        </w:rPr>
        <w:t>散列函数的输出为：</w:t>
      </w:r>
      <w:r w:rsidRPr="00932260">
        <w:rPr>
          <w:position w:val="-12"/>
        </w:rPr>
        <w:object w:dxaOrig="620" w:dyaOrig="360" w14:anchorId="4881EADC">
          <v:shape id="_x0000_i1049" type="#_x0000_t75" style="width:30.75pt;height:18pt" o:ole="">
            <v:imagedata r:id="rId58" o:title=""/>
          </v:shape>
          <o:OLEObject Type="Embed" ProgID="Equation.DSMT4" ShapeID="_x0000_i1049" DrawAspect="Content" ObjectID="_1839588098" r:id="rId59"/>
        </w:object>
      </w:r>
      <w:r>
        <w:rPr>
          <w:rFonts w:hint="eastAsia"/>
        </w:rPr>
        <w:t>比特索引值，值域为</w:t>
      </w:r>
      <w:r w:rsidRPr="00BB3CDC">
        <w:rPr>
          <w:position w:val="-10"/>
        </w:rPr>
        <w:object w:dxaOrig="800" w:dyaOrig="320" w14:anchorId="3B1BCA3F">
          <v:shape id="_x0000_i1050" type="#_x0000_t75" style="width:39.75pt;height:17.25pt" o:ole="">
            <v:imagedata r:id="rId60" o:title=""/>
          </v:shape>
          <o:OLEObject Type="Embed" ProgID="Equation.DSMT4" ShapeID="_x0000_i1050" DrawAspect="Content" ObjectID="_1839588099" r:id="rId61"/>
        </w:object>
      </w:r>
      <w:r>
        <w:rPr>
          <w:rFonts w:hint="eastAsia"/>
        </w:rPr>
        <w:t>。</w:t>
      </w:r>
    </w:p>
    <w:p w14:paraId="27FFCFB6" w14:textId="77777777" w:rsidR="00293CF1" w:rsidRDefault="00293CF1" w:rsidP="00293CF1">
      <w:pPr>
        <w:pStyle w:val="af"/>
        <w:numPr>
          <w:ilvl w:val="0"/>
          <w:numId w:val="103"/>
        </w:numPr>
        <w:spacing w:line="360" w:lineRule="auto"/>
        <w:ind w:firstLineChars="0"/>
        <w:contextualSpacing/>
      </w:pPr>
      <w:r>
        <w:rPr>
          <w:rFonts w:hint="eastAsia"/>
        </w:rPr>
        <w:lastRenderedPageBreak/>
        <w:t>散列函数为：</w:t>
      </w:r>
    </w:p>
    <w:p w14:paraId="1BD040AD" w14:textId="77777777" w:rsidR="00293CF1" w:rsidRPr="00B01AD7" w:rsidRDefault="00293CF1" w:rsidP="00293CF1">
      <w:pPr>
        <w:pStyle w:val="af9"/>
      </w:pPr>
      <w:r w:rsidRPr="00A2598A">
        <w:rPr>
          <w:position w:val="-122"/>
        </w:rPr>
        <w:object w:dxaOrig="4020" w:dyaOrig="2520" w14:anchorId="342AA1F0">
          <v:shape id="_x0000_i1051" type="#_x0000_t75" style="width:201pt;height:124.5pt" o:ole="">
            <v:imagedata r:id="rId62" o:title=""/>
          </v:shape>
          <o:OLEObject Type="Embed" ProgID="Equation.DSMT4" ShapeID="_x0000_i1051" DrawAspect="Content" ObjectID="_1839588100" r:id="rId63"/>
        </w:object>
      </w:r>
    </w:p>
    <w:p w14:paraId="1F4DF23C" w14:textId="77777777" w:rsidR="00293CF1" w:rsidRDefault="00293CF1" w:rsidP="00293CF1">
      <w:pPr>
        <w:pStyle w:val="af"/>
        <w:numPr>
          <w:ilvl w:val="0"/>
          <w:numId w:val="102"/>
        </w:numPr>
        <w:spacing w:line="360" w:lineRule="auto"/>
        <w:ind w:firstLineChars="0"/>
        <w:contextualSpacing/>
      </w:pPr>
      <w:r>
        <w:rPr>
          <w:rFonts w:hint="eastAsia"/>
        </w:rPr>
        <w:t>（备选散列函数方案）：</w:t>
      </w:r>
      <w:r w:rsidRPr="00092271">
        <w:rPr>
          <w:position w:val="-10"/>
        </w:rPr>
        <w:object w:dxaOrig="2840" w:dyaOrig="360" w14:anchorId="62933FDD">
          <v:shape id="_x0000_i1052" type="#_x0000_t75" style="width:142.5pt;height:19.5pt" o:ole="">
            <v:imagedata r:id="rId64" o:title=""/>
          </v:shape>
          <o:OLEObject Type="Embed" ProgID="Equation.DSMT4" ShapeID="_x0000_i1052" DrawAspect="Content" ObjectID="_1839588101" r:id="rId65"/>
        </w:object>
      </w:r>
    </w:p>
    <w:p w14:paraId="0C52A2EB" w14:textId="77777777" w:rsidR="00293CF1" w:rsidRDefault="00293CF1" w:rsidP="00293CF1">
      <w:pPr>
        <w:pStyle w:val="3"/>
      </w:pPr>
      <w:bookmarkStart w:id="705" w:name="_Toc226106672"/>
      <w:bookmarkStart w:id="706" w:name="_Toc228214051"/>
      <w:r>
        <w:rPr>
          <w:rFonts w:hint="eastAsia"/>
        </w:rPr>
        <w:t>缓存预取</w:t>
      </w:r>
      <w:bookmarkEnd w:id="705"/>
      <w:bookmarkEnd w:id="706"/>
    </w:p>
    <w:p w14:paraId="5940D0E9" w14:textId="77777777" w:rsidR="00293CF1" w:rsidRDefault="00293CF1" w:rsidP="00293CF1">
      <w:pPr>
        <w:ind w:firstLine="420"/>
        <w:rPr>
          <w:ins w:id="707" w:author="Gavin Ma (马国臣)-人工智能研究院" w:date="2026-04-24T09:25:00Z"/>
        </w:rPr>
      </w:pPr>
      <w:r>
        <w:rPr>
          <w:rFonts w:hint="eastAsia"/>
        </w:rPr>
        <w:t>考虑</w:t>
      </w:r>
      <w:r>
        <w:rPr>
          <w:rFonts w:hint="eastAsia"/>
        </w:rPr>
        <w:t>IOMMU</w:t>
      </w:r>
      <w:r>
        <w:rPr>
          <w:rFonts w:hint="eastAsia"/>
        </w:rPr>
        <w:t>中数据流不同于</w:t>
      </w:r>
      <w:r>
        <w:rPr>
          <w:rFonts w:hint="eastAsia"/>
        </w:rPr>
        <w:t>L1 Cache</w:t>
      </w:r>
      <w:r>
        <w:rPr>
          <w:rFonts w:hint="eastAsia"/>
        </w:rPr>
        <w:t>的指令流，不存在分支指令等。结合定义典型场景，优先考虑在数据流适用的</w:t>
      </w:r>
      <w:r>
        <w:rPr>
          <w:rFonts w:hint="eastAsia"/>
        </w:rPr>
        <w:t>next-line prefetch</w:t>
      </w:r>
      <w:r>
        <w:rPr>
          <w:rFonts w:hint="eastAsia"/>
        </w:rPr>
        <w:t>（</w:t>
      </w:r>
      <w:r>
        <w:rPr>
          <w:rFonts w:hint="eastAsia"/>
        </w:rPr>
        <w:t>NLP</w:t>
      </w:r>
      <w:r>
        <w:rPr>
          <w:rFonts w:hint="eastAsia"/>
        </w:rPr>
        <w:t>）类预取算法。</w:t>
      </w:r>
    </w:p>
    <w:p w14:paraId="20C8DCED" w14:textId="77777777" w:rsidR="000B56F1" w:rsidRDefault="000B56F1" w:rsidP="000B56F1">
      <w:pPr>
        <w:pStyle w:val="af"/>
        <w:numPr>
          <w:ilvl w:val="0"/>
          <w:numId w:val="107"/>
        </w:numPr>
        <w:spacing w:line="360" w:lineRule="auto"/>
        <w:ind w:firstLineChars="0"/>
        <w:contextualSpacing/>
        <w:rPr>
          <w:ins w:id="708" w:author="Gavin Ma (马国臣)-人工智能研究院" w:date="2026-04-27T20:14:00Z"/>
        </w:rPr>
      </w:pPr>
      <w:ins w:id="709" w:author="Gavin Ma (马国臣)-人工智能研究院" w:date="2026-04-24T09:25:00Z">
        <w:r>
          <w:rPr>
            <w:rFonts w:hint="eastAsia"/>
          </w:rPr>
          <w:t>当前方案</w:t>
        </w:r>
        <w:r w:rsidRPr="0064131A">
          <w:rPr>
            <w:rFonts w:hint="eastAsia"/>
          </w:rPr>
          <w:t>预取</w:t>
        </w:r>
        <w:r>
          <w:rPr>
            <w:rFonts w:hint="eastAsia"/>
          </w:rPr>
          <w:t>模块</w:t>
        </w:r>
        <w:r w:rsidRPr="0064131A">
          <w:rPr>
            <w:rFonts w:hint="eastAsia"/>
          </w:rPr>
          <w:t>的触发机制</w:t>
        </w:r>
        <w:r>
          <w:rPr>
            <w:rFonts w:hint="eastAsia"/>
          </w:rPr>
          <w:t>为由用户配置，即支持用户初始化状态时配置不同的</w:t>
        </w:r>
        <w:r>
          <w:rPr>
            <w:rFonts w:hint="eastAsia"/>
          </w:rPr>
          <w:t>D</w:t>
        </w:r>
        <w:r>
          <w:rPr>
            <w:rFonts w:hint="eastAsia"/>
          </w:rPr>
          <w:t>值。根据</w:t>
        </w:r>
        <w:r>
          <w:rPr>
            <w:rFonts w:hint="eastAsia"/>
          </w:rPr>
          <w:t>D</w:t>
        </w:r>
        <w:r>
          <w:rPr>
            <w:rFonts w:hint="eastAsia"/>
          </w:rPr>
          <w:t>值在</w:t>
        </w:r>
        <w:r>
          <w:rPr>
            <w:rFonts w:hint="eastAsia"/>
          </w:rPr>
          <w:t>PTW</w:t>
        </w:r>
        <w:r>
          <w:rPr>
            <w:rFonts w:hint="eastAsia"/>
          </w:rPr>
          <w:t>模块执行预取操作。</w:t>
        </w:r>
      </w:ins>
    </w:p>
    <w:p w14:paraId="490165C3" w14:textId="3123562D" w:rsidR="00212205" w:rsidRDefault="00212205" w:rsidP="000B56F1">
      <w:pPr>
        <w:pStyle w:val="af"/>
        <w:numPr>
          <w:ilvl w:val="0"/>
          <w:numId w:val="107"/>
        </w:numPr>
        <w:spacing w:line="360" w:lineRule="auto"/>
        <w:ind w:firstLineChars="0"/>
        <w:contextualSpacing/>
        <w:rPr>
          <w:ins w:id="710" w:author="Gavin Ma (马国臣)-人工智能研究院" w:date="2026-04-24T09:25:00Z"/>
        </w:rPr>
      </w:pPr>
      <w:ins w:id="711" w:author="Gavin Ma (马国臣)-人工智能研究院" w:date="2026-04-27T20:14:00Z">
        <w:r>
          <w:rPr>
            <w:rFonts w:hint="eastAsia"/>
          </w:rPr>
          <w:t>预取逻辑应该保留一个</w:t>
        </w:r>
      </w:ins>
      <w:ins w:id="712" w:author="Gavin Ma (马国臣)-人工智能研究院" w:date="2026-04-27T20:15:00Z">
        <w:r>
          <w:rPr>
            <w:rFonts w:hint="eastAsia"/>
          </w:rPr>
          <w:t>记录预取方向的参数接口，根据输入的预取方向执行</w:t>
        </w:r>
      </w:ins>
      <w:ins w:id="713" w:author="Gavin Ma (马国臣)-人工智能研究院" w:date="2026-04-27T20:16:00Z">
        <w:r>
          <w:rPr>
            <w:rFonts w:hint="eastAsia"/>
          </w:rPr>
          <w:t>地址</w:t>
        </w:r>
      </w:ins>
      <w:ins w:id="714" w:author="Gavin Ma (马国臣)-人工智能研究院" w:date="2026-04-27T20:15:00Z">
        <w:r>
          <w:rPr>
            <w:rFonts w:hint="eastAsia"/>
          </w:rPr>
          <w:t>累加或累加预取。当前默认预取为地址累加。</w:t>
        </w:r>
      </w:ins>
    </w:p>
    <w:p w14:paraId="54D03DB9" w14:textId="77777777" w:rsidR="000B56F1" w:rsidRDefault="000B56F1" w:rsidP="000B56F1">
      <w:pPr>
        <w:pStyle w:val="af"/>
        <w:numPr>
          <w:ilvl w:val="0"/>
          <w:numId w:val="107"/>
        </w:numPr>
        <w:spacing w:line="360" w:lineRule="auto"/>
        <w:ind w:firstLineChars="0"/>
        <w:contextualSpacing/>
        <w:rPr>
          <w:ins w:id="715" w:author="Gavin Ma (马国臣)-人工智能研究院" w:date="2026-04-24T09:25:00Z"/>
        </w:rPr>
      </w:pPr>
      <w:ins w:id="716" w:author="Gavin Ma (马国臣)-人工智能研究院" w:date="2026-04-24T09:25:00Z">
        <w:r>
          <w:rPr>
            <w:rFonts w:hint="eastAsia"/>
          </w:rPr>
          <w:t>D</w:t>
        </w:r>
        <w:r>
          <w:rPr>
            <w:rFonts w:hint="eastAsia"/>
          </w:rPr>
          <w:t>值通过寄存器配置，且配置后不可修改。（寄存器见</w:t>
        </w:r>
        <w:r>
          <w:rPr>
            <w:rFonts w:hint="eastAsia"/>
          </w:rPr>
          <w:t>5.2.4.3</w:t>
        </w:r>
        <w:r>
          <w:rPr>
            <w:rFonts w:hint="eastAsia"/>
          </w:rPr>
          <w:t>）</w:t>
        </w:r>
      </w:ins>
    </w:p>
    <w:p w14:paraId="53DCC2F0" w14:textId="77777777" w:rsidR="000B56F1" w:rsidRDefault="000B56F1" w:rsidP="000B56F1">
      <w:pPr>
        <w:pStyle w:val="af"/>
        <w:numPr>
          <w:ilvl w:val="0"/>
          <w:numId w:val="107"/>
        </w:numPr>
        <w:spacing w:line="360" w:lineRule="auto"/>
        <w:ind w:firstLineChars="0"/>
        <w:contextualSpacing/>
        <w:rPr>
          <w:ins w:id="717" w:author="Gavin Ma (马国臣)-人工智能研究院" w:date="2026-04-24T09:25:00Z"/>
        </w:rPr>
      </w:pPr>
      <w:ins w:id="718" w:author="Gavin Ma (马国臣)-人工智能研究院" w:date="2026-04-24T09:25:00Z">
        <w:r>
          <w:rPr>
            <w:rFonts w:hint="eastAsia"/>
          </w:rPr>
          <w:t>当前方案采用</w:t>
        </w:r>
        <w:r>
          <w:rPr>
            <w:rFonts w:hint="eastAsia"/>
          </w:rPr>
          <w:t>8</w:t>
        </w:r>
        <w:r>
          <w:rPr>
            <w:rFonts w:hint="eastAsia"/>
          </w:rPr>
          <w:t>比特寄存器存储</w:t>
        </w:r>
        <w:r>
          <w:rPr>
            <w:rFonts w:hint="eastAsia"/>
          </w:rPr>
          <w:t>D</w:t>
        </w:r>
        <w:r>
          <w:rPr>
            <w:rFonts w:hint="eastAsia"/>
          </w:rPr>
          <w:t>值，支持设置</w:t>
        </w:r>
        <w:r>
          <w:rPr>
            <w:rFonts w:hint="eastAsia"/>
          </w:rPr>
          <w:t>D</w:t>
        </w:r>
        <w:r>
          <w:rPr>
            <w:rFonts w:hint="eastAsia"/>
          </w:rPr>
          <w:t>值范围为</w:t>
        </w:r>
        <w:r>
          <w:rPr>
            <w:rFonts w:hint="eastAsia"/>
          </w:rPr>
          <w:t>0</w:t>
        </w:r>
        <w:r>
          <w:rPr>
            <w:rFonts w:hint="eastAsia"/>
          </w:rPr>
          <w:t>到</w:t>
        </w:r>
        <w:r>
          <w:rPr>
            <w:rFonts w:hint="eastAsia"/>
          </w:rPr>
          <w:t>255</w:t>
        </w:r>
        <w:r>
          <w:rPr>
            <w:rFonts w:hint="eastAsia"/>
          </w:rPr>
          <w:t>。</w:t>
        </w:r>
      </w:ins>
    </w:p>
    <w:p w14:paraId="0D323AAA" w14:textId="77777777" w:rsidR="000B56F1" w:rsidRPr="000B56F1" w:rsidRDefault="000B56F1" w:rsidP="00293CF1">
      <w:pPr>
        <w:ind w:firstLine="420"/>
      </w:pPr>
    </w:p>
    <w:p w14:paraId="269B55AF" w14:textId="45DAA2A1" w:rsidR="00293CF1" w:rsidRDefault="000B56F1" w:rsidP="00293CF1">
      <w:pPr>
        <w:pStyle w:val="af"/>
        <w:numPr>
          <w:ilvl w:val="0"/>
          <w:numId w:val="106"/>
        </w:numPr>
        <w:spacing w:line="360" w:lineRule="auto"/>
        <w:ind w:firstLineChars="0"/>
        <w:contextualSpacing/>
      </w:pPr>
      <w:ins w:id="719" w:author="Gavin Ma (马国臣)-人工智能研究院" w:date="2026-04-24T09:24:00Z">
        <w:r>
          <w:rPr>
            <w:rFonts w:hint="eastAsia"/>
          </w:rPr>
          <w:t>（</w:t>
        </w:r>
      </w:ins>
      <w:r w:rsidR="00293CF1">
        <w:rPr>
          <w:rFonts w:hint="eastAsia"/>
        </w:rPr>
        <w:t>NLP</w:t>
      </w:r>
      <w:ins w:id="720" w:author="Gavin Ma (马国臣)-人工智能研究院" w:date="2026-04-24T09:25:00Z">
        <w:r>
          <w:rPr>
            <w:rFonts w:hint="eastAsia"/>
          </w:rPr>
          <w:t>算法原理介绍）</w:t>
        </w:r>
      </w:ins>
      <w:del w:id="721" w:author="Gavin Ma (马国臣)-人工智能研究院" w:date="2026-04-24T09:25:00Z">
        <w:r w:rsidR="00293CF1" w:rsidDel="000B56F1">
          <w:rPr>
            <w:rFonts w:hint="eastAsia"/>
          </w:rPr>
          <w:delText>：</w:delText>
        </w:r>
      </w:del>
    </w:p>
    <w:p w14:paraId="3032E8A7" w14:textId="77777777" w:rsidR="00293CF1" w:rsidRDefault="00293CF1" w:rsidP="00293CF1">
      <w:pPr>
        <w:ind w:firstLine="480"/>
      </w:pPr>
      <w:r>
        <w:rPr>
          <w:rFonts w:hint="eastAsia"/>
        </w:rPr>
        <w:t>NLP</w:t>
      </w:r>
      <w:r>
        <w:rPr>
          <w:rFonts w:hint="eastAsia"/>
        </w:rPr>
        <w:t>核心思想是：当缓存缺失并从后端存储请求一个</w:t>
      </w:r>
      <w:r>
        <w:rPr>
          <w:rFonts w:hint="eastAsia"/>
        </w:rPr>
        <w:t>Cache Line</w:t>
      </w:r>
      <w:r>
        <w:rPr>
          <w:rFonts w:hint="eastAsia"/>
        </w:rPr>
        <w:t>时，预取器自动预取位置相邻的后续条目。假设当前访问的地址为</w:t>
      </w:r>
      <w:r>
        <w:rPr>
          <w:rFonts w:hint="eastAsia"/>
        </w:rPr>
        <w:t>A</w:t>
      </w:r>
      <w:r>
        <w:rPr>
          <w:rFonts w:hint="eastAsia"/>
        </w:rPr>
        <w:t>，则根据预取深度</w:t>
      </w:r>
      <w:r>
        <w:rPr>
          <w:rFonts w:hint="eastAsia"/>
        </w:rPr>
        <w:t>D</w:t>
      </w:r>
      <w:r>
        <w:rPr>
          <w:rFonts w:hint="eastAsia"/>
        </w:rPr>
        <w:t>，预取</w:t>
      </w:r>
      <w:r>
        <w:rPr>
          <w:rFonts w:hint="eastAsia"/>
        </w:rPr>
        <w:t>A+1</w:t>
      </w:r>
      <w:r>
        <w:rPr>
          <w:rFonts w:hint="eastAsia"/>
        </w:rPr>
        <w:t>、</w:t>
      </w:r>
      <w:r>
        <w:rPr>
          <w:rFonts w:hint="eastAsia"/>
        </w:rPr>
        <w:t>A+2</w:t>
      </w:r>
      <w:r>
        <w:rPr>
          <w:rFonts w:hint="eastAsia"/>
        </w:rPr>
        <w:t>、……、</w:t>
      </w:r>
      <w:r>
        <w:rPr>
          <w:rFonts w:hint="eastAsia"/>
        </w:rPr>
        <w:t>A+D</w:t>
      </w:r>
      <w:r>
        <w:rPr>
          <w:rFonts w:hint="eastAsia"/>
        </w:rPr>
        <w:t>地址条目。</w:t>
      </w:r>
    </w:p>
    <w:p w14:paraId="2C140C7C" w14:textId="77777777" w:rsidR="00293CF1" w:rsidRDefault="00293CF1" w:rsidP="00293CF1">
      <w:pPr>
        <w:ind w:firstLine="480"/>
      </w:pPr>
      <w:r>
        <w:rPr>
          <w:rFonts w:hint="eastAsia"/>
        </w:rPr>
        <w:t>NLP</w:t>
      </w:r>
      <w:r>
        <w:rPr>
          <w:rFonts w:hint="eastAsia"/>
        </w:rPr>
        <w:t>优点：实现简单，硬件开销小；对于顺序访问模式（如数组遍历）效果明显。局限：对于非顺序场景（如随机访问）性能较差。</w:t>
      </w:r>
    </w:p>
    <w:p w14:paraId="182FC545" w14:textId="77777777" w:rsidR="00293CF1" w:rsidRDefault="00293CF1" w:rsidP="00293CF1">
      <w:pPr>
        <w:ind w:firstLine="480"/>
      </w:pPr>
      <w:r>
        <w:rPr>
          <w:rFonts w:hint="eastAsia"/>
        </w:rPr>
        <w:t>实施基础：</w:t>
      </w:r>
      <w:r>
        <w:rPr>
          <w:rFonts w:hint="eastAsia"/>
        </w:rPr>
        <w:t>IOMMU</w:t>
      </w:r>
      <w:r>
        <w:rPr>
          <w:rFonts w:hint="eastAsia"/>
        </w:rPr>
        <w:t>的地址翻译任务中，</w:t>
      </w:r>
      <w:r>
        <w:rPr>
          <w:rFonts w:hint="eastAsia"/>
        </w:rPr>
        <w:t>IOVA</w:t>
      </w:r>
      <w:r>
        <w:rPr>
          <w:rFonts w:hint="eastAsia"/>
        </w:rPr>
        <w:t>存在顺序递增</w:t>
      </w:r>
      <w:r>
        <w:rPr>
          <w:rFonts w:hint="eastAsia"/>
        </w:rPr>
        <w:t>/</w:t>
      </w:r>
      <w:r>
        <w:rPr>
          <w:rFonts w:hint="eastAsia"/>
        </w:rPr>
        <w:t>递减规律。</w:t>
      </w:r>
      <w:r>
        <w:rPr>
          <w:rFonts w:hint="eastAsia"/>
        </w:rPr>
        <w:t>NLP</w:t>
      </w:r>
      <w:r>
        <w:rPr>
          <w:rFonts w:hint="eastAsia"/>
        </w:rPr>
        <w:t>预取模块内嵌在</w:t>
      </w:r>
      <w:r>
        <w:rPr>
          <w:rFonts w:hint="eastAsia"/>
        </w:rPr>
        <w:t>PTW</w:t>
      </w:r>
      <w:r>
        <w:rPr>
          <w:rFonts w:hint="eastAsia"/>
        </w:rPr>
        <w:t>地址转换查表模块中。</w:t>
      </w:r>
    </w:p>
    <w:p w14:paraId="7BAFA1D5" w14:textId="77777777" w:rsidR="00293CF1" w:rsidRDefault="00293CF1" w:rsidP="00293CF1">
      <w:pPr>
        <w:ind w:firstLine="480"/>
      </w:pPr>
      <w:r>
        <w:rPr>
          <w:rFonts w:hint="eastAsia"/>
        </w:rPr>
        <w:t>预取步骤为：</w:t>
      </w:r>
    </w:p>
    <w:p w14:paraId="1BE06A4F" w14:textId="77777777" w:rsidR="00293CF1" w:rsidRDefault="00293CF1" w:rsidP="00293CF1">
      <w:pPr>
        <w:pStyle w:val="af"/>
        <w:numPr>
          <w:ilvl w:val="0"/>
          <w:numId w:val="105"/>
        </w:numPr>
        <w:spacing w:line="360" w:lineRule="auto"/>
        <w:ind w:firstLineChars="0"/>
        <w:contextualSpacing/>
      </w:pPr>
      <w:r w:rsidRPr="00055402">
        <w:rPr>
          <w:rFonts w:hint="eastAsia"/>
        </w:rPr>
        <w:t>设置预取深度为</w:t>
      </w:r>
      <w:r>
        <w:rPr>
          <w:rFonts w:hint="eastAsia"/>
        </w:rPr>
        <w:t>D</w:t>
      </w:r>
      <w:r w:rsidRPr="00055402">
        <w:rPr>
          <w:rFonts w:hint="eastAsia"/>
        </w:rPr>
        <w:t>；当</w:t>
      </w:r>
      <w:r>
        <w:rPr>
          <w:rFonts w:hint="eastAsia"/>
        </w:rPr>
        <w:t>D</w:t>
      </w:r>
      <w:r w:rsidRPr="00055402">
        <w:t>=0</w:t>
      </w:r>
      <w:r w:rsidRPr="00055402">
        <w:rPr>
          <w:rFonts w:hint="eastAsia"/>
        </w:rPr>
        <w:t>时</w:t>
      </w:r>
      <w:r>
        <w:rPr>
          <w:rFonts w:hint="eastAsia"/>
        </w:rPr>
        <w:t>则</w:t>
      </w:r>
      <w:r w:rsidRPr="00055402">
        <w:rPr>
          <w:rFonts w:hint="eastAsia"/>
        </w:rPr>
        <w:t>不预取；</w:t>
      </w:r>
    </w:p>
    <w:p w14:paraId="0B5B0AFB" w14:textId="77777777" w:rsidR="00293CF1" w:rsidRDefault="00293CF1" w:rsidP="00293CF1">
      <w:pPr>
        <w:pStyle w:val="af"/>
        <w:numPr>
          <w:ilvl w:val="0"/>
          <w:numId w:val="105"/>
        </w:numPr>
        <w:spacing w:line="360" w:lineRule="auto"/>
        <w:ind w:firstLineChars="0"/>
        <w:contextualSpacing/>
      </w:pPr>
      <w:r>
        <w:rPr>
          <w:rFonts w:hint="eastAsia"/>
        </w:rPr>
        <w:t>PTW</w:t>
      </w:r>
      <w:r>
        <w:rPr>
          <w:rFonts w:hint="eastAsia"/>
        </w:rPr>
        <w:t>模块执行地址</w:t>
      </w:r>
      <w:r>
        <w:rPr>
          <w:rFonts w:hint="eastAsia"/>
        </w:rPr>
        <w:t>A</w:t>
      </w:r>
      <w:r>
        <w:rPr>
          <w:rFonts w:hint="eastAsia"/>
        </w:rPr>
        <w:t>查表翻译；</w:t>
      </w:r>
    </w:p>
    <w:p w14:paraId="3EC0EE17" w14:textId="77777777" w:rsidR="00293CF1" w:rsidRDefault="00293CF1" w:rsidP="00293CF1">
      <w:pPr>
        <w:pStyle w:val="af"/>
        <w:numPr>
          <w:ilvl w:val="0"/>
          <w:numId w:val="105"/>
        </w:numPr>
        <w:spacing w:line="360" w:lineRule="auto"/>
        <w:ind w:firstLineChars="0"/>
        <w:contextualSpacing/>
      </w:pPr>
      <w:r>
        <w:rPr>
          <w:rFonts w:hint="eastAsia"/>
        </w:rPr>
        <w:t>根据预取标志位、预取深度等数值，判断是否触发预取操作；（注：预取触发机制将通过设置预取深度</w:t>
      </w:r>
      <w:r>
        <w:rPr>
          <w:rFonts w:hint="eastAsia"/>
        </w:rPr>
        <w:t>D=0</w:t>
      </w:r>
      <w:r>
        <w:rPr>
          <w:rFonts w:hint="eastAsia"/>
        </w:rPr>
        <w:t>或其它</w:t>
      </w:r>
      <w:r>
        <w:rPr>
          <w:rFonts w:hint="eastAsia"/>
        </w:rPr>
        <w:t>D</w:t>
      </w:r>
      <w:r>
        <w:rPr>
          <w:rFonts w:hint="eastAsia"/>
        </w:rPr>
        <w:t>值实现不预取</w:t>
      </w:r>
      <w:r>
        <w:rPr>
          <w:rFonts w:hint="eastAsia"/>
        </w:rPr>
        <w:t>/</w:t>
      </w:r>
      <w:r>
        <w:rPr>
          <w:rFonts w:hint="eastAsia"/>
        </w:rPr>
        <w:t>有限深度预取）；</w:t>
      </w:r>
    </w:p>
    <w:p w14:paraId="0A7AB6F5" w14:textId="77777777" w:rsidR="00293CF1" w:rsidRDefault="00293CF1" w:rsidP="00293CF1">
      <w:pPr>
        <w:pStyle w:val="af"/>
        <w:numPr>
          <w:ilvl w:val="0"/>
          <w:numId w:val="105"/>
        </w:numPr>
        <w:spacing w:line="360" w:lineRule="auto"/>
        <w:ind w:firstLineChars="0"/>
        <w:contextualSpacing/>
        <w:rPr>
          <w:ins w:id="722" w:author="Gavin Ma (马国臣)-人工智能研究院" w:date="2026-04-24T09:53:00Z"/>
        </w:rPr>
      </w:pPr>
      <w:r>
        <w:rPr>
          <w:rFonts w:hint="eastAsia"/>
        </w:rPr>
        <w:t>利用两阶段地址查表的中间结果，同步翻译地址</w:t>
      </w:r>
      <w:r>
        <w:rPr>
          <w:rFonts w:hint="eastAsia"/>
        </w:rPr>
        <w:t>A+1</w:t>
      </w:r>
      <w:r>
        <w:rPr>
          <w:rFonts w:hint="eastAsia"/>
        </w:rPr>
        <w:t>、</w:t>
      </w:r>
      <w:r>
        <w:rPr>
          <w:rFonts w:hint="eastAsia"/>
        </w:rPr>
        <w:t>A+2</w:t>
      </w:r>
      <w:r>
        <w:rPr>
          <w:rFonts w:hint="eastAsia"/>
        </w:rPr>
        <w:t>、……、</w:t>
      </w:r>
      <w:r>
        <w:rPr>
          <w:rFonts w:hint="eastAsia"/>
        </w:rPr>
        <w:t>A+D</w:t>
      </w:r>
      <w:r>
        <w:rPr>
          <w:rFonts w:hint="eastAsia"/>
        </w:rPr>
        <w:t>的物理地</w:t>
      </w:r>
      <w:r>
        <w:rPr>
          <w:rFonts w:hint="eastAsia"/>
        </w:rPr>
        <w:lastRenderedPageBreak/>
        <w:t>址；（</w:t>
      </w:r>
      <w:r>
        <w:rPr>
          <w:rFonts w:hint="eastAsia"/>
        </w:rPr>
        <w:t>44</w:t>
      </w:r>
      <w:r>
        <w:rPr>
          <w:rFonts w:hint="eastAsia"/>
        </w:rPr>
        <w:t>比特</w:t>
      </w:r>
      <w:r>
        <w:rPr>
          <w:rFonts w:hint="eastAsia"/>
        </w:rPr>
        <w:t>VA</w:t>
      </w:r>
      <w:r>
        <w:rPr>
          <w:rFonts w:hint="eastAsia"/>
        </w:rPr>
        <w:t>值已是</w:t>
      </w:r>
      <w:r>
        <w:rPr>
          <w:rFonts w:hint="eastAsia"/>
        </w:rPr>
        <w:t>page</w:t>
      </w:r>
      <w:r>
        <w:rPr>
          <w:rFonts w:hint="eastAsia"/>
        </w:rPr>
        <w:t>的索引号，</w:t>
      </w:r>
      <w:r>
        <w:rPr>
          <w:rFonts w:hint="eastAsia"/>
        </w:rPr>
        <w:t>page</w:t>
      </w:r>
      <w:r>
        <w:rPr>
          <w:rFonts w:hint="eastAsia"/>
        </w:rPr>
        <w:t>内</w:t>
      </w:r>
      <w:r>
        <w:rPr>
          <w:rFonts w:hint="eastAsia"/>
        </w:rPr>
        <w:t>offset</w:t>
      </w:r>
      <w:r>
        <w:rPr>
          <w:rFonts w:hint="eastAsia"/>
        </w:rPr>
        <w:t>不考虑，因此预取</w:t>
      </w:r>
      <w:r>
        <w:rPr>
          <w:rFonts w:hint="eastAsia"/>
        </w:rPr>
        <w:t>page</w:t>
      </w:r>
      <w:r>
        <w:rPr>
          <w:rFonts w:hint="eastAsia"/>
        </w:rPr>
        <w:t>根据</w:t>
      </w:r>
      <w:r>
        <w:rPr>
          <w:rFonts w:hint="eastAsia"/>
        </w:rPr>
        <w:t>44</w:t>
      </w:r>
      <w:r>
        <w:rPr>
          <w:rFonts w:hint="eastAsia"/>
        </w:rPr>
        <w:t>比特</w:t>
      </w:r>
      <w:r>
        <w:rPr>
          <w:rFonts w:hint="eastAsia"/>
        </w:rPr>
        <w:t>VA</w:t>
      </w:r>
      <w:r>
        <w:rPr>
          <w:rFonts w:hint="eastAsia"/>
        </w:rPr>
        <w:t>值累加。）。</w:t>
      </w:r>
    </w:p>
    <w:p w14:paraId="018CB905" w14:textId="137C5BC7" w:rsidR="00F411D7" w:rsidRDefault="00F411D7" w:rsidP="00293CF1">
      <w:pPr>
        <w:pStyle w:val="af"/>
        <w:numPr>
          <w:ilvl w:val="0"/>
          <w:numId w:val="105"/>
        </w:numPr>
        <w:spacing w:line="360" w:lineRule="auto"/>
        <w:ind w:firstLineChars="0"/>
        <w:contextualSpacing/>
      </w:pPr>
      <w:ins w:id="723" w:author="Gavin Ma (马国臣)-人工智能研究院" w:date="2026-04-24T09:53:00Z">
        <w:r>
          <w:rPr>
            <w:rFonts w:hint="eastAsia"/>
          </w:rPr>
          <w:t>在返回结果中</w:t>
        </w:r>
      </w:ins>
      <w:ins w:id="724" w:author="Gavin Ma (马国臣)-人工智能研究院" w:date="2026-04-24T09:54:00Z">
        <w:r>
          <w:rPr>
            <w:rFonts w:hint="eastAsia"/>
          </w:rPr>
          <w:t>增加</w:t>
        </w:r>
      </w:ins>
      <w:ins w:id="725" w:author="Gavin Ma (马国臣)-人工智能研究院" w:date="2026-04-24T09:53:00Z">
        <w:r>
          <w:rPr>
            <w:rFonts w:hint="eastAsia"/>
          </w:rPr>
          <w:t>标志位</w:t>
        </w:r>
      </w:ins>
      <w:ins w:id="726" w:author="Gavin Ma (马国臣)-人工智能研究院" w:date="2026-04-24T09:54:00Z">
        <w:r>
          <w:rPr>
            <w:rFonts w:hint="eastAsia"/>
          </w:rPr>
          <w:t>，区分查询结果和预取数据。</w:t>
        </w:r>
      </w:ins>
    </w:p>
    <w:p w14:paraId="20C99D3D" w14:textId="3723AA89" w:rsidR="00293CF1" w:rsidRDefault="00293CF1" w:rsidP="00293CF1">
      <w:pPr>
        <w:pStyle w:val="af"/>
        <w:numPr>
          <w:ilvl w:val="0"/>
          <w:numId w:val="105"/>
        </w:numPr>
        <w:spacing w:line="360" w:lineRule="auto"/>
        <w:ind w:firstLineChars="0"/>
        <w:contextualSpacing/>
      </w:pPr>
      <w:r>
        <w:rPr>
          <w:rFonts w:hint="eastAsia"/>
        </w:rPr>
        <w:t>将查表翻译结果及预取结果</w:t>
      </w:r>
      <w:ins w:id="727" w:author="Gavin Ma (马国臣)-人工智能研究院" w:date="2026-04-24T09:54:00Z">
        <w:r w:rsidR="00F411D7">
          <w:rPr>
            <w:rFonts w:hint="eastAsia"/>
          </w:rPr>
          <w:t>返回</w:t>
        </w:r>
        <w:r w:rsidR="00F411D7">
          <w:rPr>
            <w:rFonts w:hint="eastAsia"/>
          </w:rPr>
          <w:t>PT Cache</w:t>
        </w:r>
        <w:r w:rsidR="00F411D7">
          <w:rPr>
            <w:rFonts w:hint="eastAsia"/>
          </w:rPr>
          <w:t>执行逻辑</w:t>
        </w:r>
      </w:ins>
      <w:del w:id="728" w:author="Gavin Ma (马国臣)-人工智能研究院" w:date="2026-04-24T09:54:00Z">
        <w:r w:rsidDel="00F411D7">
          <w:rPr>
            <w:rFonts w:hint="eastAsia"/>
          </w:rPr>
          <w:delText>反馈给</w:delText>
        </w:r>
      </w:del>
      <w:del w:id="729" w:author="Gavin Ma (马国臣)-人工智能研究院" w:date="2026-04-24T09:53:00Z">
        <w:r w:rsidDel="00F411D7">
          <w:rPr>
            <w:rFonts w:hint="eastAsia"/>
          </w:rPr>
          <w:delText>控制模块</w:delText>
        </w:r>
      </w:del>
      <w:r>
        <w:rPr>
          <w:rFonts w:hint="eastAsia"/>
        </w:rPr>
        <w:t>，</w:t>
      </w:r>
      <w:del w:id="730" w:author="Gavin Ma (马国臣)-人工智能研究院" w:date="2026-04-24T09:54:00Z">
        <w:r w:rsidDel="00F411D7">
          <w:rPr>
            <w:rFonts w:hint="eastAsia"/>
          </w:rPr>
          <w:delText>后者</w:delText>
        </w:r>
      </w:del>
      <w:r>
        <w:rPr>
          <w:rFonts w:hint="eastAsia"/>
        </w:rPr>
        <w:t>更新</w:t>
      </w:r>
      <w:r>
        <w:rPr>
          <w:rFonts w:hint="eastAsia"/>
        </w:rPr>
        <w:t>PT Cache</w:t>
      </w:r>
      <w:r>
        <w:rPr>
          <w:rFonts w:hint="eastAsia"/>
        </w:rPr>
        <w:t>缓存中的</w:t>
      </w:r>
      <w:r>
        <w:rPr>
          <w:rFonts w:hint="eastAsia"/>
        </w:rPr>
        <w:t>Cache line</w:t>
      </w:r>
      <w:r>
        <w:rPr>
          <w:rFonts w:hint="eastAsia"/>
        </w:rPr>
        <w:t>。</w:t>
      </w:r>
    </w:p>
    <w:p w14:paraId="71A1E488" w14:textId="0D5C98B0" w:rsidR="00293CF1" w:rsidRPr="00055402" w:rsidDel="000B56F1" w:rsidRDefault="00293CF1" w:rsidP="00293CF1">
      <w:pPr>
        <w:ind w:firstLine="480"/>
        <w:rPr>
          <w:del w:id="731" w:author="Gavin Ma (马国臣)-人工智能研究院" w:date="2026-04-24T09:25:00Z"/>
        </w:rPr>
      </w:pPr>
      <w:bookmarkStart w:id="732" w:name="_Toc227917024"/>
      <w:bookmarkStart w:id="733" w:name="_Toc228214052"/>
      <w:bookmarkEnd w:id="732"/>
      <w:bookmarkEnd w:id="733"/>
    </w:p>
    <w:p w14:paraId="6AC91829" w14:textId="0BD8E68C" w:rsidR="00293CF1" w:rsidDel="000B56F1" w:rsidRDefault="00293CF1" w:rsidP="00293CF1">
      <w:pPr>
        <w:pStyle w:val="af"/>
        <w:numPr>
          <w:ilvl w:val="0"/>
          <w:numId w:val="107"/>
        </w:numPr>
        <w:spacing w:line="360" w:lineRule="auto"/>
        <w:ind w:firstLineChars="0"/>
        <w:contextualSpacing/>
        <w:rPr>
          <w:del w:id="734" w:author="Gavin Ma (马国臣)-人工智能研究院" w:date="2026-04-24T09:25:00Z"/>
        </w:rPr>
      </w:pPr>
      <w:del w:id="735" w:author="Gavin Ma (马国臣)-人工智能研究院" w:date="2026-04-24T09:25:00Z">
        <w:r w:rsidDel="000B56F1">
          <w:rPr>
            <w:rFonts w:hint="eastAsia"/>
          </w:rPr>
          <w:delText>当前方案</w:delText>
        </w:r>
        <w:r w:rsidRPr="0064131A" w:rsidDel="000B56F1">
          <w:rPr>
            <w:rFonts w:hint="eastAsia"/>
          </w:rPr>
          <w:delText>预取</w:delText>
        </w:r>
        <w:r w:rsidDel="000B56F1">
          <w:rPr>
            <w:rFonts w:hint="eastAsia"/>
          </w:rPr>
          <w:delText>模块</w:delText>
        </w:r>
        <w:r w:rsidRPr="0064131A" w:rsidDel="000B56F1">
          <w:rPr>
            <w:rFonts w:hint="eastAsia"/>
          </w:rPr>
          <w:delText>的触发机制</w:delText>
        </w:r>
        <w:r w:rsidDel="000B56F1">
          <w:rPr>
            <w:rFonts w:hint="eastAsia"/>
          </w:rPr>
          <w:delText>为由用户配置，即支持用户初始化状态时配置不同的</w:delText>
        </w:r>
        <w:r w:rsidDel="000B56F1">
          <w:rPr>
            <w:rFonts w:hint="eastAsia"/>
          </w:rPr>
          <w:delText>D</w:delText>
        </w:r>
        <w:r w:rsidDel="000B56F1">
          <w:rPr>
            <w:rFonts w:hint="eastAsia"/>
          </w:rPr>
          <w:delText>值。根据</w:delText>
        </w:r>
        <w:r w:rsidDel="000B56F1">
          <w:rPr>
            <w:rFonts w:hint="eastAsia"/>
          </w:rPr>
          <w:delText>D</w:delText>
        </w:r>
        <w:r w:rsidDel="000B56F1">
          <w:rPr>
            <w:rFonts w:hint="eastAsia"/>
          </w:rPr>
          <w:delText>值在</w:delText>
        </w:r>
        <w:r w:rsidDel="000B56F1">
          <w:rPr>
            <w:rFonts w:hint="eastAsia"/>
          </w:rPr>
          <w:delText>PTW</w:delText>
        </w:r>
        <w:r w:rsidDel="000B56F1">
          <w:rPr>
            <w:rFonts w:hint="eastAsia"/>
          </w:rPr>
          <w:delText>模块执行预取操作。</w:delText>
        </w:r>
        <w:bookmarkStart w:id="736" w:name="_Toc227917025"/>
        <w:bookmarkStart w:id="737" w:name="_Toc228214053"/>
        <w:bookmarkEnd w:id="736"/>
        <w:bookmarkEnd w:id="737"/>
      </w:del>
    </w:p>
    <w:p w14:paraId="3FB0C652" w14:textId="77777777" w:rsidR="00293CF1" w:rsidRDefault="00293CF1" w:rsidP="00293CF1">
      <w:pPr>
        <w:pStyle w:val="3"/>
      </w:pPr>
      <w:bookmarkStart w:id="738" w:name="_Toc226106673"/>
      <w:bookmarkStart w:id="739" w:name="_Toc228214054"/>
      <w:r>
        <w:rPr>
          <w:rFonts w:hint="eastAsia"/>
        </w:rPr>
        <w:t>缓存替换</w:t>
      </w:r>
      <w:bookmarkEnd w:id="738"/>
      <w:bookmarkEnd w:id="739"/>
    </w:p>
    <w:p w14:paraId="5D226F5C" w14:textId="77777777" w:rsidR="00C873A5" w:rsidRDefault="00C873A5" w:rsidP="00C873A5">
      <w:pPr>
        <w:pStyle w:val="af"/>
        <w:numPr>
          <w:ilvl w:val="0"/>
          <w:numId w:val="107"/>
        </w:numPr>
        <w:spacing w:line="360" w:lineRule="auto"/>
        <w:ind w:firstLineChars="0"/>
        <w:contextualSpacing/>
        <w:rPr>
          <w:ins w:id="740" w:author="Gavin Ma (马国臣)-人工智能研究院" w:date="2026-04-24T09:26:00Z"/>
        </w:rPr>
      </w:pPr>
      <w:ins w:id="741" w:author="Gavin Ma (马国臣)-人工智能研究院" w:date="2026-04-24T09:26:00Z">
        <w:r>
          <w:rPr>
            <w:rFonts w:hint="eastAsia"/>
          </w:rPr>
          <w:t>在</w:t>
        </w:r>
        <w:r>
          <w:rPr>
            <w:rFonts w:hint="eastAsia"/>
          </w:rPr>
          <w:t>PT Cache</w:t>
        </w:r>
        <w:r>
          <w:rPr>
            <w:rFonts w:hint="eastAsia"/>
          </w:rPr>
          <w:t>缓存中，采用</w:t>
        </w:r>
        <w:r>
          <w:rPr>
            <w:rFonts w:hint="eastAsia"/>
          </w:rPr>
          <w:t>n-way</w:t>
        </w:r>
        <w:r>
          <w:rPr>
            <w:rFonts w:hint="eastAsia"/>
          </w:rPr>
          <w:t>组相连缓存管理方式，每个</w:t>
        </w:r>
        <w:r>
          <w:rPr>
            <w:rFonts w:hint="eastAsia"/>
          </w:rPr>
          <w:t>Caches set</w:t>
        </w:r>
        <w:r>
          <w:rPr>
            <w:rFonts w:hint="eastAsia"/>
          </w:rPr>
          <w:t>包含</w:t>
        </w:r>
        <w:r>
          <w:rPr>
            <w:rFonts w:hint="eastAsia"/>
          </w:rPr>
          <w:t>n</w:t>
        </w:r>
        <w:r>
          <w:rPr>
            <w:rFonts w:hint="eastAsia"/>
          </w:rPr>
          <w:t>个</w:t>
        </w:r>
        <w:r>
          <w:rPr>
            <w:rFonts w:hint="eastAsia"/>
          </w:rPr>
          <w:t>Cache line</w:t>
        </w:r>
        <w:r>
          <w:rPr>
            <w:rFonts w:hint="eastAsia"/>
          </w:rPr>
          <w:t>。具有相同散列函数计算结果的</w:t>
        </w:r>
        <w:r>
          <w:rPr>
            <w:rFonts w:hint="eastAsia"/>
          </w:rPr>
          <w:t>Cache line</w:t>
        </w:r>
        <w:r>
          <w:rPr>
            <w:rFonts w:hint="eastAsia"/>
          </w:rPr>
          <w:t>存储在同一</w:t>
        </w:r>
        <w:r>
          <w:rPr>
            <w:rFonts w:hint="eastAsia"/>
          </w:rPr>
          <w:t>Cache set</w:t>
        </w:r>
        <w:r>
          <w:rPr>
            <w:rFonts w:hint="eastAsia"/>
          </w:rPr>
          <w:t>。当</w:t>
        </w:r>
        <w:r>
          <w:rPr>
            <w:rFonts w:hint="eastAsia"/>
          </w:rPr>
          <w:t>Cache set</w:t>
        </w:r>
        <w:r>
          <w:rPr>
            <w:rFonts w:hint="eastAsia"/>
          </w:rPr>
          <w:t>中需要缓存替换操作时，从</w:t>
        </w:r>
        <w:r>
          <w:rPr>
            <w:rFonts w:hint="eastAsia"/>
          </w:rPr>
          <w:t>n</w:t>
        </w:r>
        <w:r>
          <w:rPr>
            <w:rFonts w:hint="eastAsia"/>
          </w:rPr>
          <w:t>个</w:t>
        </w:r>
        <w:r>
          <w:rPr>
            <w:rFonts w:hint="eastAsia"/>
          </w:rPr>
          <w:t>Cache line</w:t>
        </w:r>
        <w:r>
          <w:rPr>
            <w:rFonts w:hint="eastAsia"/>
          </w:rPr>
          <w:t>中筛选淘汰项并完成替换。</w:t>
        </w:r>
      </w:ins>
    </w:p>
    <w:p w14:paraId="0D171163" w14:textId="77777777" w:rsidR="00C873A5" w:rsidRDefault="00C873A5" w:rsidP="00C873A5">
      <w:pPr>
        <w:pStyle w:val="af"/>
        <w:numPr>
          <w:ilvl w:val="0"/>
          <w:numId w:val="107"/>
        </w:numPr>
        <w:spacing w:line="360" w:lineRule="auto"/>
        <w:ind w:firstLineChars="0"/>
        <w:contextualSpacing/>
        <w:rPr>
          <w:ins w:id="742" w:author="Gavin Ma (马国臣)-人工智能研究院" w:date="2026-04-24T09:26:00Z"/>
        </w:rPr>
      </w:pPr>
      <w:ins w:id="743" w:author="Gavin Ma (马国臣)-人工智能研究院" w:date="2026-04-24T09:26:00Z">
        <w:r>
          <w:rPr>
            <w:rFonts w:hint="eastAsia"/>
          </w:rPr>
          <w:t>考虑后续预取模块中，将预取结果直接存储在</w:t>
        </w:r>
        <w:r>
          <w:rPr>
            <w:rFonts w:hint="eastAsia"/>
          </w:rPr>
          <w:t>PT Cache</w:t>
        </w:r>
        <w:r>
          <w:rPr>
            <w:rFonts w:hint="eastAsia"/>
          </w:rPr>
          <w:t>中，该</w:t>
        </w:r>
        <w:r>
          <w:rPr>
            <w:rFonts w:hint="eastAsia"/>
          </w:rPr>
          <w:t>PT Cache</w:t>
        </w:r>
        <w:r w:rsidRPr="0045102E">
          <w:rPr>
            <w:rFonts w:hint="eastAsia"/>
          </w:rPr>
          <w:t>缓存优先考虑</w:t>
        </w:r>
        <w:r>
          <w:rPr>
            <w:rFonts w:hint="eastAsia"/>
          </w:rPr>
          <w:t>SRRIP</w:t>
        </w:r>
        <w:r>
          <w:rPr>
            <w:rFonts w:hint="eastAsia"/>
          </w:rPr>
          <w:t>策略，以实现抗扫描特性</w:t>
        </w:r>
        <w:r w:rsidRPr="0045102E">
          <w:rPr>
            <w:rFonts w:hint="eastAsia"/>
          </w:rPr>
          <w:t>。</w:t>
        </w:r>
      </w:ins>
    </w:p>
    <w:p w14:paraId="4902CB32" w14:textId="77777777" w:rsidR="00C873A5" w:rsidRDefault="00C873A5" w:rsidP="00C873A5">
      <w:pPr>
        <w:pStyle w:val="af"/>
        <w:numPr>
          <w:ilvl w:val="0"/>
          <w:numId w:val="107"/>
        </w:numPr>
        <w:spacing w:line="360" w:lineRule="auto"/>
        <w:ind w:firstLineChars="0"/>
        <w:contextualSpacing/>
        <w:rPr>
          <w:ins w:id="744" w:author="Gavin Ma (马国臣)-人工智能研究院" w:date="2026-04-24T09:26:00Z"/>
        </w:rPr>
      </w:pPr>
      <w:ins w:id="745" w:author="Gavin Ma (马国臣)-人工智能研究院" w:date="2026-04-24T09:26:00Z">
        <w:r>
          <w:rPr>
            <w:rFonts w:hint="eastAsia"/>
          </w:rPr>
          <w:t>缓存替换的数据来源：当</w:t>
        </w:r>
        <w:r>
          <w:rPr>
            <w:rFonts w:hint="eastAsia"/>
          </w:rPr>
          <w:t>PT Cache</w:t>
        </w:r>
        <w:r>
          <w:rPr>
            <w:rFonts w:hint="eastAsia"/>
          </w:rPr>
          <w:t>未命中执行</w:t>
        </w:r>
        <w:r>
          <w:rPr>
            <w:rFonts w:hint="eastAsia"/>
          </w:rPr>
          <w:t>PTW</w:t>
        </w:r>
        <w:r>
          <w:rPr>
            <w:rFonts w:hint="eastAsia"/>
          </w:rPr>
          <w:t>时，以下地址翻译结果需要被写入</w:t>
        </w:r>
        <w:r>
          <w:rPr>
            <w:rFonts w:hint="eastAsia"/>
          </w:rPr>
          <w:t>PT Cache</w:t>
        </w:r>
        <w:r>
          <w:rPr>
            <w:rFonts w:hint="eastAsia"/>
          </w:rPr>
          <w:t>，注意输入和输出地址全部按</w:t>
        </w:r>
        <w:r>
          <w:rPr>
            <w:rFonts w:hint="eastAsia"/>
          </w:rPr>
          <w:t>4kB</w:t>
        </w:r>
        <w:r>
          <w:rPr>
            <w:rFonts w:hint="eastAsia"/>
          </w:rPr>
          <w:t>的</w:t>
        </w:r>
        <w:r>
          <w:rPr>
            <w:rFonts w:hint="eastAsia"/>
          </w:rPr>
          <w:t>page size</w:t>
        </w:r>
        <w:r>
          <w:rPr>
            <w:rFonts w:hint="eastAsia"/>
          </w:rPr>
          <w:t>：</w:t>
        </w:r>
      </w:ins>
    </w:p>
    <w:p w14:paraId="0B3A1AE7" w14:textId="77777777" w:rsidR="00C873A5" w:rsidRDefault="00C873A5" w:rsidP="00C873A5">
      <w:pPr>
        <w:pStyle w:val="af"/>
        <w:numPr>
          <w:ilvl w:val="0"/>
          <w:numId w:val="128"/>
        </w:numPr>
        <w:spacing w:line="360" w:lineRule="auto"/>
        <w:ind w:firstLineChars="0"/>
        <w:contextualSpacing/>
        <w:rPr>
          <w:ins w:id="746" w:author="Gavin Ma (马国臣)-人工智能研究院" w:date="2026-04-24T09:26:00Z"/>
        </w:rPr>
      </w:pPr>
      <w:ins w:id="747" w:author="Gavin Ma (马国臣)-人工智能研究院" w:date="2026-04-24T09:26:00Z">
        <w:r>
          <w:rPr>
            <w:rFonts w:hint="eastAsia"/>
          </w:rPr>
          <w:t>只开启第一阶段地址翻译的</w:t>
        </w:r>
        <w:r>
          <w:rPr>
            <w:rFonts w:hint="eastAsia"/>
          </w:rPr>
          <w:t>VA-&gt;GPA</w:t>
        </w:r>
        <w:r>
          <w:rPr>
            <w:rFonts w:hint="eastAsia"/>
          </w:rPr>
          <w:t>；</w:t>
        </w:r>
      </w:ins>
    </w:p>
    <w:p w14:paraId="4F26CC4F" w14:textId="77777777" w:rsidR="00C873A5" w:rsidRDefault="00C873A5" w:rsidP="00C873A5">
      <w:pPr>
        <w:pStyle w:val="af"/>
        <w:numPr>
          <w:ilvl w:val="0"/>
          <w:numId w:val="128"/>
        </w:numPr>
        <w:spacing w:line="360" w:lineRule="auto"/>
        <w:ind w:firstLineChars="0"/>
        <w:contextualSpacing/>
        <w:rPr>
          <w:ins w:id="748" w:author="Gavin Ma (马国臣)-人工智能研究院" w:date="2026-04-24T09:26:00Z"/>
        </w:rPr>
      </w:pPr>
      <w:ins w:id="749" w:author="Gavin Ma (马国臣)-人工智能研究院" w:date="2026-04-24T09:26:00Z">
        <w:r>
          <w:rPr>
            <w:rFonts w:hint="eastAsia"/>
          </w:rPr>
          <w:t>只开启第二阶段地址翻译的</w:t>
        </w:r>
        <w:r>
          <w:rPr>
            <w:rFonts w:hint="eastAsia"/>
          </w:rPr>
          <w:t>GPA-&gt;SPA</w:t>
        </w:r>
        <w:r>
          <w:rPr>
            <w:rFonts w:hint="eastAsia"/>
          </w:rPr>
          <w:t>；</w:t>
        </w:r>
      </w:ins>
    </w:p>
    <w:p w14:paraId="1E78DBFA" w14:textId="77777777" w:rsidR="00C873A5" w:rsidRDefault="00C873A5" w:rsidP="00C873A5">
      <w:pPr>
        <w:pStyle w:val="af"/>
        <w:numPr>
          <w:ilvl w:val="0"/>
          <w:numId w:val="128"/>
        </w:numPr>
        <w:spacing w:line="360" w:lineRule="auto"/>
        <w:ind w:firstLineChars="0"/>
        <w:contextualSpacing/>
        <w:rPr>
          <w:ins w:id="750" w:author="Gavin Ma (马国臣)-人工智能研究院" w:date="2026-04-24T09:26:00Z"/>
        </w:rPr>
      </w:pPr>
      <w:ins w:id="751" w:author="Gavin Ma (马国臣)-人工智能研究院" w:date="2026-04-24T09:26:00Z">
        <w:r>
          <w:rPr>
            <w:rFonts w:hint="eastAsia"/>
          </w:rPr>
          <w:t>同时开启第一和第二阶段地址翻译，</w:t>
        </w:r>
        <w:r>
          <w:rPr>
            <w:rFonts w:hint="eastAsia"/>
          </w:rPr>
          <w:t>VA-&gt;SPA</w:t>
        </w:r>
        <w:r>
          <w:rPr>
            <w:rFonts w:hint="eastAsia"/>
          </w:rPr>
          <w:t>；</w:t>
        </w:r>
      </w:ins>
    </w:p>
    <w:p w14:paraId="1D9BC12A" w14:textId="77777777" w:rsidR="00C873A5" w:rsidRDefault="00C873A5" w:rsidP="00C873A5">
      <w:pPr>
        <w:pStyle w:val="af"/>
        <w:numPr>
          <w:ilvl w:val="0"/>
          <w:numId w:val="128"/>
        </w:numPr>
        <w:spacing w:line="360" w:lineRule="auto"/>
        <w:ind w:firstLineChars="0"/>
        <w:contextualSpacing/>
        <w:rPr>
          <w:ins w:id="752" w:author="Gavin Ma (马国臣)-人工智能研究院" w:date="2026-04-24T09:26:00Z"/>
        </w:rPr>
      </w:pPr>
      <w:ins w:id="753" w:author="Gavin Ma (马国臣)-人工智能研究院" w:date="2026-04-24T09:26:00Z">
        <w:r>
          <w:rPr>
            <w:rFonts w:hint="eastAsia"/>
          </w:rPr>
          <w:t>对应的预取数据；</w:t>
        </w:r>
      </w:ins>
    </w:p>
    <w:p w14:paraId="7B4E3CB3" w14:textId="77777777" w:rsidR="00C873A5" w:rsidRPr="0045102E" w:rsidRDefault="00C873A5" w:rsidP="00C873A5">
      <w:pPr>
        <w:pStyle w:val="af"/>
        <w:numPr>
          <w:ilvl w:val="0"/>
          <w:numId w:val="106"/>
        </w:numPr>
        <w:spacing w:line="360" w:lineRule="auto"/>
        <w:ind w:firstLineChars="0"/>
        <w:contextualSpacing/>
        <w:rPr>
          <w:ins w:id="754" w:author="Gavin Ma (马国臣)-人工智能研究院" w:date="2026-04-24T09:26:00Z"/>
        </w:rPr>
      </w:pPr>
      <w:ins w:id="755" w:author="Gavin Ma (马国臣)-人工智能研究院" w:date="2026-04-24T09:26:00Z">
        <w:r>
          <w:rPr>
            <w:rFonts w:hint="eastAsia"/>
          </w:rPr>
          <w:t>所有</w:t>
        </w:r>
        <w:r>
          <w:rPr>
            <w:rFonts w:hint="eastAsia"/>
          </w:rPr>
          <w:t>PTW</w:t>
        </w:r>
        <w:r>
          <w:rPr>
            <w:rFonts w:hint="eastAsia"/>
          </w:rPr>
          <w:t>地址翻译中涉及的隐式</w:t>
        </w:r>
        <w:r>
          <w:rPr>
            <w:rFonts w:hint="eastAsia"/>
          </w:rPr>
          <w:t>VA-&gt;GPA</w:t>
        </w:r>
        <w:r>
          <w:rPr>
            <w:rFonts w:hint="eastAsia"/>
          </w:rPr>
          <w:t>或</w:t>
        </w:r>
        <w:r>
          <w:rPr>
            <w:rFonts w:hint="eastAsia"/>
          </w:rPr>
          <w:t>GPA-&gt;SPA</w:t>
        </w:r>
        <w:r>
          <w:rPr>
            <w:rFonts w:hint="eastAsia"/>
          </w:rPr>
          <w:t>地址翻译结果不被</w:t>
        </w:r>
        <w:r>
          <w:rPr>
            <w:rFonts w:hint="eastAsia"/>
          </w:rPr>
          <w:t>PT Cache</w:t>
        </w:r>
        <w:r>
          <w:rPr>
            <w:rFonts w:hint="eastAsia"/>
          </w:rPr>
          <w:t>缓存。</w:t>
        </w:r>
      </w:ins>
    </w:p>
    <w:p w14:paraId="037B9412" w14:textId="77777777" w:rsidR="00C873A5" w:rsidRPr="00DD7A9B" w:rsidRDefault="00C873A5" w:rsidP="00C873A5">
      <w:pPr>
        <w:rPr>
          <w:ins w:id="756" w:author="Gavin Ma (马国臣)-人工智能研究院" w:date="2026-04-24T09:26:00Z"/>
        </w:rPr>
      </w:pPr>
    </w:p>
    <w:p w14:paraId="7BB50124" w14:textId="1A1E5704" w:rsidR="00293CF1" w:rsidDel="00C873A5" w:rsidRDefault="00C873A5">
      <w:pPr>
        <w:rPr>
          <w:del w:id="757" w:author="Gavin Ma (马国臣)-人工智能研究院" w:date="2026-04-24T09:26:00Z"/>
        </w:rPr>
        <w:pPrChange w:id="758" w:author="Gavin Ma (马国臣)-人工智能研究院" w:date="2026-04-24T09:26:00Z">
          <w:pPr>
            <w:ind w:firstLine="420"/>
          </w:pPr>
        </w:pPrChange>
      </w:pPr>
      <w:ins w:id="759" w:author="Gavin Ma (马国臣)-人工智能研究院" w:date="2026-04-24T09:26:00Z">
        <w:r>
          <w:rPr>
            <w:rFonts w:hint="eastAsia"/>
          </w:rPr>
          <w:t>（替换算法介绍）</w:t>
        </w:r>
      </w:ins>
      <w:del w:id="760" w:author="Gavin Ma (马国臣)-人工智能研究院" w:date="2026-04-24T09:26:00Z">
        <w:r w:rsidR="00293CF1" w:rsidDel="00C873A5">
          <w:rPr>
            <w:rFonts w:hint="eastAsia"/>
          </w:rPr>
          <w:delText>在</w:delText>
        </w:r>
        <w:r w:rsidR="00293CF1" w:rsidDel="00C873A5">
          <w:rPr>
            <w:rFonts w:hint="eastAsia"/>
          </w:rPr>
          <w:delText>PT Cache</w:delText>
        </w:r>
        <w:r w:rsidR="00293CF1" w:rsidDel="00C873A5">
          <w:rPr>
            <w:rFonts w:hint="eastAsia"/>
          </w:rPr>
          <w:delText>缓存中，采用</w:delText>
        </w:r>
        <w:r w:rsidR="00293CF1" w:rsidDel="00C873A5">
          <w:rPr>
            <w:rFonts w:hint="eastAsia"/>
          </w:rPr>
          <w:delText>n-way</w:delText>
        </w:r>
        <w:r w:rsidR="00293CF1" w:rsidDel="00C873A5">
          <w:rPr>
            <w:rFonts w:hint="eastAsia"/>
          </w:rPr>
          <w:delText>组相连缓存管理方式，每个</w:delText>
        </w:r>
        <w:r w:rsidR="00293CF1" w:rsidDel="00C873A5">
          <w:rPr>
            <w:rFonts w:hint="eastAsia"/>
          </w:rPr>
          <w:delText>Caches set</w:delText>
        </w:r>
        <w:r w:rsidR="00293CF1" w:rsidDel="00C873A5">
          <w:rPr>
            <w:rFonts w:hint="eastAsia"/>
          </w:rPr>
          <w:delText>包含</w:delText>
        </w:r>
        <w:r w:rsidR="00293CF1" w:rsidDel="00C873A5">
          <w:rPr>
            <w:rFonts w:hint="eastAsia"/>
          </w:rPr>
          <w:delText>n</w:delText>
        </w:r>
        <w:r w:rsidR="00293CF1" w:rsidDel="00C873A5">
          <w:rPr>
            <w:rFonts w:hint="eastAsia"/>
          </w:rPr>
          <w:delText>个</w:delText>
        </w:r>
        <w:r w:rsidR="00293CF1" w:rsidDel="00C873A5">
          <w:rPr>
            <w:rFonts w:hint="eastAsia"/>
          </w:rPr>
          <w:delText>Cache line</w:delText>
        </w:r>
        <w:r w:rsidR="00293CF1" w:rsidDel="00C873A5">
          <w:rPr>
            <w:rFonts w:hint="eastAsia"/>
          </w:rPr>
          <w:delText>。具有相同散列函数计算结果的</w:delText>
        </w:r>
        <w:r w:rsidR="00293CF1" w:rsidDel="00C873A5">
          <w:rPr>
            <w:rFonts w:hint="eastAsia"/>
          </w:rPr>
          <w:delText>Cache line</w:delText>
        </w:r>
        <w:r w:rsidR="00293CF1" w:rsidDel="00C873A5">
          <w:rPr>
            <w:rFonts w:hint="eastAsia"/>
          </w:rPr>
          <w:delText>存储在同一</w:delText>
        </w:r>
        <w:r w:rsidR="00293CF1" w:rsidDel="00C873A5">
          <w:rPr>
            <w:rFonts w:hint="eastAsia"/>
          </w:rPr>
          <w:delText>Cache set</w:delText>
        </w:r>
        <w:r w:rsidR="00293CF1" w:rsidDel="00C873A5">
          <w:rPr>
            <w:rFonts w:hint="eastAsia"/>
          </w:rPr>
          <w:delText>。当</w:delText>
        </w:r>
        <w:r w:rsidR="00293CF1" w:rsidDel="00C873A5">
          <w:rPr>
            <w:rFonts w:hint="eastAsia"/>
          </w:rPr>
          <w:delText>Cache set</w:delText>
        </w:r>
        <w:r w:rsidR="00293CF1" w:rsidDel="00C873A5">
          <w:rPr>
            <w:rFonts w:hint="eastAsia"/>
          </w:rPr>
          <w:delText>中需要缓存替换操作时，从</w:delText>
        </w:r>
        <w:r w:rsidR="00293CF1" w:rsidDel="00C873A5">
          <w:rPr>
            <w:rFonts w:hint="eastAsia"/>
          </w:rPr>
          <w:delText>n</w:delText>
        </w:r>
        <w:r w:rsidR="00293CF1" w:rsidDel="00C873A5">
          <w:rPr>
            <w:rFonts w:hint="eastAsia"/>
          </w:rPr>
          <w:delText>个</w:delText>
        </w:r>
        <w:r w:rsidR="00293CF1" w:rsidDel="00C873A5">
          <w:rPr>
            <w:rFonts w:hint="eastAsia"/>
          </w:rPr>
          <w:delText>Cache line</w:delText>
        </w:r>
        <w:r w:rsidR="00293CF1" w:rsidDel="00C873A5">
          <w:rPr>
            <w:rFonts w:hint="eastAsia"/>
          </w:rPr>
          <w:delText>中筛选淘汰项并完成替换。</w:delText>
        </w:r>
        <w:r w:rsidR="00293CF1" w:rsidDel="00C873A5">
          <w:rPr>
            <w:rFonts w:hint="eastAsia"/>
          </w:rPr>
          <w:delText>PT Cache</w:delText>
        </w:r>
        <w:r w:rsidR="00293CF1" w:rsidRPr="0045102E" w:rsidDel="00C873A5">
          <w:rPr>
            <w:rFonts w:hint="eastAsia"/>
          </w:rPr>
          <w:delText>缓存中优先考虑</w:delText>
        </w:r>
        <w:r w:rsidR="00293CF1" w:rsidDel="00C873A5">
          <w:rPr>
            <w:rFonts w:hint="eastAsia"/>
          </w:rPr>
          <w:delText>RRIP</w:delText>
        </w:r>
        <w:r w:rsidR="00293CF1" w:rsidDel="00C873A5">
          <w:rPr>
            <w:rFonts w:hint="eastAsia"/>
          </w:rPr>
          <w:delText>类策略、</w:delText>
        </w:r>
        <w:r w:rsidR="00293CF1" w:rsidRPr="0045102E" w:rsidDel="00C873A5">
          <w:rPr>
            <w:rFonts w:hint="eastAsia"/>
          </w:rPr>
          <w:delText>pLRU</w:delText>
        </w:r>
        <w:r w:rsidR="00293CF1" w:rsidDel="00C873A5">
          <w:rPr>
            <w:rFonts w:hint="eastAsia"/>
          </w:rPr>
          <w:delText>算法等缓存</w:delText>
        </w:r>
        <w:r w:rsidR="00293CF1" w:rsidRPr="0045102E" w:rsidDel="00C873A5">
          <w:rPr>
            <w:rFonts w:hint="eastAsia"/>
          </w:rPr>
          <w:delText>替换</w:delText>
        </w:r>
        <w:r w:rsidR="00293CF1" w:rsidDel="00C873A5">
          <w:rPr>
            <w:rFonts w:hint="eastAsia"/>
          </w:rPr>
          <w:delText>方案</w:delText>
        </w:r>
        <w:r w:rsidR="00293CF1" w:rsidRPr="0045102E" w:rsidDel="00C873A5">
          <w:rPr>
            <w:rFonts w:hint="eastAsia"/>
          </w:rPr>
          <w:delText>。</w:delText>
        </w:r>
      </w:del>
    </w:p>
    <w:p w14:paraId="69F9BB9C" w14:textId="4A2633AE" w:rsidR="00293CF1" w:rsidRPr="0045102E" w:rsidDel="00C873A5" w:rsidRDefault="00293CF1">
      <w:pPr>
        <w:rPr>
          <w:del w:id="761" w:author="Gavin Ma (马国臣)-人工智能研究院" w:date="2026-04-24T09:26:00Z"/>
        </w:rPr>
        <w:pPrChange w:id="762" w:author="Gavin Ma (马国臣)-人工智能研究院" w:date="2026-04-24T09:26:00Z">
          <w:pPr>
            <w:ind w:firstLine="480"/>
          </w:pPr>
        </w:pPrChange>
      </w:pPr>
      <w:del w:id="763" w:author="Gavin Ma (马国臣)-人工智能研究院" w:date="2026-04-24T09:26:00Z">
        <w:r w:rsidDel="00C873A5">
          <w:rPr>
            <w:rFonts w:hint="eastAsia"/>
          </w:rPr>
          <w:delText>对</w:delText>
        </w:r>
        <w:r w:rsidDel="00C873A5">
          <w:rPr>
            <w:rFonts w:hint="eastAsia"/>
          </w:rPr>
          <w:delText>pLRU</w:delText>
        </w:r>
        <w:r w:rsidDel="00C873A5">
          <w:rPr>
            <w:rFonts w:hint="eastAsia"/>
          </w:rPr>
          <w:delText>算法，缓存替换所需的信息记录在各</w:delText>
        </w:r>
        <w:r w:rsidDel="00C873A5">
          <w:rPr>
            <w:rFonts w:hint="eastAsia"/>
          </w:rPr>
          <w:delText>Cache set</w:delText>
        </w:r>
        <w:r w:rsidDel="00C873A5">
          <w:rPr>
            <w:rFonts w:hint="eastAsia"/>
          </w:rPr>
          <w:delText>的</w:delText>
        </w:r>
        <w:r w:rsidDel="00C873A5">
          <w:rPr>
            <w:rFonts w:hint="eastAsia"/>
          </w:rPr>
          <w:delText>Status</w:delText>
        </w:r>
        <w:r w:rsidDel="00C873A5">
          <w:rPr>
            <w:rFonts w:hint="eastAsia"/>
          </w:rPr>
          <w:delText>缓存中。</w:delText>
        </w:r>
      </w:del>
    </w:p>
    <w:p w14:paraId="37F7890B" w14:textId="77777777" w:rsidR="00C873A5" w:rsidRDefault="00C873A5">
      <w:pPr>
        <w:rPr>
          <w:ins w:id="764" w:author="Gavin Ma (马国臣)-人工智能研究院" w:date="2026-04-24T09:26:00Z"/>
        </w:rPr>
        <w:pPrChange w:id="765" w:author="Gavin Ma (马国臣)-人工智能研究院" w:date="2026-04-24T09:26:00Z">
          <w:pPr>
            <w:pStyle w:val="af"/>
            <w:numPr>
              <w:numId w:val="107"/>
            </w:numPr>
            <w:ind w:left="440" w:firstLineChars="0" w:hanging="440"/>
          </w:pPr>
        </w:pPrChange>
      </w:pPr>
    </w:p>
    <w:p w14:paraId="2C9F417D" w14:textId="369973AD" w:rsidR="00293CF1" w:rsidRPr="0045102E" w:rsidRDefault="00293CF1" w:rsidP="00293CF1">
      <w:pPr>
        <w:pStyle w:val="af"/>
        <w:numPr>
          <w:ilvl w:val="0"/>
          <w:numId w:val="107"/>
        </w:numPr>
        <w:ind w:firstLineChars="0"/>
      </w:pPr>
      <w:r w:rsidRPr="0045102E">
        <w:rPr>
          <w:rFonts w:hint="eastAsia"/>
        </w:rPr>
        <w:t>pLRU</w:t>
      </w:r>
      <w:r w:rsidRPr="0045102E">
        <w:rPr>
          <w:rFonts w:hint="eastAsia"/>
        </w:rPr>
        <w:t>（</w:t>
      </w:r>
      <w:r w:rsidRPr="0045102E">
        <w:rPr>
          <w:rFonts w:hint="eastAsia"/>
        </w:rPr>
        <w:t>psudo-LRU/tree LRU</w:t>
      </w:r>
      <w:r w:rsidRPr="0045102E">
        <w:rPr>
          <w:rFonts w:hint="eastAsia"/>
        </w:rPr>
        <w:t>）缓存替换算法：</w:t>
      </w:r>
    </w:p>
    <w:p w14:paraId="74A02EE0" w14:textId="77777777" w:rsidR="00293CF1" w:rsidRDefault="00293CF1" w:rsidP="00293CF1">
      <w:pPr>
        <w:ind w:firstLine="480"/>
      </w:pPr>
      <w:r w:rsidRPr="0045102E">
        <w:rPr>
          <w:rFonts w:hint="eastAsia"/>
        </w:rPr>
        <w:t>假设</w:t>
      </w:r>
      <w:r w:rsidRPr="0045102E">
        <w:rPr>
          <w:rFonts w:hint="eastAsia"/>
        </w:rPr>
        <w:t>Cache</w:t>
      </w:r>
      <w:r w:rsidRPr="0045102E">
        <w:rPr>
          <w:rFonts w:hint="eastAsia"/>
        </w:rPr>
        <w:t>为</w:t>
      </w:r>
      <w:r w:rsidRPr="0045102E">
        <w:rPr>
          <w:rFonts w:hint="eastAsia"/>
        </w:rPr>
        <w:t>n</w:t>
      </w:r>
      <w:r w:rsidRPr="0045102E">
        <w:rPr>
          <w:rFonts w:hint="eastAsia"/>
        </w:rPr>
        <w:t>路组相连结构，即一个</w:t>
      </w:r>
      <w:r w:rsidRPr="0045102E">
        <w:rPr>
          <w:rFonts w:hint="eastAsia"/>
        </w:rPr>
        <w:t>Cache Set</w:t>
      </w:r>
      <w:r w:rsidRPr="0045102E">
        <w:rPr>
          <w:rFonts w:hint="eastAsia"/>
        </w:rPr>
        <w:t>中有</w:t>
      </w:r>
      <w:r w:rsidRPr="0045102E">
        <w:rPr>
          <w:rFonts w:hint="eastAsia"/>
        </w:rPr>
        <w:t>n</w:t>
      </w:r>
      <w:r w:rsidRPr="0045102E">
        <w:rPr>
          <w:rFonts w:hint="eastAsia"/>
        </w:rPr>
        <w:t>个</w:t>
      </w:r>
      <w:r w:rsidRPr="0045102E">
        <w:rPr>
          <w:rFonts w:hint="eastAsia"/>
        </w:rPr>
        <w:t>cache line</w:t>
      </w:r>
      <w:r w:rsidRPr="0045102E">
        <w:rPr>
          <w:rFonts w:hint="eastAsia"/>
        </w:rPr>
        <w:t>，则</w:t>
      </w:r>
      <w:r w:rsidRPr="0045102E">
        <w:rPr>
          <w:rFonts w:hint="eastAsia"/>
        </w:rPr>
        <w:t>pLRU</w:t>
      </w:r>
      <w:r w:rsidRPr="0045102E">
        <w:rPr>
          <w:rFonts w:hint="eastAsia"/>
        </w:rPr>
        <w:t>算法对每个</w:t>
      </w:r>
      <w:r w:rsidRPr="0045102E">
        <w:rPr>
          <w:rFonts w:hint="eastAsia"/>
        </w:rPr>
        <w:t>Set</w:t>
      </w:r>
      <w:r w:rsidRPr="0045102E">
        <w:rPr>
          <w:rFonts w:hint="eastAsia"/>
        </w:rPr>
        <w:t>使用</w:t>
      </w:r>
      <w:r w:rsidRPr="0045102E">
        <w:rPr>
          <w:rFonts w:hint="eastAsia"/>
        </w:rPr>
        <w:t>n-1</w:t>
      </w:r>
      <w:r w:rsidRPr="0045102E">
        <w:rPr>
          <w:rFonts w:hint="eastAsia"/>
        </w:rPr>
        <w:t>位表示近似访问顺序的二叉树。</w:t>
      </w:r>
      <w:r w:rsidRPr="0045102E">
        <w:rPr>
          <w:rFonts w:hint="eastAsia"/>
        </w:rPr>
        <w:t>pLRU</w:t>
      </w:r>
      <w:r>
        <w:rPr>
          <w:rFonts w:hint="eastAsia"/>
        </w:rPr>
        <w:t>算法</w:t>
      </w:r>
      <w:r w:rsidRPr="0045102E">
        <w:rPr>
          <w:rFonts w:hint="eastAsia"/>
        </w:rPr>
        <w:t>将</w:t>
      </w:r>
      <w:r w:rsidRPr="0045102E">
        <w:rPr>
          <w:rFonts w:hint="eastAsia"/>
        </w:rPr>
        <w:t>n</w:t>
      </w:r>
      <w:r w:rsidRPr="0045102E">
        <w:rPr>
          <w:rFonts w:hint="eastAsia"/>
        </w:rPr>
        <w:t>个</w:t>
      </w:r>
      <w:r w:rsidRPr="0045102E">
        <w:rPr>
          <w:rFonts w:hint="eastAsia"/>
        </w:rPr>
        <w:t>cache line</w:t>
      </w:r>
      <w:r w:rsidRPr="0045102E">
        <w:rPr>
          <w:rFonts w:hint="eastAsia"/>
        </w:rPr>
        <w:t>划分为不同的区块，利用二叉树的左右子树（结合</w:t>
      </w:r>
      <w:r w:rsidRPr="0045102E">
        <w:rPr>
          <w:rFonts w:hint="eastAsia"/>
        </w:rPr>
        <w:t>0/1</w:t>
      </w:r>
      <w:r w:rsidRPr="0045102E">
        <w:rPr>
          <w:rFonts w:hint="eastAsia"/>
        </w:rPr>
        <w:t>）表示相应区块的访问时间远近；二叉树中非叶子节点的</w:t>
      </w:r>
      <w:r w:rsidRPr="0045102E">
        <w:rPr>
          <w:rFonts w:hint="eastAsia"/>
        </w:rPr>
        <w:t>bit</w:t>
      </w:r>
      <w:r w:rsidRPr="0045102E">
        <w:rPr>
          <w:rFonts w:hint="eastAsia"/>
        </w:rPr>
        <w:t>位为</w:t>
      </w:r>
      <w:r w:rsidRPr="0045102E">
        <w:rPr>
          <w:rFonts w:hint="eastAsia"/>
        </w:rPr>
        <w:t>1</w:t>
      </w:r>
      <w:r w:rsidRPr="0045102E">
        <w:rPr>
          <w:rFonts w:hint="eastAsia"/>
        </w:rPr>
        <w:t>的话，说明最近访问的是左边的区块（左子树），反之最近访问的是右边的区块（右子树）。</w:t>
      </w:r>
    </w:p>
    <w:p w14:paraId="403338BE" w14:textId="77777777" w:rsidR="00293CF1" w:rsidRDefault="00293CF1" w:rsidP="00293CF1">
      <w:pPr>
        <w:ind w:firstLine="480"/>
      </w:pPr>
      <w:r>
        <w:rPr>
          <w:rFonts w:hint="eastAsia"/>
        </w:rPr>
        <w:t>示例：假设</w:t>
      </w:r>
      <w:r>
        <w:rPr>
          <w:rFonts w:hint="eastAsia"/>
        </w:rPr>
        <w:t>n=4</w:t>
      </w:r>
      <w:r>
        <w:rPr>
          <w:rFonts w:hint="eastAsia"/>
        </w:rPr>
        <w:t>，</w:t>
      </w:r>
      <w:r w:rsidRPr="006E6596">
        <w:t>pLRU</w:t>
      </w:r>
      <w:r w:rsidRPr="006E6596">
        <w:t>算法采用</w:t>
      </w:r>
      <w:r w:rsidRPr="006E6596">
        <w:t>n-1=3</w:t>
      </w:r>
      <w:r w:rsidRPr="006E6596">
        <w:t>比特表示二叉树，记为</w:t>
      </w:r>
      <w:r w:rsidRPr="006E6596">
        <w:t>s0~s2</w:t>
      </w:r>
      <w:r w:rsidRPr="006E6596">
        <w:t>。</w:t>
      </w:r>
      <w:r w:rsidRPr="006E6596">
        <w:t>Cache Set</w:t>
      </w:r>
      <w:r w:rsidRPr="006E6596">
        <w:t>内</w:t>
      </w:r>
      <w:r w:rsidRPr="006E6596">
        <w:t>4</w:t>
      </w:r>
      <w:r w:rsidRPr="006E6596">
        <w:t>个</w:t>
      </w:r>
      <w:r w:rsidRPr="006E6596">
        <w:t>cache line</w:t>
      </w:r>
      <w:r w:rsidRPr="006E6596">
        <w:t>记为</w:t>
      </w:r>
      <w:r w:rsidRPr="006E6596">
        <w:t>l0~l3</w:t>
      </w:r>
      <w:r w:rsidRPr="006E6596">
        <w:t>。</w:t>
      </w:r>
      <w:r>
        <w:rPr>
          <w:rFonts w:hint="eastAsia"/>
        </w:rPr>
        <w:t>已访问</w:t>
      </w:r>
      <w:r>
        <w:rPr>
          <w:rFonts w:hint="eastAsia"/>
        </w:rPr>
        <w:t>ACBD</w:t>
      </w:r>
      <w:r>
        <w:rPr>
          <w:rFonts w:hint="eastAsia"/>
        </w:rPr>
        <w:t>，此时</w:t>
      </w:r>
      <w:r>
        <w:rPr>
          <w:rFonts w:hint="eastAsia"/>
        </w:rPr>
        <w:t>s0~s2</w:t>
      </w:r>
      <w:r w:rsidRPr="006E6596">
        <w:t>初始状态为</w:t>
      </w:r>
      <w:r w:rsidRPr="006E6596">
        <w:t>000</w:t>
      </w:r>
      <w:r>
        <w:rPr>
          <w:rFonts w:hint="eastAsia"/>
        </w:rPr>
        <w:t>；正在访问</w:t>
      </w:r>
      <w:r>
        <w:rPr>
          <w:rFonts w:hint="eastAsia"/>
        </w:rPr>
        <w:t>AEF</w:t>
      </w:r>
      <w:r>
        <w:rPr>
          <w:rFonts w:hint="eastAsia"/>
        </w:rPr>
        <w:t>。</w:t>
      </w:r>
    </w:p>
    <w:p w14:paraId="0814A41F" w14:textId="77777777" w:rsidR="00293CF1" w:rsidRDefault="00293CF1" w:rsidP="00293CF1">
      <w:pPr>
        <w:pStyle w:val="af9"/>
      </w:pPr>
      <w:r>
        <w:rPr>
          <w:rFonts w:hint="eastAsia"/>
        </w:rPr>
        <w:object w:dxaOrig="10821" w:dyaOrig="2461" w14:anchorId="4605ECA8">
          <v:shape id="_x0000_i1053" type="#_x0000_t75" style="width:263.25pt;height:59.25pt" o:ole="">
            <v:imagedata r:id="rId66" o:title=""/>
          </v:shape>
          <o:OLEObject Type="Embed" ProgID="Visio.Drawing.15" ShapeID="_x0000_i1053" DrawAspect="Content" ObjectID="_1839588102" r:id="rId67"/>
        </w:object>
      </w:r>
    </w:p>
    <w:p w14:paraId="1AE8FD99" w14:textId="77777777" w:rsidR="00293CF1" w:rsidRDefault="00293CF1" w:rsidP="00293CF1">
      <w:pPr>
        <w:pStyle w:val="af9"/>
      </w:pPr>
      <w:r>
        <w:rPr>
          <w:rFonts w:hint="eastAsia"/>
        </w:rPr>
        <w:object w:dxaOrig="10821" w:dyaOrig="2461" w14:anchorId="6C54CE08">
          <v:shape id="_x0000_i1054" type="#_x0000_t75" style="width:273pt;height:63pt" o:ole="">
            <v:imagedata r:id="rId68" o:title=""/>
          </v:shape>
          <o:OLEObject Type="Embed" ProgID="Visio.Drawing.15" ShapeID="_x0000_i1054" DrawAspect="Content" ObjectID="_1839588103" r:id="rId69"/>
        </w:object>
      </w:r>
    </w:p>
    <w:p w14:paraId="7755A33B" w14:textId="77777777" w:rsidR="00293CF1" w:rsidRDefault="00293CF1" w:rsidP="00293CF1">
      <w:pPr>
        <w:ind w:firstLine="480"/>
      </w:pPr>
      <w:r>
        <w:rPr>
          <w:rFonts w:hint="eastAsia"/>
        </w:rPr>
        <w:t>访问</w:t>
      </w:r>
      <w:r>
        <w:rPr>
          <w:rFonts w:hint="eastAsia"/>
        </w:rPr>
        <w:t>A</w:t>
      </w:r>
      <w:r>
        <w:rPr>
          <w:rFonts w:hint="eastAsia"/>
        </w:rPr>
        <w:t>命中，位置在</w:t>
      </w:r>
      <w:r>
        <w:rPr>
          <w:rFonts w:hint="eastAsia"/>
        </w:rPr>
        <w:t>l0</w:t>
      </w:r>
      <w:r>
        <w:rPr>
          <w:rFonts w:hint="eastAsia"/>
        </w:rPr>
        <w:t>，更新记录信息为</w:t>
      </w:r>
      <w:r>
        <w:rPr>
          <w:rFonts w:hint="eastAsia"/>
        </w:rPr>
        <w:t>110</w:t>
      </w:r>
      <w:r>
        <w:rPr>
          <w:rFonts w:hint="eastAsia"/>
        </w:rPr>
        <w:t>；表示最新访问左子树（</w:t>
      </w:r>
      <w:r>
        <w:rPr>
          <w:rFonts w:hint="eastAsia"/>
        </w:rPr>
        <w:t>s0=1</w:t>
      </w:r>
      <w:r>
        <w:rPr>
          <w:rFonts w:hint="eastAsia"/>
        </w:rPr>
        <w:t>）的左子树</w:t>
      </w:r>
      <w:r>
        <w:rPr>
          <w:rFonts w:hint="eastAsia"/>
        </w:rPr>
        <w:t>(s1=1)</w:t>
      </w:r>
      <w:r>
        <w:rPr>
          <w:rFonts w:hint="eastAsia"/>
        </w:rPr>
        <w:t>。</w:t>
      </w:r>
    </w:p>
    <w:p w14:paraId="2B6407AB" w14:textId="77777777" w:rsidR="00293CF1" w:rsidRDefault="00293CF1" w:rsidP="00293CF1">
      <w:pPr>
        <w:pStyle w:val="af9"/>
      </w:pPr>
      <w:r>
        <w:rPr>
          <w:rFonts w:hint="eastAsia"/>
        </w:rPr>
        <w:object w:dxaOrig="10821" w:dyaOrig="2461" w14:anchorId="0C71036B">
          <v:shape id="_x0000_i1055" type="#_x0000_t75" style="width:270pt;height:61.5pt" o:ole="">
            <v:imagedata r:id="rId70" o:title=""/>
          </v:shape>
          <o:OLEObject Type="Embed" ProgID="Visio.Drawing.15" ShapeID="_x0000_i1055" DrawAspect="Content" ObjectID="_1839588104" r:id="rId71"/>
        </w:object>
      </w:r>
    </w:p>
    <w:p w14:paraId="37870111" w14:textId="77777777" w:rsidR="00293CF1" w:rsidRDefault="00293CF1" w:rsidP="00293CF1">
      <w:pPr>
        <w:ind w:firstLine="480"/>
      </w:pPr>
      <w:r>
        <w:rPr>
          <w:rFonts w:hint="eastAsia"/>
        </w:rPr>
        <w:t>访问</w:t>
      </w:r>
      <w:r>
        <w:rPr>
          <w:rFonts w:hint="eastAsia"/>
        </w:rPr>
        <w:t>E</w:t>
      </w:r>
      <w:r>
        <w:rPr>
          <w:rFonts w:hint="eastAsia"/>
        </w:rPr>
        <w:t>缓存未命中，进行缓存替换；根据前一步的记录信息</w:t>
      </w:r>
      <w:r>
        <w:rPr>
          <w:rFonts w:hint="eastAsia"/>
        </w:rPr>
        <w:t>110</w:t>
      </w:r>
      <w:r>
        <w:rPr>
          <w:rFonts w:hint="eastAsia"/>
        </w:rPr>
        <w:t>，淘汰项为右子树（</w:t>
      </w:r>
      <w:r>
        <w:rPr>
          <w:rFonts w:hint="eastAsia"/>
        </w:rPr>
        <w:t>s0=1</w:t>
      </w:r>
      <w:r>
        <w:rPr>
          <w:rFonts w:hint="eastAsia"/>
        </w:rPr>
        <w:t>，表示最近访问过左子树，淘汰项从右子树中选）的左子树</w:t>
      </w:r>
      <w:r>
        <w:rPr>
          <w:rFonts w:hint="eastAsia"/>
        </w:rPr>
        <w:t>l2</w:t>
      </w:r>
      <w:r>
        <w:rPr>
          <w:rFonts w:hint="eastAsia"/>
        </w:rPr>
        <w:t>（</w:t>
      </w:r>
      <w:r>
        <w:rPr>
          <w:rFonts w:hint="eastAsia"/>
        </w:rPr>
        <w:t>s2=0</w:t>
      </w:r>
      <w:r>
        <w:rPr>
          <w:rFonts w:hint="eastAsia"/>
        </w:rPr>
        <w:t>，表示最近访问过右子树，淘汰项从左子树中选）。替换后更新记录信息为</w:t>
      </w:r>
      <w:r>
        <w:rPr>
          <w:rFonts w:hint="eastAsia"/>
        </w:rPr>
        <w:t>011</w:t>
      </w:r>
      <w:r>
        <w:rPr>
          <w:rFonts w:hint="eastAsia"/>
        </w:rPr>
        <w:t>，表示最新访问右子树的左子树。</w:t>
      </w:r>
    </w:p>
    <w:p w14:paraId="5140A9C3" w14:textId="77777777" w:rsidR="00293CF1" w:rsidRDefault="00293CF1" w:rsidP="00293CF1">
      <w:pPr>
        <w:pStyle w:val="af9"/>
      </w:pPr>
      <w:r>
        <w:rPr>
          <w:rFonts w:hint="eastAsia"/>
        </w:rPr>
        <w:object w:dxaOrig="10821" w:dyaOrig="2461" w14:anchorId="669CD2BF">
          <v:shape id="_x0000_i1056" type="#_x0000_t75" style="width:305.25pt;height:70.5pt" o:ole="">
            <v:imagedata r:id="rId72" o:title=""/>
          </v:shape>
          <o:OLEObject Type="Embed" ProgID="Visio.Drawing.15" ShapeID="_x0000_i1056" DrawAspect="Content" ObjectID="_1839588105" r:id="rId73"/>
        </w:object>
      </w:r>
    </w:p>
    <w:p w14:paraId="38BD8DB5" w14:textId="77777777" w:rsidR="00293CF1" w:rsidRDefault="00293CF1" w:rsidP="00293CF1">
      <w:pPr>
        <w:ind w:firstLine="480"/>
      </w:pPr>
      <w:r>
        <w:rPr>
          <w:rFonts w:hint="eastAsia"/>
        </w:rPr>
        <w:t>访问</w:t>
      </w:r>
      <w:r>
        <w:rPr>
          <w:rFonts w:hint="eastAsia"/>
        </w:rPr>
        <w:t>E</w:t>
      </w:r>
      <w:r>
        <w:rPr>
          <w:rFonts w:hint="eastAsia"/>
        </w:rPr>
        <w:t>未命中；根据前一步</w:t>
      </w:r>
      <w:r>
        <w:rPr>
          <w:rFonts w:hint="eastAsia"/>
        </w:rPr>
        <w:t>011</w:t>
      </w:r>
      <w:r>
        <w:rPr>
          <w:rFonts w:hint="eastAsia"/>
        </w:rPr>
        <w:t>，淘汰</w:t>
      </w:r>
      <w:r>
        <w:rPr>
          <w:rFonts w:hint="eastAsia"/>
        </w:rPr>
        <w:t>l1</w:t>
      </w:r>
      <w:r>
        <w:rPr>
          <w:rFonts w:hint="eastAsia"/>
        </w:rPr>
        <w:t>（左子树的右子树）；替换后更新为</w:t>
      </w:r>
      <w:r>
        <w:rPr>
          <w:rFonts w:hint="eastAsia"/>
        </w:rPr>
        <w:t>101</w:t>
      </w:r>
      <w:r>
        <w:rPr>
          <w:rFonts w:hint="eastAsia"/>
        </w:rPr>
        <w:t>，表示最新访问左子树的右子树。</w:t>
      </w:r>
    </w:p>
    <w:p w14:paraId="5AF239DC" w14:textId="77777777" w:rsidR="00293CF1" w:rsidRDefault="00293CF1" w:rsidP="00293CF1">
      <w:pPr>
        <w:pStyle w:val="af"/>
        <w:numPr>
          <w:ilvl w:val="0"/>
          <w:numId w:val="107"/>
        </w:numPr>
        <w:ind w:firstLineChars="0"/>
      </w:pPr>
      <w:r>
        <w:rPr>
          <w:rFonts w:hint="eastAsia"/>
        </w:rPr>
        <w:t>SRRIP</w:t>
      </w:r>
      <w:r>
        <w:rPr>
          <w:rFonts w:hint="eastAsia"/>
        </w:rPr>
        <w:t>算法</w:t>
      </w:r>
    </w:p>
    <w:p w14:paraId="19A29659" w14:textId="77777777" w:rsidR="00293CF1" w:rsidRDefault="00293CF1" w:rsidP="00293CF1">
      <w:pPr>
        <w:ind w:firstLine="480"/>
      </w:pPr>
      <w:r>
        <w:rPr>
          <w:rFonts w:hint="eastAsia"/>
        </w:rPr>
        <w:t>RRIP</w:t>
      </w:r>
      <w:r>
        <w:rPr>
          <w:rFonts w:hint="eastAsia"/>
        </w:rPr>
        <w:t>类算法对每个</w:t>
      </w:r>
      <w:r>
        <w:rPr>
          <w:rFonts w:hint="eastAsia"/>
        </w:rPr>
        <w:t>Cache line</w:t>
      </w:r>
      <w:r>
        <w:rPr>
          <w:rFonts w:hint="eastAsia"/>
        </w:rPr>
        <w:t>定义</w:t>
      </w:r>
      <w:r>
        <w:rPr>
          <w:rFonts w:hint="eastAsia"/>
        </w:rPr>
        <w:t>M</w:t>
      </w:r>
      <w:r>
        <w:rPr>
          <w:rFonts w:hint="eastAsia"/>
        </w:rPr>
        <w:t>比特的</w:t>
      </w:r>
      <w:r>
        <w:rPr>
          <w:rFonts w:hint="eastAsia"/>
        </w:rPr>
        <w:t>RRPV</w:t>
      </w:r>
      <w:r>
        <w:rPr>
          <w:rFonts w:hint="eastAsia"/>
        </w:rPr>
        <w:t>（</w:t>
      </w:r>
      <w:r>
        <w:rPr>
          <w:rFonts w:hint="eastAsia"/>
        </w:rPr>
        <w:t>Re- reference Prediction Values</w:t>
      </w:r>
      <w:r>
        <w:rPr>
          <w:rFonts w:hint="eastAsia"/>
        </w:rPr>
        <w:t>）值，表示当前</w:t>
      </w:r>
      <w:r>
        <w:rPr>
          <w:rFonts w:hint="eastAsia"/>
        </w:rPr>
        <w:t>Cache line</w:t>
      </w:r>
      <w:r>
        <w:rPr>
          <w:rFonts w:hint="eastAsia"/>
        </w:rPr>
        <w:t>被替换出去的可能性，越大越容易被替换出去。</w:t>
      </w:r>
    </w:p>
    <w:p w14:paraId="0D6E9D9E" w14:textId="77777777" w:rsidR="00293CF1" w:rsidRDefault="00293CF1" w:rsidP="00293CF1">
      <w:pPr>
        <w:ind w:firstLine="480"/>
      </w:pPr>
      <w:r>
        <w:rPr>
          <w:rFonts w:hint="eastAsia"/>
        </w:rPr>
        <w:t>注：</w:t>
      </w:r>
      <w:r>
        <w:rPr>
          <w:rFonts w:hint="eastAsia"/>
        </w:rPr>
        <w:t>RRIP</w:t>
      </w:r>
      <w:r>
        <w:rPr>
          <w:rFonts w:hint="eastAsia"/>
        </w:rPr>
        <w:t>类算法包括</w:t>
      </w:r>
      <w:r>
        <w:rPr>
          <w:rFonts w:hint="eastAsia"/>
        </w:rPr>
        <w:t>SRRIP</w:t>
      </w:r>
      <w:r>
        <w:rPr>
          <w:rFonts w:hint="eastAsia"/>
        </w:rPr>
        <w:t>、</w:t>
      </w:r>
      <w:r>
        <w:rPr>
          <w:rFonts w:hint="eastAsia"/>
        </w:rPr>
        <w:t>BRRIP</w:t>
      </w:r>
      <w:r>
        <w:rPr>
          <w:rFonts w:hint="eastAsia"/>
        </w:rPr>
        <w:t>、</w:t>
      </w:r>
      <w:r>
        <w:rPr>
          <w:rFonts w:hint="eastAsia"/>
        </w:rPr>
        <w:t>DRRIP</w:t>
      </w:r>
      <w:r>
        <w:rPr>
          <w:rFonts w:hint="eastAsia"/>
        </w:rPr>
        <w:t>等算法；该类算法实施基础相同（即</w:t>
      </w:r>
      <w:r>
        <w:rPr>
          <w:rFonts w:hint="eastAsia"/>
        </w:rPr>
        <w:t>M</w:t>
      </w:r>
      <w:r>
        <w:rPr>
          <w:rFonts w:hint="eastAsia"/>
        </w:rPr>
        <w:t>比特、量化最大值淘汰）；区别仅在于量化值的更新策略。后续将根据真实</w:t>
      </w:r>
      <w:r>
        <w:rPr>
          <w:rFonts w:hint="eastAsia"/>
        </w:rPr>
        <w:t>Trace</w:t>
      </w:r>
      <w:r>
        <w:rPr>
          <w:rFonts w:hint="eastAsia"/>
        </w:rPr>
        <w:t>数据筛选最优策略实施。</w:t>
      </w:r>
    </w:p>
    <w:p w14:paraId="67A15C3C" w14:textId="77777777" w:rsidR="00293CF1" w:rsidRDefault="00293CF1" w:rsidP="00293CF1">
      <w:pPr>
        <w:ind w:firstLine="480"/>
      </w:pPr>
      <w:r>
        <w:rPr>
          <w:rFonts w:hint="eastAsia"/>
        </w:rPr>
        <w:t>更新规则：在</w:t>
      </w:r>
      <w:r>
        <w:rPr>
          <w:rFonts w:hint="eastAsia"/>
        </w:rPr>
        <w:t>SRRIP</w:t>
      </w:r>
      <w:r>
        <w:rPr>
          <w:rFonts w:hint="eastAsia"/>
        </w:rPr>
        <w:t>算法中，当某一</w:t>
      </w:r>
      <w:r>
        <w:rPr>
          <w:rFonts w:hint="eastAsia"/>
        </w:rPr>
        <w:t>Cache line</w:t>
      </w:r>
      <w:r>
        <w:rPr>
          <w:rFonts w:hint="eastAsia"/>
        </w:rPr>
        <w:t>缓存命中时，该</w:t>
      </w:r>
      <w:r>
        <w:rPr>
          <w:rFonts w:hint="eastAsia"/>
        </w:rPr>
        <w:t>Cache line</w:t>
      </w:r>
      <w:r>
        <w:rPr>
          <w:rFonts w:hint="eastAsia"/>
        </w:rPr>
        <w:t>的</w:t>
      </w:r>
      <w:r>
        <w:rPr>
          <w:rFonts w:hint="eastAsia"/>
        </w:rPr>
        <w:t>RRPV</w:t>
      </w:r>
      <w:r>
        <w:rPr>
          <w:rFonts w:hint="eastAsia"/>
        </w:rPr>
        <w:t>被设置为“</w:t>
      </w:r>
      <w:r>
        <w:rPr>
          <w:rFonts w:hint="eastAsia"/>
        </w:rPr>
        <w:t>0</w:t>
      </w:r>
      <w:r>
        <w:rPr>
          <w:rFonts w:hint="eastAsia"/>
        </w:rPr>
        <w:t>”表示在最近的将来，该</w:t>
      </w:r>
      <w:r>
        <w:rPr>
          <w:rFonts w:hint="eastAsia"/>
        </w:rPr>
        <w:t>Cache line</w:t>
      </w:r>
      <w:r>
        <w:rPr>
          <w:rFonts w:hint="eastAsia"/>
        </w:rPr>
        <w:t>很可能被再次访问。当发生缓存未命中时，</w:t>
      </w:r>
      <w:r>
        <w:rPr>
          <w:rFonts w:hint="eastAsia"/>
        </w:rPr>
        <w:t>SRRIP</w:t>
      </w:r>
      <w:r>
        <w:rPr>
          <w:rFonts w:hint="eastAsia"/>
        </w:rPr>
        <w:t>替换算法从左至右扫描</w:t>
      </w:r>
      <w:r>
        <w:rPr>
          <w:rFonts w:hint="eastAsia"/>
        </w:rPr>
        <w:t>RRPV</w:t>
      </w:r>
      <w:r>
        <w:rPr>
          <w:rFonts w:hint="eastAsia"/>
        </w:rPr>
        <w:t>为</w:t>
      </w:r>
      <w:r w:rsidRPr="00025957">
        <w:rPr>
          <w:position w:val="-4"/>
        </w:rPr>
        <w:object w:dxaOrig="660" w:dyaOrig="300" w14:anchorId="294DD00A">
          <v:shape id="_x0000_i1057" type="#_x0000_t75" style="width:34.5pt;height:15pt" o:ole="">
            <v:imagedata r:id="rId74" o:title=""/>
          </v:shape>
          <o:OLEObject Type="Embed" ProgID="Equation.DSMT4" ShapeID="_x0000_i1057" DrawAspect="Content" ObjectID="_1839588106" r:id="rId75"/>
        </w:object>
      </w:r>
      <w:r>
        <w:rPr>
          <w:rFonts w:hint="eastAsia"/>
        </w:rPr>
        <w:t>的</w:t>
      </w:r>
      <w:r>
        <w:rPr>
          <w:rFonts w:hint="eastAsia"/>
        </w:rPr>
        <w:t>Cache line</w:t>
      </w:r>
      <w:r>
        <w:rPr>
          <w:rFonts w:hint="eastAsia"/>
        </w:rPr>
        <w:t>，如果找到则淘汰该</w:t>
      </w:r>
      <w:r>
        <w:rPr>
          <w:rFonts w:hint="eastAsia"/>
        </w:rPr>
        <w:t>Cache line</w:t>
      </w:r>
      <w:r>
        <w:rPr>
          <w:rFonts w:hint="eastAsia"/>
        </w:rPr>
        <w:t>，并将新插入的</w:t>
      </w:r>
      <w:r>
        <w:rPr>
          <w:rFonts w:hint="eastAsia"/>
        </w:rPr>
        <w:t>Cache line</w:t>
      </w:r>
      <w:r>
        <w:rPr>
          <w:rFonts w:hint="eastAsia"/>
        </w:rPr>
        <w:t>的</w:t>
      </w:r>
      <w:r>
        <w:rPr>
          <w:rFonts w:hint="eastAsia"/>
        </w:rPr>
        <w:t>RRPV</w:t>
      </w:r>
      <w:r>
        <w:rPr>
          <w:rFonts w:hint="eastAsia"/>
        </w:rPr>
        <w:t>置为</w:t>
      </w:r>
      <w:r w:rsidRPr="00025957">
        <w:rPr>
          <w:position w:val="-4"/>
        </w:rPr>
        <w:object w:dxaOrig="700" w:dyaOrig="300" w14:anchorId="2932E3A1">
          <v:shape id="_x0000_i1058" type="#_x0000_t75" style="width:36pt;height:15pt" o:ole="">
            <v:imagedata r:id="rId76" o:title=""/>
          </v:shape>
          <o:OLEObject Type="Embed" ProgID="Equation.DSMT4" ShapeID="_x0000_i1058" DrawAspect="Content" ObjectID="_1839588107" r:id="rId77"/>
        </w:object>
      </w:r>
      <w:r>
        <w:rPr>
          <w:rFonts w:hint="eastAsia"/>
        </w:rPr>
        <w:t>，如果没有找到，那么将所有</w:t>
      </w:r>
      <w:r>
        <w:rPr>
          <w:rFonts w:hint="eastAsia"/>
        </w:rPr>
        <w:t>Cache line</w:t>
      </w:r>
      <w:r>
        <w:rPr>
          <w:rFonts w:hint="eastAsia"/>
        </w:rPr>
        <w:t>的</w:t>
      </w:r>
      <w:r>
        <w:rPr>
          <w:rFonts w:hint="eastAsia"/>
        </w:rPr>
        <w:t>RRPV</w:t>
      </w:r>
      <w:r>
        <w:rPr>
          <w:rFonts w:hint="eastAsia"/>
        </w:rPr>
        <w:t>增加</w:t>
      </w:r>
      <w:r>
        <w:rPr>
          <w:rFonts w:hint="eastAsia"/>
        </w:rPr>
        <w:t>1</w:t>
      </w:r>
      <w:r>
        <w:rPr>
          <w:rFonts w:hint="eastAsia"/>
        </w:rPr>
        <w:t>，重新从左至右扫描。</w:t>
      </w:r>
    </w:p>
    <w:p w14:paraId="345C5F96" w14:textId="77777777" w:rsidR="00293CF1" w:rsidRDefault="00293CF1" w:rsidP="00293CF1">
      <w:pPr>
        <w:ind w:firstLine="480"/>
      </w:pPr>
      <w:r>
        <w:rPr>
          <w:rFonts w:hint="eastAsia"/>
        </w:rPr>
        <w:t>示例：假设</w:t>
      </w:r>
      <w:r>
        <w:rPr>
          <w:rFonts w:hint="eastAsia"/>
        </w:rPr>
        <w:t>n=4</w:t>
      </w:r>
      <w:r>
        <w:rPr>
          <w:rFonts w:hint="eastAsia"/>
        </w:rPr>
        <w:t>，已访问</w:t>
      </w:r>
      <w:r>
        <w:rPr>
          <w:rFonts w:hint="eastAsia"/>
        </w:rPr>
        <w:t>ABCD</w:t>
      </w:r>
      <w:r>
        <w:rPr>
          <w:rFonts w:hint="eastAsia"/>
        </w:rPr>
        <w:t>，正在访问</w:t>
      </w:r>
      <w:r>
        <w:rPr>
          <w:rFonts w:hint="eastAsia"/>
        </w:rPr>
        <w:t>BEF</w:t>
      </w:r>
      <w:r>
        <w:rPr>
          <w:rFonts w:hint="eastAsia"/>
        </w:rPr>
        <w:t>。</w:t>
      </w:r>
      <w:r>
        <w:rPr>
          <w:rFonts w:hint="eastAsia"/>
        </w:rPr>
        <w:t>M=2</w:t>
      </w:r>
      <w:r>
        <w:rPr>
          <w:rFonts w:hint="eastAsia"/>
        </w:rPr>
        <w:t>，</w:t>
      </w:r>
      <w:r>
        <w:rPr>
          <w:rFonts w:hint="eastAsia"/>
        </w:rPr>
        <w:t>RRPV</w:t>
      </w:r>
      <w:r>
        <w:rPr>
          <w:rFonts w:hint="eastAsia"/>
        </w:rPr>
        <w:t>的范围为</w:t>
      </w:r>
      <w:r>
        <w:rPr>
          <w:rFonts w:hint="eastAsia"/>
        </w:rPr>
        <w:t>[0,3]</w:t>
      </w:r>
      <w:r>
        <w:rPr>
          <w:rFonts w:hint="eastAsia"/>
        </w:rPr>
        <w:t>。</w:t>
      </w:r>
    </w:p>
    <w:p w14:paraId="56CBC5A6" w14:textId="77777777" w:rsidR="00293CF1" w:rsidRDefault="00293CF1" w:rsidP="00293CF1">
      <w:pPr>
        <w:pStyle w:val="af9"/>
      </w:pPr>
      <w:r>
        <w:rPr>
          <w:rFonts w:hint="eastAsia"/>
        </w:rPr>
        <w:object w:dxaOrig="10251" w:dyaOrig="2461" w14:anchorId="205362B8">
          <v:shape id="_x0000_i1059" type="#_x0000_t75" style="width:282pt;height:66pt" o:ole="">
            <v:imagedata r:id="rId78" o:title=""/>
          </v:shape>
          <o:OLEObject Type="Embed" ProgID="Visio.Drawing.15" ShapeID="_x0000_i1059" DrawAspect="Content" ObjectID="_1839588108" r:id="rId79"/>
        </w:object>
      </w:r>
    </w:p>
    <w:p w14:paraId="626A4812" w14:textId="77777777" w:rsidR="00293CF1" w:rsidRDefault="00293CF1" w:rsidP="00293CF1">
      <w:pPr>
        <w:pStyle w:val="af9"/>
      </w:pPr>
      <w:r>
        <w:rPr>
          <w:rFonts w:hint="eastAsia"/>
        </w:rPr>
        <w:object w:dxaOrig="10251" w:dyaOrig="2461" w14:anchorId="39FEEE68">
          <v:shape id="_x0000_i1060" type="#_x0000_t75" style="width:282pt;height:66pt" o:ole="">
            <v:imagedata r:id="rId80" o:title=""/>
          </v:shape>
          <o:OLEObject Type="Embed" ProgID="Visio.Drawing.15" ShapeID="_x0000_i1060" DrawAspect="Content" ObjectID="_1839588109" r:id="rId81"/>
        </w:object>
      </w:r>
    </w:p>
    <w:p w14:paraId="225BC16B" w14:textId="77777777" w:rsidR="00293CF1" w:rsidRDefault="00293CF1" w:rsidP="00293CF1">
      <w:pPr>
        <w:pStyle w:val="af9"/>
      </w:pPr>
      <w:r>
        <w:rPr>
          <w:rFonts w:hint="eastAsia"/>
        </w:rPr>
        <w:object w:dxaOrig="10251" w:dyaOrig="2461" w14:anchorId="040CE327">
          <v:shape id="_x0000_i1061" type="#_x0000_t75" style="width:282pt;height:66pt" o:ole="">
            <v:imagedata r:id="rId82" o:title=""/>
          </v:shape>
          <o:OLEObject Type="Embed" ProgID="Visio.Drawing.15" ShapeID="_x0000_i1061" DrawAspect="Content" ObjectID="_1839588110" r:id="rId83"/>
        </w:object>
      </w:r>
    </w:p>
    <w:p w14:paraId="3517E869" w14:textId="77777777" w:rsidR="00293CF1" w:rsidRDefault="00293CF1" w:rsidP="00293CF1">
      <w:pPr>
        <w:pStyle w:val="af9"/>
      </w:pPr>
      <w:r>
        <w:rPr>
          <w:rFonts w:hint="eastAsia"/>
        </w:rPr>
        <w:object w:dxaOrig="10251" w:dyaOrig="2461" w14:anchorId="7D72FAB3">
          <v:shape id="_x0000_i1062" type="#_x0000_t75" style="width:282pt;height:66pt" o:ole="">
            <v:imagedata r:id="rId84" o:title=""/>
          </v:shape>
          <o:OLEObject Type="Embed" ProgID="Visio.Drawing.15" ShapeID="_x0000_i1062" DrawAspect="Content" ObjectID="_1839588111" r:id="rId85"/>
        </w:object>
      </w:r>
    </w:p>
    <w:p w14:paraId="713BC302" w14:textId="77777777" w:rsidR="00293CF1" w:rsidRPr="00D95C24" w:rsidRDefault="00293CF1" w:rsidP="00293CF1">
      <w:pPr>
        <w:pStyle w:val="af9"/>
      </w:pPr>
      <w:r>
        <w:rPr>
          <w:rFonts w:hint="eastAsia"/>
        </w:rPr>
        <w:object w:dxaOrig="10251" w:dyaOrig="2461" w14:anchorId="3F089352">
          <v:shape id="_x0000_i1063" type="#_x0000_t75" style="width:282pt;height:66pt" o:ole="">
            <v:imagedata r:id="rId86" o:title=""/>
          </v:shape>
          <o:OLEObject Type="Embed" ProgID="Visio.Drawing.15" ShapeID="_x0000_i1063" DrawAspect="Content" ObjectID="_1839588112" r:id="rId87"/>
        </w:object>
      </w:r>
    </w:p>
    <w:p w14:paraId="1CB50CC7" w14:textId="77777777" w:rsidR="00293CF1" w:rsidRDefault="00293CF1" w:rsidP="00293CF1">
      <w:pPr>
        <w:ind w:firstLine="480"/>
      </w:pPr>
    </w:p>
    <w:p w14:paraId="68B7FB3E" w14:textId="77777777" w:rsidR="00293CF1" w:rsidRDefault="00293CF1" w:rsidP="00293CF1">
      <w:pPr>
        <w:pStyle w:val="3"/>
      </w:pPr>
      <w:bookmarkStart w:id="766" w:name="_Toc226106674"/>
      <w:bookmarkStart w:id="767" w:name="_Toc228214055"/>
      <w:r>
        <w:rPr>
          <w:rFonts w:hint="eastAsia"/>
        </w:rPr>
        <w:t>缓存条目失效</w:t>
      </w:r>
      <w:bookmarkEnd w:id="766"/>
      <w:bookmarkEnd w:id="767"/>
    </w:p>
    <w:p w14:paraId="752E6844" w14:textId="00468CC3" w:rsidR="00293CF1" w:rsidRDefault="00293CF1" w:rsidP="00293CF1">
      <w:pPr>
        <w:pStyle w:val="af"/>
        <w:numPr>
          <w:ilvl w:val="0"/>
          <w:numId w:val="107"/>
        </w:numPr>
        <w:ind w:firstLineChars="0"/>
      </w:pPr>
      <w:r>
        <w:rPr>
          <w:rFonts w:hint="eastAsia"/>
        </w:rPr>
        <w:t>PT Cache</w:t>
      </w:r>
      <w:r>
        <w:rPr>
          <w:rFonts w:hint="eastAsia"/>
        </w:rPr>
        <w:t>缓存中</w:t>
      </w:r>
      <w:r>
        <w:rPr>
          <w:rFonts w:hint="eastAsia"/>
        </w:rPr>
        <w:t>Cache line</w:t>
      </w:r>
      <w:r>
        <w:rPr>
          <w:rFonts w:hint="eastAsia"/>
        </w:rPr>
        <w:t>失效</w:t>
      </w:r>
      <w:ins w:id="768" w:author="Gavin Ma (马国臣)-人工智能研究院" w:date="2026-04-24T09:27:00Z">
        <w:r w:rsidR="00DD2F2D" w:rsidRPr="00DD2F2D">
          <w:rPr>
            <w:rFonts w:hint="eastAsia"/>
          </w:rPr>
          <w:t>由具体指令发起、或</w:t>
        </w:r>
        <w:r w:rsidR="00DD2F2D" w:rsidRPr="00DD2F2D">
          <w:rPr>
            <w:rFonts w:hint="eastAsia"/>
          </w:rPr>
          <w:t>device_id</w:t>
        </w:r>
        <w:r w:rsidR="00DD2F2D" w:rsidRPr="00DD2F2D">
          <w:rPr>
            <w:rFonts w:hint="eastAsia"/>
          </w:rPr>
          <w:t>、</w:t>
        </w:r>
        <w:r w:rsidR="00DD2F2D" w:rsidRPr="00DD2F2D">
          <w:rPr>
            <w:rFonts w:hint="eastAsia"/>
          </w:rPr>
          <w:t>process_id</w:t>
        </w:r>
        <w:r w:rsidR="00DD2F2D" w:rsidRPr="00DD2F2D">
          <w:rPr>
            <w:rFonts w:hint="eastAsia"/>
          </w:rPr>
          <w:t>失效时的</w:t>
        </w:r>
      </w:ins>
      <w:ins w:id="769" w:author="Gavin Ma (马国臣)-人工智能研究院" w:date="2026-04-24T09:54:00Z">
        <w:r w:rsidR="00F411D7">
          <w:rPr>
            <w:rFonts w:hint="eastAsia"/>
          </w:rPr>
          <w:t>触发</w:t>
        </w:r>
      </w:ins>
      <w:ins w:id="770" w:author="Gavin Ma (马国臣)-人工智能研究院" w:date="2026-04-24T09:55:00Z">
        <w:r w:rsidR="00F411D7">
          <w:rPr>
            <w:rFonts w:hint="eastAsia"/>
          </w:rPr>
          <w:t>逻辑</w:t>
        </w:r>
      </w:ins>
      <w:ins w:id="771" w:author="Gavin Ma (马国臣)-人工智能研究院" w:date="2026-04-24T09:27:00Z">
        <w:r w:rsidR="00DD2F2D" w:rsidRPr="00DD2F2D">
          <w:rPr>
            <w:rFonts w:hint="eastAsia"/>
          </w:rPr>
          <w:t>发起。（暂未明确操作系统在实现</w:t>
        </w:r>
        <w:r w:rsidR="00DD2F2D" w:rsidRPr="00DD2F2D">
          <w:rPr>
            <w:rFonts w:hint="eastAsia"/>
          </w:rPr>
          <w:t>device_id</w:t>
        </w:r>
        <w:r w:rsidR="00DD2F2D" w:rsidRPr="00DD2F2D">
          <w:rPr>
            <w:rFonts w:hint="eastAsia"/>
          </w:rPr>
          <w:t>、</w:t>
        </w:r>
        <w:r w:rsidR="00DD2F2D" w:rsidRPr="00DD2F2D">
          <w:rPr>
            <w:rFonts w:hint="eastAsia"/>
          </w:rPr>
          <w:t>process_id</w:t>
        </w:r>
        <w:r w:rsidR="00DD2F2D" w:rsidRPr="00DD2F2D">
          <w:rPr>
            <w:rFonts w:hint="eastAsia"/>
          </w:rPr>
          <w:t>时是否会同步发起页表失效操作，若会同步发起，则不需要额外实现失效</w:t>
        </w:r>
        <w:r w:rsidR="00DD2F2D" w:rsidRPr="00DD2F2D">
          <w:rPr>
            <w:rFonts w:hint="eastAsia"/>
          </w:rPr>
          <w:t>device_id</w:t>
        </w:r>
        <w:r w:rsidR="00DD2F2D" w:rsidRPr="00DD2F2D">
          <w:rPr>
            <w:rFonts w:hint="eastAsia"/>
          </w:rPr>
          <w:t>、</w:t>
        </w:r>
        <w:r w:rsidR="00DD2F2D" w:rsidRPr="00DD2F2D">
          <w:rPr>
            <w:rFonts w:hint="eastAsia"/>
          </w:rPr>
          <w:t>process_id</w:t>
        </w:r>
        <w:r w:rsidR="00DD2F2D" w:rsidRPr="00DD2F2D">
          <w:rPr>
            <w:rFonts w:hint="eastAsia"/>
          </w:rPr>
          <w:t>的关联失效操作。）</w:t>
        </w:r>
      </w:ins>
      <w:del w:id="772" w:author="Gavin Ma (马国臣)-人工智能研究院" w:date="2026-04-24T09:27:00Z">
        <w:r w:rsidDel="00DD2F2D">
          <w:rPr>
            <w:rFonts w:hint="eastAsia"/>
          </w:rPr>
          <w:delText>指令由操作系统</w:delText>
        </w:r>
        <w:r w:rsidDel="00DD2F2D">
          <w:rPr>
            <w:rFonts w:hint="eastAsia"/>
          </w:rPr>
          <w:delText>/</w:delText>
        </w:r>
        <w:r w:rsidDel="00DD2F2D">
          <w:rPr>
            <w:rFonts w:hint="eastAsia"/>
          </w:rPr>
          <w:delText>固件侧触发（内存中</w:delText>
        </w:r>
        <w:r w:rsidDel="00DD2F2D">
          <w:rPr>
            <w:rFonts w:hint="eastAsia"/>
          </w:rPr>
          <w:delText>page table</w:delText>
        </w:r>
        <w:r w:rsidDel="00DD2F2D">
          <w:rPr>
            <w:rFonts w:hint="eastAsia"/>
          </w:rPr>
          <w:delText>修改）、或</w:delText>
        </w:r>
        <w:r w:rsidDel="00DD2F2D">
          <w:rPr>
            <w:rFonts w:hint="eastAsia"/>
          </w:rPr>
          <w:delText>device_id</w:delText>
        </w:r>
        <w:r w:rsidDel="00DD2F2D">
          <w:rPr>
            <w:rFonts w:hint="eastAsia"/>
          </w:rPr>
          <w:delText>、</w:delText>
        </w:r>
        <w:r w:rsidDel="00DD2F2D">
          <w:rPr>
            <w:rFonts w:hint="eastAsia"/>
          </w:rPr>
          <w:delText>process_id</w:delText>
        </w:r>
        <w:r w:rsidDel="00DD2F2D">
          <w:rPr>
            <w:rFonts w:hint="eastAsia"/>
          </w:rPr>
          <w:delText>失效时的控制模块管理</w:delText>
        </w:r>
        <w:r w:rsidDel="00DD2F2D">
          <w:rPr>
            <w:rFonts w:hint="eastAsia"/>
          </w:rPr>
          <w:delText>/</w:delText>
        </w:r>
        <w:r w:rsidDel="00DD2F2D">
          <w:rPr>
            <w:rFonts w:hint="eastAsia"/>
          </w:rPr>
          <w:delText>发起。</w:delText>
        </w:r>
      </w:del>
    </w:p>
    <w:p w14:paraId="1062E461" w14:textId="77777777" w:rsidR="00293CF1" w:rsidRDefault="00293CF1" w:rsidP="00293CF1">
      <w:pPr>
        <w:pStyle w:val="af"/>
        <w:numPr>
          <w:ilvl w:val="0"/>
          <w:numId w:val="107"/>
        </w:numPr>
        <w:ind w:firstLineChars="0"/>
      </w:pPr>
      <w:r>
        <w:rPr>
          <w:rFonts w:hint="eastAsia"/>
        </w:rPr>
        <w:t>在</w:t>
      </w:r>
      <w:r>
        <w:rPr>
          <w:rFonts w:hint="eastAsia"/>
        </w:rPr>
        <w:t>PT Cache</w:t>
      </w:r>
      <w:r>
        <w:rPr>
          <w:rFonts w:hint="eastAsia"/>
        </w:rPr>
        <w:t>缓存中，失效操作指令</w:t>
      </w:r>
      <w:r w:rsidRPr="00645F5E">
        <w:t>IOTINVAL.VMA</w:t>
      </w:r>
      <w:r>
        <w:rPr>
          <w:rFonts w:hint="eastAsia"/>
        </w:rPr>
        <w:t>，</w:t>
      </w:r>
      <w:r w:rsidRPr="00645F5E">
        <w:t>IOTINVAL.</w:t>
      </w:r>
      <w:r>
        <w:rPr>
          <w:rFonts w:hint="eastAsia"/>
        </w:rPr>
        <w:t>G</w:t>
      </w:r>
      <w:r w:rsidRPr="00645F5E">
        <w:t>VMA</w:t>
      </w:r>
      <w:r>
        <w:rPr>
          <w:rFonts w:hint="eastAsia"/>
        </w:rPr>
        <w:t>，分别用于失效第一阶段页表项、第二阶段页表项。</w:t>
      </w:r>
    </w:p>
    <w:p w14:paraId="3CE01177" w14:textId="77777777" w:rsidR="00293CF1" w:rsidRDefault="00293CF1" w:rsidP="00293CF1">
      <w:pPr>
        <w:pStyle w:val="af"/>
        <w:numPr>
          <w:ilvl w:val="0"/>
          <w:numId w:val="107"/>
        </w:numPr>
        <w:ind w:firstLineChars="0"/>
      </w:pPr>
      <w:r>
        <w:rPr>
          <w:rFonts w:hint="eastAsia"/>
        </w:rPr>
        <w:t>（注</w:t>
      </w:r>
      <w:r>
        <w:rPr>
          <w:rFonts w:hint="eastAsia"/>
        </w:rPr>
        <w:t>1</w:t>
      </w:r>
      <w:r>
        <w:rPr>
          <w:rFonts w:hint="eastAsia"/>
        </w:rPr>
        <w:t>：</w:t>
      </w:r>
      <w:r>
        <w:rPr>
          <w:rFonts w:hint="eastAsia"/>
        </w:rPr>
        <w:t>IOMMU</w:t>
      </w:r>
      <w:r>
        <w:rPr>
          <w:rFonts w:hint="eastAsia"/>
        </w:rPr>
        <w:t>地址翻译</w:t>
      </w:r>
      <w:r>
        <w:rPr>
          <w:rFonts w:hint="eastAsia"/>
        </w:rPr>
        <w:t>3</w:t>
      </w:r>
      <w:r>
        <w:rPr>
          <w:rFonts w:hint="eastAsia"/>
        </w:rPr>
        <w:t>类典型场景：第一、第二阶段，仅第一阶段，仅第二阶段。注</w:t>
      </w:r>
      <w:r>
        <w:rPr>
          <w:rFonts w:hint="eastAsia"/>
        </w:rPr>
        <w:t>2</w:t>
      </w:r>
      <w:r>
        <w:rPr>
          <w:rFonts w:hint="eastAsia"/>
        </w:rPr>
        <w:t>：对每组</w:t>
      </w:r>
      <w:r>
        <w:rPr>
          <w:rFonts w:hint="eastAsia"/>
        </w:rPr>
        <w:t>GSCID</w:t>
      </w:r>
      <w:r>
        <w:rPr>
          <w:rFonts w:hint="eastAsia"/>
        </w:rPr>
        <w:t>、</w:t>
      </w:r>
      <w:r>
        <w:rPr>
          <w:rFonts w:hint="eastAsia"/>
        </w:rPr>
        <w:t>PSCID</w:t>
      </w:r>
      <w:r>
        <w:rPr>
          <w:rFonts w:hint="eastAsia"/>
        </w:rPr>
        <w:t>，有各自对应</w:t>
      </w:r>
      <w:r>
        <w:rPr>
          <w:rFonts w:hint="eastAsia"/>
        </w:rPr>
        <w:t>PT</w:t>
      </w:r>
      <w:r>
        <w:rPr>
          <w:rFonts w:hint="eastAsia"/>
        </w:rPr>
        <w:t>，互相不复用）。三类失效指令操作思路：</w:t>
      </w:r>
    </w:p>
    <w:p w14:paraId="7B0ACCDB" w14:textId="77777777" w:rsidR="00293CF1" w:rsidRDefault="00293CF1" w:rsidP="00293CF1">
      <w:pPr>
        <w:pStyle w:val="af"/>
        <w:numPr>
          <w:ilvl w:val="1"/>
          <w:numId w:val="107"/>
        </w:numPr>
        <w:ind w:firstLineChars="0"/>
      </w:pPr>
      <w:r>
        <w:rPr>
          <w:rFonts w:hint="eastAsia"/>
        </w:rPr>
        <w:t>失效指令</w:t>
      </w:r>
      <w:r w:rsidRPr="00645F5E">
        <w:t>IOTINVAL.VMA</w:t>
      </w:r>
      <w:r>
        <w:rPr>
          <w:rFonts w:hint="eastAsia"/>
        </w:rPr>
        <w:t>，索引信息</w:t>
      </w:r>
      <w:r>
        <w:rPr>
          <w:rFonts w:hint="eastAsia"/>
        </w:rPr>
        <w:t>GSCID</w:t>
      </w:r>
      <w:r>
        <w:rPr>
          <w:rFonts w:hint="eastAsia"/>
        </w:rPr>
        <w:t>、</w:t>
      </w:r>
      <w:r>
        <w:rPr>
          <w:rFonts w:hint="eastAsia"/>
        </w:rPr>
        <w:t>PSCID</w:t>
      </w:r>
      <w:r>
        <w:rPr>
          <w:rFonts w:hint="eastAsia"/>
        </w:rPr>
        <w:t>、</w:t>
      </w:r>
      <w:r>
        <w:rPr>
          <w:rFonts w:hint="eastAsia"/>
        </w:rPr>
        <w:t>IOVA</w:t>
      </w:r>
      <w:r>
        <w:rPr>
          <w:rFonts w:hint="eastAsia"/>
        </w:rPr>
        <w:t>，对应第一、第二阶段同时开启。此时根据索引信息执行缓存命中查询，并将</w:t>
      </w:r>
      <w:r>
        <w:rPr>
          <w:rFonts w:hint="eastAsia"/>
        </w:rPr>
        <w:t>PT Cache</w:t>
      </w:r>
      <w:r>
        <w:rPr>
          <w:rFonts w:hint="eastAsia"/>
        </w:rPr>
        <w:t>的命中</w:t>
      </w:r>
      <w:r>
        <w:rPr>
          <w:rFonts w:hint="eastAsia"/>
        </w:rPr>
        <w:t>Cache line</w:t>
      </w:r>
      <w:r>
        <w:rPr>
          <w:rFonts w:hint="eastAsia"/>
        </w:rPr>
        <w:t>设置为无效。（关联操作）利用索引信息，同步在</w:t>
      </w:r>
      <w:r>
        <w:rPr>
          <w:rFonts w:hint="eastAsia"/>
        </w:rPr>
        <w:t>walker Cache</w:t>
      </w:r>
      <w:r>
        <w:rPr>
          <w:rFonts w:hint="eastAsia"/>
        </w:rPr>
        <w:t>中执行缓存命中查询并失效命中</w:t>
      </w:r>
      <w:r>
        <w:rPr>
          <w:rFonts w:hint="eastAsia"/>
        </w:rPr>
        <w:t>Cache line</w:t>
      </w:r>
      <w:r>
        <w:rPr>
          <w:rFonts w:hint="eastAsia"/>
        </w:rPr>
        <w:t>。</w:t>
      </w:r>
    </w:p>
    <w:p w14:paraId="6861EA76" w14:textId="77777777" w:rsidR="00293CF1" w:rsidRDefault="00293CF1" w:rsidP="00293CF1">
      <w:pPr>
        <w:pStyle w:val="af"/>
        <w:numPr>
          <w:ilvl w:val="1"/>
          <w:numId w:val="107"/>
        </w:numPr>
        <w:ind w:firstLineChars="0"/>
      </w:pPr>
      <w:r>
        <w:rPr>
          <w:rFonts w:hint="eastAsia"/>
        </w:rPr>
        <w:t>指令</w:t>
      </w:r>
      <w:r w:rsidRPr="00645F5E">
        <w:t>IOTINVAL.VMA</w:t>
      </w:r>
      <w:r>
        <w:rPr>
          <w:rFonts w:hint="eastAsia"/>
        </w:rPr>
        <w:t>，索引</w:t>
      </w:r>
      <w:r>
        <w:rPr>
          <w:rFonts w:hint="eastAsia"/>
        </w:rPr>
        <w:t>PSCID</w:t>
      </w:r>
      <w:r>
        <w:rPr>
          <w:rFonts w:hint="eastAsia"/>
        </w:rPr>
        <w:t>、</w:t>
      </w:r>
      <w:r>
        <w:rPr>
          <w:rFonts w:hint="eastAsia"/>
        </w:rPr>
        <w:t>IOVA</w:t>
      </w:r>
      <w:r>
        <w:rPr>
          <w:rFonts w:hint="eastAsia"/>
        </w:rPr>
        <w:t>，对应仅第一阶段开启。根据</w:t>
      </w:r>
      <w:r>
        <w:rPr>
          <w:rFonts w:hint="eastAsia"/>
        </w:rPr>
        <w:t>PSCID</w:t>
      </w:r>
      <w:r>
        <w:rPr>
          <w:rFonts w:hint="eastAsia"/>
        </w:rPr>
        <w:t>、</w:t>
      </w:r>
      <w:r>
        <w:rPr>
          <w:rFonts w:hint="eastAsia"/>
        </w:rPr>
        <w:t>IOVA</w:t>
      </w:r>
      <w:r>
        <w:rPr>
          <w:rFonts w:hint="eastAsia"/>
        </w:rPr>
        <w:t>和配置</w:t>
      </w:r>
      <w:r>
        <w:rPr>
          <w:rFonts w:hint="eastAsia"/>
        </w:rPr>
        <w:t>GSCID</w:t>
      </w:r>
      <w:r>
        <w:rPr>
          <w:rFonts w:hint="eastAsia"/>
        </w:rPr>
        <w:t>占位值，完成散列函数计算并执行缓存命中查询，将</w:t>
      </w:r>
      <w:r>
        <w:rPr>
          <w:rFonts w:hint="eastAsia"/>
        </w:rPr>
        <w:t>PT Cache</w:t>
      </w:r>
      <w:r>
        <w:rPr>
          <w:rFonts w:hint="eastAsia"/>
        </w:rPr>
        <w:t>的命中</w:t>
      </w:r>
      <w:r>
        <w:rPr>
          <w:rFonts w:hint="eastAsia"/>
        </w:rPr>
        <w:t>Cache line</w:t>
      </w:r>
      <w:r>
        <w:rPr>
          <w:rFonts w:hint="eastAsia"/>
        </w:rPr>
        <w:t>设置为无效。（关联操作）利用索引信息，同步在</w:t>
      </w:r>
      <w:r>
        <w:rPr>
          <w:rFonts w:hint="eastAsia"/>
        </w:rPr>
        <w:t>walker Cache</w:t>
      </w:r>
      <w:r>
        <w:rPr>
          <w:rFonts w:hint="eastAsia"/>
        </w:rPr>
        <w:t>中执行缓存命中查询并失效命中</w:t>
      </w:r>
      <w:r>
        <w:rPr>
          <w:rFonts w:hint="eastAsia"/>
        </w:rPr>
        <w:t>Cache line</w:t>
      </w:r>
      <w:r>
        <w:rPr>
          <w:rFonts w:hint="eastAsia"/>
        </w:rPr>
        <w:t>。</w:t>
      </w:r>
    </w:p>
    <w:p w14:paraId="0F6CA948" w14:textId="1E696E84" w:rsidR="00293CF1" w:rsidDel="00473D11" w:rsidRDefault="00293CF1">
      <w:pPr>
        <w:pStyle w:val="af"/>
        <w:numPr>
          <w:ilvl w:val="1"/>
          <w:numId w:val="107"/>
        </w:numPr>
        <w:ind w:firstLineChars="0"/>
        <w:rPr>
          <w:del w:id="773" w:author="Gavin Ma (马国臣)-人工智能研究院" w:date="2026-04-24T11:21:00Z"/>
        </w:rPr>
      </w:pPr>
      <w:r>
        <w:rPr>
          <w:rFonts w:hint="eastAsia"/>
        </w:rPr>
        <w:t>【非典型场景】指令</w:t>
      </w:r>
      <w:r w:rsidRPr="00645F5E">
        <w:t>IOTINVAL.</w:t>
      </w:r>
      <w:r>
        <w:rPr>
          <w:rFonts w:hint="eastAsia"/>
        </w:rPr>
        <w:t>G</w:t>
      </w:r>
      <w:r w:rsidRPr="00645F5E">
        <w:t>VMA</w:t>
      </w:r>
      <w:r>
        <w:rPr>
          <w:rFonts w:hint="eastAsia"/>
        </w:rPr>
        <w:t>，索引</w:t>
      </w:r>
      <w:r>
        <w:rPr>
          <w:rFonts w:hint="eastAsia"/>
        </w:rPr>
        <w:t>GSCID</w:t>
      </w:r>
      <w:r>
        <w:rPr>
          <w:rFonts w:hint="eastAsia"/>
        </w:rPr>
        <w:t>、</w:t>
      </w:r>
      <w:r>
        <w:rPr>
          <w:rFonts w:hint="eastAsia"/>
        </w:rPr>
        <w:t>GPA</w:t>
      </w:r>
      <w:r>
        <w:rPr>
          <w:rFonts w:hint="eastAsia"/>
        </w:rPr>
        <w:t>，</w:t>
      </w:r>
      <w:del w:id="774" w:author="Gavin Ma (马国臣)-人工智能研究院" w:date="2026-04-24T11:21:00Z">
        <w:r w:rsidDel="00473D11">
          <w:rPr>
            <w:rFonts w:hint="eastAsia"/>
          </w:rPr>
          <w:delText>同时第一、第二阶段开启。在控制模块执行</w:delText>
        </w:r>
        <w:r w:rsidDel="00473D11">
          <w:rPr>
            <w:rFonts w:hint="eastAsia"/>
          </w:rPr>
          <w:delText>IOTINVAL.GVMA</w:delText>
        </w:r>
        <w:r w:rsidDel="00473D11">
          <w:rPr>
            <w:rFonts w:hint="eastAsia"/>
          </w:rPr>
          <w:delText>指令前，首先根据</w:delText>
        </w:r>
        <w:r w:rsidDel="00473D11">
          <w:rPr>
            <w:rFonts w:hint="eastAsia"/>
          </w:rPr>
          <w:delText>GSCID</w:delText>
        </w:r>
        <w:r w:rsidDel="00473D11">
          <w:rPr>
            <w:rFonts w:hint="eastAsia"/>
          </w:rPr>
          <w:delText>判断地址翻译开启情况（仅第二阶段、第一第二阶段同时开启）。若是两阶段同时开启，</w:delText>
        </w:r>
      </w:del>
      <w:r>
        <w:rPr>
          <w:rFonts w:hint="eastAsia"/>
        </w:rPr>
        <w:t>则根据</w:t>
      </w:r>
      <w:r>
        <w:rPr>
          <w:rFonts w:hint="eastAsia"/>
        </w:rPr>
        <w:t>GSCID</w:t>
      </w:r>
      <w:r>
        <w:rPr>
          <w:rFonts w:hint="eastAsia"/>
        </w:rPr>
        <w:t>索引信息，在</w:t>
      </w:r>
      <w:r>
        <w:rPr>
          <w:rFonts w:hint="eastAsia"/>
        </w:rPr>
        <w:t>PT Cache</w:t>
      </w:r>
      <w:r>
        <w:rPr>
          <w:rFonts w:hint="eastAsia"/>
        </w:rPr>
        <w:t>和</w:t>
      </w:r>
      <w:r>
        <w:rPr>
          <w:rFonts w:hint="eastAsia"/>
        </w:rPr>
        <w:t>walker Cache</w:t>
      </w:r>
      <w:r>
        <w:rPr>
          <w:rFonts w:hint="eastAsia"/>
        </w:rPr>
        <w:t>的扫描缓存表，并将匹配</w:t>
      </w:r>
      <w:r>
        <w:rPr>
          <w:rFonts w:hint="eastAsia"/>
        </w:rPr>
        <w:t>GSCID</w:t>
      </w:r>
      <w:r>
        <w:rPr>
          <w:rFonts w:hint="eastAsia"/>
        </w:rPr>
        <w:t>的所有</w:t>
      </w:r>
      <w:r>
        <w:rPr>
          <w:rFonts w:hint="eastAsia"/>
        </w:rPr>
        <w:t>Cache line</w:t>
      </w:r>
      <w:r>
        <w:rPr>
          <w:rFonts w:hint="eastAsia"/>
        </w:rPr>
        <w:t>失效。</w:t>
      </w:r>
    </w:p>
    <w:p w14:paraId="56A6DEA9" w14:textId="6D2E0047" w:rsidR="00293CF1" w:rsidRPr="003A4DF1" w:rsidDel="00473D11" w:rsidRDefault="00293CF1">
      <w:pPr>
        <w:pStyle w:val="af"/>
        <w:numPr>
          <w:ilvl w:val="1"/>
          <w:numId w:val="107"/>
        </w:numPr>
        <w:ind w:firstLineChars="0"/>
        <w:rPr>
          <w:del w:id="775" w:author="Gavin Ma (马国臣)-人工智能研究院" w:date="2026-04-24T11:21:00Z"/>
        </w:rPr>
      </w:pPr>
      <w:del w:id="776" w:author="Gavin Ma (马国臣)-人工智能研究院" w:date="2026-04-24T11:21:00Z">
        <w:r w:rsidDel="00473D11">
          <w:rPr>
            <w:rFonts w:hint="eastAsia"/>
          </w:rPr>
          <w:delText>指令</w:delText>
        </w:r>
        <w:r w:rsidRPr="00645F5E" w:rsidDel="00473D11">
          <w:delText>IOTINVAL.</w:delText>
        </w:r>
        <w:r w:rsidDel="00473D11">
          <w:rPr>
            <w:rFonts w:hint="eastAsia"/>
          </w:rPr>
          <w:delText>G</w:delText>
        </w:r>
        <w:r w:rsidRPr="00645F5E" w:rsidDel="00473D11">
          <w:delText>VMA</w:delText>
        </w:r>
        <w:r w:rsidDel="00473D11">
          <w:rPr>
            <w:rFonts w:hint="eastAsia"/>
          </w:rPr>
          <w:delText>，索引</w:delText>
        </w:r>
        <w:r w:rsidDel="00473D11">
          <w:rPr>
            <w:rFonts w:hint="eastAsia"/>
          </w:rPr>
          <w:delText>GSCID</w:delText>
        </w:r>
        <w:r w:rsidDel="00473D11">
          <w:rPr>
            <w:rFonts w:hint="eastAsia"/>
          </w:rPr>
          <w:delText>、</w:delText>
        </w:r>
        <w:r w:rsidDel="00473D11">
          <w:rPr>
            <w:rFonts w:hint="eastAsia"/>
          </w:rPr>
          <w:delText>GPA</w:delText>
        </w:r>
        <w:r w:rsidDel="00473D11">
          <w:rPr>
            <w:rFonts w:hint="eastAsia"/>
          </w:rPr>
          <w:delText>，且已确认仅第二阶段开启。根据</w:delText>
        </w:r>
        <w:r w:rsidDel="00473D11">
          <w:rPr>
            <w:rFonts w:hint="eastAsia"/>
          </w:rPr>
          <w:delText>GSCID</w:delText>
        </w:r>
        <w:r w:rsidDel="00473D11">
          <w:rPr>
            <w:rFonts w:hint="eastAsia"/>
          </w:rPr>
          <w:delText>、</w:delText>
        </w:r>
        <w:r w:rsidDel="00473D11">
          <w:rPr>
            <w:rFonts w:hint="eastAsia"/>
          </w:rPr>
          <w:delText>GPA</w:delText>
        </w:r>
        <w:r w:rsidDel="00473D11">
          <w:rPr>
            <w:rFonts w:hint="eastAsia"/>
          </w:rPr>
          <w:delText>和配置</w:delText>
        </w:r>
        <w:r w:rsidDel="00473D11">
          <w:rPr>
            <w:rFonts w:hint="eastAsia"/>
          </w:rPr>
          <w:delText>PSCID</w:delText>
        </w:r>
        <w:r w:rsidDel="00473D11">
          <w:rPr>
            <w:rFonts w:hint="eastAsia"/>
          </w:rPr>
          <w:delText>占位值，完成散列函数计算并执行缓存命中查询，将</w:delText>
        </w:r>
        <w:r w:rsidDel="00473D11">
          <w:rPr>
            <w:rFonts w:hint="eastAsia"/>
          </w:rPr>
          <w:delText>PT Cache</w:delText>
        </w:r>
        <w:r w:rsidDel="00473D11">
          <w:rPr>
            <w:rFonts w:hint="eastAsia"/>
          </w:rPr>
          <w:delText>的命中</w:delText>
        </w:r>
        <w:r w:rsidDel="00473D11">
          <w:rPr>
            <w:rFonts w:hint="eastAsia"/>
          </w:rPr>
          <w:delText>Cache line</w:delText>
        </w:r>
        <w:r w:rsidDel="00473D11">
          <w:rPr>
            <w:rFonts w:hint="eastAsia"/>
          </w:rPr>
          <w:delText>设置为无效。（关联操作）利用索引信息，同步在</w:delText>
        </w:r>
        <w:r w:rsidDel="00473D11">
          <w:rPr>
            <w:rFonts w:hint="eastAsia"/>
          </w:rPr>
          <w:delText>walker Cache</w:delText>
        </w:r>
        <w:r w:rsidDel="00473D11">
          <w:rPr>
            <w:rFonts w:hint="eastAsia"/>
          </w:rPr>
          <w:delText>中执行缓存命中查询并失效命中</w:delText>
        </w:r>
        <w:r w:rsidDel="00473D11">
          <w:rPr>
            <w:rFonts w:hint="eastAsia"/>
          </w:rPr>
          <w:delText>Cache line</w:delText>
        </w:r>
        <w:r w:rsidDel="00473D11">
          <w:rPr>
            <w:rFonts w:hint="eastAsia"/>
          </w:rPr>
          <w:delText>。</w:delText>
        </w:r>
      </w:del>
    </w:p>
    <w:p w14:paraId="5AB8D960" w14:textId="77777777" w:rsidR="00293CF1" w:rsidRPr="00113D46" w:rsidRDefault="00293CF1">
      <w:pPr>
        <w:pStyle w:val="af"/>
        <w:numPr>
          <w:ilvl w:val="1"/>
          <w:numId w:val="107"/>
        </w:numPr>
        <w:ind w:firstLineChars="0"/>
        <w:pPrChange w:id="777" w:author="Gavin Ma (马国臣)-人工智能研究院" w:date="2026-04-24T11:21:00Z">
          <w:pPr/>
        </w:pPrChange>
      </w:pPr>
    </w:p>
    <w:p w14:paraId="00782BDE" w14:textId="77777777" w:rsidR="00293CF1" w:rsidRDefault="00293CF1" w:rsidP="00293CF1">
      <w:pPr>
        <w:pStyle w:val="2"/>
      </w:pPr>
      <w:bookmarkStart w:id="778" w:name="_Toc226106675"/>
      <w:bookmarkStart w:id="779" w:name="_Toc228214056"/>
      <w:r>
        <w:rPr>
          <w:rFonts w:hint="eastAsia"/>
        </w:rPr>
        <w:lastRenderedPageBreak/>
        <w:t>Walker Cache</w:t>
      </w:r>
      <w:r>
        <w:rPr>
          <w:rFonts w:hint="eastAsia"/>
        </w:rPr>
        <w:t>地址翻译中间值缓存</w:t>
      </w:r>
      <w:bookmarkEnd w:id="778"/>
      <w:bookmarkEnd w:id="779"/>
    </w:p>
    <w:p w14:paraId="1D379E05" w14:textId="49DEE49D" w:rsidR="00293CF1" w:rsidRDefault="00293CF1" w:rsidP="00293CF1">
      <w:pPr>
        <w:ind w:firstLine="480"/>
        <w:rPr>
          <w:ins w:id="780" w:author="Gavin Ma (马国臣)-人工智能研究院" w:date="2026-04-24T09:28:00Z"/>
        </w:rPr>
      </w:pPr>
      <w:r>
        <w:rPr>
          <w:rFonts w:hint="eastAsia"/>
        </w:rPr>
        <w:t>参考地址翻译过程，</w:t>
      </w:r>
      <w:r>
        <w:rPr>
          <w:rFonts w:hint="eastAsia"/>
        </w:rPr>
        <w:t>Walker Cache</w:t>
      </w:r>
      <w:r>
        <w:rPr>
          <w:rFonts w:hint="eastAsia"/>
        </w:rPr>
        <w:t>缓存用于暂存</w:t>
      </w:r>
      <w:r>
        <w:rPr>
          <w:rFonts w:hint="eastAsia"/>
        </w:rPr>
        <w:t>page table walk</w:t>
      </w:r>
      <w:del w:id="781" w:author="Gavin Ma (马国臣)-人工智能研究院" w:date="2026-04-27T20:16:00Z">
        <w:r w:rsidDel="00066AD4">
          <w:rPr>
            <w:rFonts w:hint="eastAsia"/>
          </w:rPr>
          <w:delText>两阶段</w:delText>
        </w:r>
        <w:r w:rsidDel="00066AD4">
          <w:rPr>
            <w:rFonts w:hint="eastAsia"/>
          </w:rPr>
          <w:delText>/</w:delText>
        </w:r>
      </w:del>
      <w:r>
        <w:rPr>
          <w:rFonts w:hint="eastAsia"/>
        </w:rPr>
        <w:t>一阶段地址翻译过程中，</w:t>
      </w:r>
      <w:r>
        <w:rPr>
          <w:rFonts w:hint="eastAsia"/>
        </w:rPr>
        <w:t>VA/GPA</w:t>
      </w:r>
      <w:r>
        <w:rPr>
          <w:rFonts w:hint="eastAsia"/>
        </w:rPr>
        <w:t>到下一级页表物理地址</w:t>
      </w:r>
      <w:r>
        <w:rPr>
          <w:rFonts w:hint="eastAsia"/>
        </w:rPr>
        <w:t>PPN</w:t>
      </w:r>
      <w:r>
        <w:rPr>
          <w:rFonts w:hint="eastAsia"/>
        </w:rPr>
        <w:t>的结果。</w:t>
      </w:r>
      <w:ins w:id="782" w:author="Gavin Ma (马国臣)-人工智能研究院" w:date="2026-04-27T20:17:00Z">
        <w:r w:rsidR="00066AD4">
          <w:rPr>
            <w:rFonts w:hint="eastAsia"/>
          </w:rPr>
          <w:t>对于两阶段地址翻译，</w:t>
        </w:r>
        <w:r w:rsidR="00066AD4">
          <w:rPr>
            <w:rFonts w:hint="eastAsia"/>
          </w:rPr>
          <w:t>Walker Cache</w:t>
        </w:r>
        <w:r w:rsidR="00066AD4">
          <w:rPr>
            <w:rFonts w:hint="eastAsia"/>
          </w:rPr>
          <w:t>用于暂存</w:t>
        </w:r>
        <w:r w:rsidR="00066AD4">
          <w:rPr>
            <w:rFonts w:hint="eastAsia"/>
          </w:rPr>
          <w:t>VA</w:t>
        </w:r>
        <w:r w:rsidR="00066AD4">
          <w:rPr>
            <w:rFonts w:hint="eastAsia"/>
          </w:rPr>
          <w:t>切分字段直接关联的最后一次查表结果。</w:t>
        </w:r>
      </w:ins>
      <w:r>
        <w:rPr>
          <w:rFonts w:hint="eastAsia"/>
        </w:rPr>
        <w:t>Walker Cache</w:t>
      </w:r>
      <w:r>
        <w:rPr>
          <w:rFonts w:hint="eastAsia"/>
        </w:rPr>
        <w:t>缓存的目标是减少地址翻译过程中多次内存查表操作。</w:t>
      </w:r>
    </w:p>
    <w:p w14:paraId="0E0F29B5" w14:textId="77777777" w:rsidR="007F0BE1" w:rsidRDefault="007F0BE1" w:rsidP="007F0BE1">
      <w:pPr>
        <w:ind w:firstLine="480"/>
        <w:rPr>
          <w:ins w:id="783" w:author="Gavin Ma (马国臣)-人工智能研究院" w:date="2026-04-24T09:28:00Z"/>
        </w:rPr>
      </w:pPr>
      <w:ins w:id="784" w:author="Gavin Ma (马国臣)-人工智能研究院" w:date="2026-04-24T09:28:00Z">
        <w:r>
          <w:rPr>
            <w:rFonts w:hint="eastAsia"/>
          </w:rPr>
          <w:t>Walker Cache</w:t>
        </w:r>
        <w:r>
          <w:rPr>
            <w:rFonts w:hint="eastAsia"/>
          </w:rPr>
          <w:t>中缓存如下数据：</w:t>
        </w:r>
      </w:ins>
    </w:p>
    <w:p w14:paraId="76BFB2D5" w14:textId="77777777" w:rsidR="007F0BE1" w:rsidRDefault="007F0BE1" w:rsidP="007F0BE1">
      <w:pPr>
        <w:pStyle w:val="af"/>
        <w:numPr>
          <w:ilvl w:val="0"/>
          <w:numId w:val="129"/>
        </w:numPr>
        <w:ind w:firstLineChars="0"/>
        <w:rPr>
          <w:ins w:id="785" w:author="Gavin Ma (马国臣)-人工智能研究院" w:date="2026-04-24T09:28:00Z"/>
        </w:rPr>
      </w:pPr>
      <w:ins w:id="786" w:author="Gavin Ma (马国臣)-人工智能研究院" w:date="2026-04-24T09:28:00Z">
        <w:r>
          <w:rPr>
            <w:rFonts w:hint="eastAsia"/>
          </w:rPr>
          <w:t>单一阶段地址翻译中，输入</w:t>
        </w:r>
        <w:r>
          <w:rPr>
            <w:rFonts w:hint="eastAsia"/>
          </w:rPr>
          <w:t>VA/GPA</w:t>
        </w:r>
        <w:r>
          <w:rPr>
            <w:rFonts w:hint="eastAsia"/>
          </w:rPr>
          <w:t>的切分子段（不包含最后一段）及对应的下一级</w:t>
        </w:r>
        <w:r>
          <w:rPr>
            <w:rFonts w:hint="eastAsia"/>
          </w:rPr>
          <w:t>PPN</w:t>
        </w:r>
        <w:r>
          <w:rPr>
            <w:rFonts w:hint="eastAsia"/>
          </w:rPr>
          <w:t>；</w:t>
        </w:r>
      </w:ins>
    </w:p>
    <w:p w14:paraId="333C8A6B" w14:textId="391D88DE" w:rsidR="007F0BE1" w:rsidRDefault="007F0BE1" w:rsidP="007F0BE1">
      <w:pPr>
        <w:pStyle w:val="af"/>
        <w:numPr>
          <w:ilvl w:val="0"/>
          <w:numId w:val="129"/>
        </w:numPr>
        <w:ind w:firstLineChars="0"/>
        <w:rPr>
          <w:ins w:id="787" w:author="Gavin Ma (马国臣)-人工智能研究院" w:date="2026-04-24T09:28:00Z"/>
        </w:rPr>
      </w:pPr>
      <w:ins w:id="788" w:author="Gavin Ma (马国臣)-人工智能研究院" w:date="2026-04-24T09:28:00Z">
        <w:r>
          <w:rPr>
            <w:rFonts w:hint="eastAsia"/>
          </w:rPr>
          <w:t>两阶段地址翻译中，输入</w:t>
        </w:r>
        <w:r>
          <w:rPr>
            <w:rFonts w:hint="eastAsia"/>
          </w:rPr>
          <w:t>VA</w:t>
        </w:r>
        <w:r>
          <w:rPr>
            <w:rFonts w:hint="eastAsia"/>
          </w:rPr>
          <w:t>的切分子段（不包含最后一段）</w:t>
        </w:r>
      </w:ins>
      <w:ins w:id="789" w:author="Gavin Ma (马国臣)-人工智能研究院" w:date="2026-04-27T20:17:00Z">
        <w:r w:rsidR="00066AD4">
          <w:rPr>
            <w:rFonts w:hint="eastAsia"/>
          </w:rPr>
          <w:t>，</w:t>
        </w:r>
      </w:ins>
      <w:ins w:id="790" w:author="Gavin Ma (马国臣)-人工智能研究院" w:date="2026-04-24T09:28:00Z">
        <w:r>
          <w:rPr>
            <w:rFonts w:hint="eastAsia"/>
          </w:rPr>
          <w:t>及</w:t>
        </w:r>
      </w:ins>
      <w:ins w:id="791" w:author="Gavin Ma (马国臣)-人工智能研究院" w:date="2026-04-27T20:17:00Z">
        <w:r w:rsidR="00066AD4">
          <w:rPr>
            <w:rFonts w:hint="eastAsia"/>
          </w:rPr>
          <w:t>该切分字段可以查询到的第二阶段</w:t>
        </w:r>
        <w:r w:rsidR="00066AD4">
          <w:rPr>
            <w:rFonts w:hint="eastAsia"/>
          </w:rPr>
          <w:t>GPA</w:t>
        </w:r>
        <w:r w:rsidR="00066AD4">
          <w:rPr>
            <w:rFonts w:hint="eastAsia"/>
          </w:rPr>
          <w:t>（非</w:t>
        </w:r>
        <w:r w:rsidR="00066AD4">
          <w:rPr>
            <w:rFonts w:hint="eastAsia"/>
          </w:rPr>
          <w:t>offset</w:t>
        </w:r>
        <w:r w:rsidR="00066AD4">
          <w:rPr>
            <w:rFonts w:hint="eastAsia"/>
          </w:rPr>
          <w:t>字段）地址翻译的最后一次查表结果；即与第一阶段该切分字段直接关联的最后一次第二阶段查表结果；</w:t>
        </w:r>
      </w:ins>
    </w:p>
    <w:p w14:paraId="3496FA39" w14:textId="37F48F63" w:rsidR="007F0BE1" w:rsidRPr="00F86D49" w:rsidRDefault="00066AD4" w:rsidP="007F0BE1">
      <w:pPr>
        <w:pStyle w:val="af"/>
        <w:numPr>
          <w:ilvl w:val="0"/>
          <w:numId w:val="129"/>
        </w:numPr>
        <w:ind w:firstLineChars="0"/>
        <w:rPr>
          <w:ins w:id="792" w:author="Gavin Ma (马国臣)-人工智能研究院" w:date="2026-04-24T09:28:00Z"/>
        </w:rPr>
      </w:pPr>
      <w:ins w:id="793" w:author="Gavin Ma (马国臣)-人工智能研究院" w:date="2026-04-27T20:17:00Z">
        <w:r>
          <w:rPr>
            <w:rFonts w:hint="eastAsia"/>
          </w:rPr>
          <w:t>对两阶段地址翻译，不缓存中间</w:t>
        </w:r>
        <w:r>
          <w:rPr>
            <w:rFonts w:hint="eastAsia"/>
          </w:rPr>
          <w:t>GPA-&gt;SPA</w:t>
        </w:r>
      </w:ins>
      <w:ins w:id="794" w:author="Gavin Ma (马国臣)-人工智能研究院" w:date="2026-04-24T09:28:00Z">
        <w:r w:rsidR="007F0BE1">
          <w:rPr>
            <w:rFonts w:hint="eastAsia"/>
          </w:rPr>
          <w:t>过程的隐式地址翻译结果。</w:t>
        </w:r>
      </w:ins>
    </w:p>
    <w:p w14:paraId="5AD1E13E" w14:textId="77777777" w:rsidR="007F0BE1" w:rsidRPr="007F0BE1" w:rsidRDefault="007F0BE1" w:rsidP="00293CF1">
      <w:pPr>
        <w:ind w:firstLine="480"/>
      </w:pPr>
    </w:p>
    <w:p w14:paraId="79B5EC66" w14:textId="77777777" w:rsidR="00293CF1" w:rsidRDefault="00293CF1" w:rsidP="00293CF1">
      <w:pPr>
        <w:pStyle w:val="3"/>
      </w:pPr>
      <w:bookmarkStart w:id="795" w:name="_Toc226106676"/>
      <w:bookmarkStart w:id="796" w:name="_Toc228214057"/>
      <w:r>
        <w:rPr>
          <w:rFonts w:hint="eastAsia"/>
        </w:rPr>
        <w:t>关键数据</w:t>
      </w:r>
      <w:bookmarkEnd w:id="795"/>
      <w:bookmarkEnd w:id="796"/>
    </w:p>
    <w:p w14:paraId="533AEE71" w14:textId="77777777" w:rsidR="00293CF1" w:rsidRDefault="00293CF1" w:rsidP="00293CF1">
      <w:pPr>
        <w:pStyle w:val="af9"/>
      </w:pPr>
      <w:r>
        <w:rPr>
          <w:noProof/>
        </w:rPr>
        <w:drawing>
          <wp:inline distT="0" distB="0" distL="0" distR="0" wp14:anchorId="0DDB849D" wp14:editId="397B3973">
            <wp:extent cx="4349750" cy="137206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357967" cy="1374654"/>
                    </a:xfrm>
                    <a:prstGeom prst="rect">
                      <a:avLst/>
                    </a:prstGeom>
                  </pic:spPr>
                </pic:pic>
              </a:graphicData>
            </a:graphic>
          </wp:inline>
        </w:drawing>
      </w:r>
    </w:p>
    <w:p w14:paraId="16DA3E25" w14:textId="37AB2787" w:rsidR="00293CF1" w:rsidRDefault="00293CF1" w:rsidP="00293CF1">
      <w:pPr>
        <w:pStyle w:val="ac"/>
        <w:jc w:val="center"/>
      </w:pPr>
      <w:r>
        <w:rPr>
          <w:rFonts w:hint="eastAsia"/>
        </w:rPr>
        <w:t>图</w:t>
      </w:r>
      <w:r>
        <w:rPr>
          <w:rFonts w:hint="eastAsia"/>
        </w:rPr>
        <w:t xml:space="preserve"> </w:t>
      </w:r>
      <w:ins w:id="797"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798"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6</w:t>
      </w:r>
      <w:ins w:id="799" w:author="Shuqing Li (李树青)" w:date="2026-04-23T09:02:00Z">
        <w:r w:rsidR="000075A0">
          <w:fldChar w:fldCharType="end"/>
        </w:r>
      </w:ins>
      <w:del w:id="800"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6</w:delText>
        </w:r>
        <w:r w:rsidDel="000075A0">
          <w:fldChar w:fldCharType="end"/>
        </w:r>
      </w:del>
      <w:r>
        <w:rPr>
          <w:rFonts w:hint="eastAsia"/>
        </w:rPr>
        <w:t xml:space="preserve"> </w:t>
      </w:r>
      <w:r>
        <w:rPr>
          <w:rFonts w:hint="eastAsia"/>
        </w:rPr>
        <w:t>技术文档定义</w:t>
      </w:r>
      <w:r>
        <w:rPr>
          <w:rFonts w:hint="eastAsia"/>
        </w:rPr>
        <w:t>48</w:t>
      </w:r>
      <w:r>
        <w:rPr>
          <w:rFonts w:hint="eastAsia"/>
        </w:rPr>
        <w:t>比特</w:t>
      </w:r>
      <w:r>
        <w:rPr>
          <w:rFonts w:hint="eastAsia"/>
        </w:rPr>
        <w:t>VA/PA</w:t>
      </w:r>
      <w:r>
        <w:rPr>
          <w:rFonts w:hint="eastAsia"/>
        </w:rPr>
        <w:t>字段切分示意图</w:t>
      </w:r>
    </w:p>
    <w:p w14:paraId="4D8EC3CB" w14:textId="77777777" w:rsidR="00293CF1" w:rsidRDefault="00293CF1" w:rsidP="00293CF1">
      <w:pPr>
        <w:pStyle w:val="af9"/>
      </w:pPr>
      <w:r>
        <w:rPr>
          <w:noProof/>
        </w:rPr>
        <w:drawing>
          <wp:inline distT="0" distB="0" distL="0" distR="0" wp14:anchorId="4757D661" wp14:editId="0FC82CC5">
            <wp:extent cx="4375150" cy="651584"/>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87385" cy="653406"/>
                    </a:xfrm>
                    <a:prstGeom prst="rect">
                      <a:avLst/>
                    </a:prstGeom>
                  </pic:spPr>
                </pic:pic>
              </a:graphicData>
            </a:graphic>
          </wp:inline>
        </w:drawing>
      </w:r>
    </w:p>
    <w:p w14:paraId="78FA1EFB" w14:textId="77777777" w:rsidR="00293CF1" w:rsidRDefault="00293CF1" w:rsidP="00293CF1">
      <w:pPr>
        <w:pStyle w:val="af9"/>
      </w:pPr>
      <w:r w:rsidRPr="001358C9">
        <w:rPr>
          <w:noProof/>
        </w:rPr>
        <w:drawing>
          <wp:inline distT="0" distB="0" distL="0" distR="0" wp14:anchorId="0D6A39C4" wp14:editId="3F36D085">
            <wp:extent cx="4495800" cy="644654"/>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57225" cy="653462"/>
                    </a:xfrm>
                    <a:prstGeom prst="rect">
                      <a:avLst/>
                    </a:prstGeom>
                  </pic:spPr>
                </pic:pic>
              </a:graphicData>
            </a:graphic>
          </wp:inline>
        </w:drawing>
      </w:r>
    </w:p>
    <w:p w14:paraId="2E837407" w14:textId="62CF6EB4" w:rsidR="00293CF1" w:rsidRDefault="00293CF1" w:rsidP="00293CF1">
      <w:pPr>
        <w:pStyle w:val="ac"/>
        <w:jc w:val="center"/>
      </w:pPr>
      <w:r>
        <w:rPr>
          <w:rFonts w:hint="eastAsia"/>
        </w:rPr>
        <w:t>图</w:t>
      </w:r>
      <w:r>
        <w:rPr>
          <w:rFonts w:hint="eastAsia"/>
        </w:rPr>
        <w:t xml:space="preserve"> </w:t>
      </w:r>
      <w:ins w:id="801"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802"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7</w:t>
      </w:r>
      <w:ins w:id="803" w:author="Shuqing Li (李树青)" w:date="2026-04-23T09:02:00Z">
        <w:r w:rsidR="000075A0">
          <w:fldChar w:fldCharType="end"/>
        </w:r>
      </w:ins>
      <w:del w:id="804"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7</w:delText>
        </w:r>
        <w:r w:rsidDel="000075A0">
          <w:fldChar w:fldCharType="end"/>
        </w:r>
      </w:del>
      <w:r>
        <w:rPr>
          <w:rFonts w:hint="eastAsia"/>
        </w:rPr>
        <w:t xml:space="preserve"> </w:t>
      </w:r>
      <w:r>
        <w:rPr>
          <w:rFonts w:hint="eastAsia"/>
        </w:rPr>
        <w:t>技术文档定义</w:t>
      </w:r>
      <w:r>
        <w:rPr>
          <w:rFonts w:hint="eastAsia"/>
        </w:rPr>
        <w:t>39</w:t>
      </w:r>
      <w:r>
        <w:rPr>
          <w:rFonts w:hint="eastAsia"/>
        </w:rPr>
        <w:t>比特</w:t>
      </w:r>
      <w:r>
        <w:rPr>
          <w:rFonts w:hint="eastAsia"/>
        </w:rPr>
        <w:t>VA</w:t>
      </w:r>
      <w:r>
        <w:rPr>
          <w:rFonts w:hint="eastAsia"/>
        </w:rPr>
        <w:t>字段切分示意图</w:t>
      </w:r>
    </w:p>
    <w:p w14:paraId="0406F94D" w14:textId="77777777" w:rsidR="00293CF1" w:rsidRPr="00C43ED3" w:rsidRDefault="00293CF1" w:rsidP="00293CF1"/>
    <w:p w14:paraId="1A96C0C3" w14:textId="77777777" w:rsidR="00293CF1" w:rsidRDefault="00293CF1" w:rsidP="00293CF1">
      <w:pPr>
        <w:pStyle w:val="af"/>
        <w:numPr>
          <w:ilvl w:val="0"/>
          <w:numId w:val="97"/>
        </w:numPr>
        <w:spacing w:line="360" w:lineRule="auto"/>
        <w:ind w:firstLineChars="0"/>
        <w:contextualSpacing/>
      </w:pPr>
      <w:r>
        <w:rPr>
          <w:rFonts w:hint="eastAsia"/>
        </w:rPr>
        <w:t>VA</w:t>
      </w:r>
      <w:r>
        <w:rPr>
          <w:rFonts w:hint="eastAsia"/>
        </w:rPr>
        <w:t>字段（兼容</w:t>
      </w:r>
      <w:r>
        <w:rPr>
          <w:rFonts w:hint="eastAsia"/>
        </w:rPr>
        <w:t>GPA</w:t>
      </w:r>
      <w:r>
        <w:rPr>
          <w:rFonts w:hint="eastAsia"/>
        </w:rPr>
        <w:t>）</w:t>
      </w:r>
    </w:p>
    <w:p w14:paraId="246DBEC0" w14:textId="0A55FF0D" w:rsidR="00293CF1" w:rsidRPr="00D91019" w:rsidRDefault="00293CF1" w:rsidP="00293CF1">
      <w:pPr>
        <w:ind w:firstLine="480"/>
      </w:pPr>
      <w:r>
        <w:rPr>
          <w:rFonts w:hint="eastAsia"/>
        </w:rPr>
        <w:t>在两阶段地址翻译中，</w:t>
      </w:r>
      <w:r>
        <w:rPr>
          <w:rFonts w:hint="eastAsia"/>
        </w:rPr>
        <w:t>VA</w:t>
      </w:r>
      <w:r>
        <w:rPr>
          <w:rFonts w:hint="eastAsia"/>
        </w:rPr>
        <w:t>被切分为多个字段</w:t>
      </w:r>
      <w:r>
        <w:rPr>
          <w:rFonts w:hint="eastAsia"/>
        </w:rPr>
        <w:t>VPN[3]</w:t>
      </w:r>
      <w:r>
        <w:rPr>
          <w:rFonts w:hint="eastAsia"/>
        </w:rPr>
        <w:t>、</w:t>
      </w:r>
      <w:r>
        <w:rPr>
          <w:rFonts w:hint="eastAsia"/>
        </w:rPr>
        <w:t>VPN[2]</w:t>
      </w:r>
      <w:r>
        <w:rPr>
          <w:rFonts w:hint="eastAsia"/>
        </w:rPr>
        <w:t>、</w:t>
      </w:r>
      <w:r>
        <w:rPr>
          <w:rFonts w:hint="eastAsia"/>
        </w:rPr>
        <w:t>VPN[1]</w:t>
      </w:r>
      <w:r>
        <w:rPr>
          <w:rFonts w:hint="eastAsia"/>
        </w:rPr>
        <w:t>、</w:t>
      </w:r>
      <w:r>
        <w:rPr>
          <w:rFonts w:hint="eastAsia"/>
        </w:rPr>
        <w:t>VPN[0]</w:t>
      </w:r>
      <w:r>
        <w:rPr>
          <w:rFonts w:hint="eastAsia"/>
        </w:rPr>
        <w:t>；翻译时先根据</w:t>
      </w:r>
      <w:r>
        <w:rPr>
          <w:rFonts w:hint="eastAsia"/>
        </w:rPr>
        <w:t>VPN[3]</w:t>
      </w:r>
      <w:r>
        <w:rPr>
          <w:rFonts w:hint="eastAsia"/>
        </w:rPr>
        <w:t>和根</w:t>
      </w:r>
      <w:r>
        <w:rPr>
          <w:rFonts w:hint="eastAsia"/>
        </w:rPr>
        <w:t>PPN</w:t>
      </w:r>
      <w:r>
        <w:rPr>
          <w:rFonts w:hint="eastAsia"/>
        </w:rPr>
        <w:t>计算</w:t>
      </w:r>
      <w:r>
        <w:rPr>
          <w:rFonts w:hint="eastAsia"/>
        </w:rPr>
        <w:t>GPA</w:t>
      </w:r>
      <w:r>
        <w:rPr>
          <w:rFonts w:hint="eastAsia"/>
        </w:rPr>
        <w:t>，然后由第二阶段</w:t>
      </w:r>
      <w:r>
        <w:rPr>
          <w:rFonts w:hint="eastAsia"/>
        </w:rPr>
        <w:t>walk</w:t>
      </w:r>
      <w:r>
        <w:rPr>
          <w:rFonts w:hint="eastAsia"/>
        </w:rPr>
        <w:t>查到</w:t>
      </w:r>
      <w:r>
        <w:rPr>
          <w:rFonts w:hint="eastAsia"/>
        </w:rPr>
        <w:t>SPA</w:t>
      </w:r>
      <w:r>
        <w:rPr>
          <w:rFonts w:hint="eastAsia"/>
        </w:rPr>
        <w:t>，此时查内存得到下一步的页表</w:t>
      </w:r>
      <w:r>
        <w:rPr>
          <w:rFonts w:hint="eastAsia"/>
        </w:rPr>
        <w:t>PPN</w:t>
      </w:r>
      <w:r>
        <w:rPr>
          <w:rFonts w:hint="eastAsia"/>
        </w:rPr>
        <w:t>；迭代进行类似操作。</w:t>
      </w:r>
      <w:ins w:id="805" w:author="Gavin Ma (马国臣)-人工智能研究院" w:date="2026-04-24T09:29:00Z">
        <w:r w:rsidR="007F0BE1">
          <w:rPr>
            <w:rFonts w:hint="eastAsia"/>
          </w:rPr>
          <w:t>对于常规</w:t>
        </w:r>
        <w:r w:rsidR="007F0BE1">
          <w:rPr>
            <w:rFonts w:hint="eastAsia"/>
          </w:rPr>
          <w:t>Sv39/Sv48</w:t>
        </w:r>
        <w:r w:rsidR="007F0BE1">
          <w:rPr>
            <w:rFonts w:hint="eastAsia"/>
          </w:rPr>
          <w:t>，字段切分如上图所示。对于</w:t>
        </w:r>
        <w:r w:rsidR="007F0BE1">
          <w:rPr>
            <w:rFonts w:hint="eastAsia"/>
          </w:rPr>
          <w:t>Sv39x4/Sv48x4</w:t>
        </w:r>
        <w:r w:rsidR="007F0BE1">
          <w:rPr>
            <w:rFonts w:hint="eastAsia"/>
          </w:rPr>
          <w:t>，切分首个子段时增加</w:t>
        </w:r>
        <w:r w:rsidR="007F0BE1">
          <w:rPr>
            <w:rFonts w:hint="eastAsia"/>
          </w:rPr>
          <w:t>2</w:t>
        </w:r>
        <w:r w:rsidR="007F0BE1">
          <w:rPr>
            <w:rFonts w:hint="eastAsia"/>
          </w:rPr>
          <w:t>比特，（参考技术手册定义）。</w:t>
        </w:r>
      </w:ins>
      <w:ins w:id="806" w:author="Gavin Ma (马国臣)-人工智能研究院" w:date="2026-04-27T20:18:00Z">
        <w:r w:rsidR="00BC4DAC">
          <w:rPr>
            <w:rFonts w:hint="eastAsia"/>
          </w:rPr>
          <w:t>在本文档中，地址的各切分字段统一描述为</w:t>
        </w:r>
        <w:r w:rsidR="00BC4DAC">
          <w:rPr>
            <w:rFonts w:hint="eastAsia"/>
          </w:rPr>
          <w:t>Addr[3]/[2]/[1]/[0]/offset</w:t>
        </w:r>
        <w:r w:rsidR="00BC4DAC">
          <w:rPr>
            <w:rFonts w:hint="eastAsia"/>
          </w:rPr>
          <w:t>。</w:t>
        </w:r>
      </w:ins>
      <w:del w:id="807" w:author="Gavin Ma (马国臣)-人工智能研究院" w:date="2026-04-24T09:29:00Z">
        <w:r w:rsidDel="007F0BE1">
          <w:rPr>
            <w:rFonts w:hint="eastAsia"/>
          </w:rPr>
          <w:delText>字段切分如上图所示。</w:delText>
        </w:r>
      </w:del>
    </w:p>
    <w:p w14:paraId="213B9149" w14:textId="77777777" w:rsidR="00293CF1" w:rsidRDefault="00293CF1" w:rsidP="00293CF1">
      <w:pPr>
        <w:pStyle w:val="af"/>
        <w:numPr>
          <w:ilvl w:val="0"/>
          <w:numId w:val="94"/>
        </w:numPr>
        <w:spacing w:line="360" w:lineRule="auto"/>
        <w:ind w:firstLineChars="0"/>
        <w:contextualSpacing/>
      </w:pPr>
      <w:r>
        <w:rPr>
          <w:rFonts w:hint="eastAsia"/>
        </w:rPr>
        <w:t>中间过程</w:t>
      </w:r>
      <w:r>
        <w:rPr>
          <w:rFonts w:hint="eastAsia"/>
        </w:rPr>
        <w:t>PPN</w:t>
      </w:r>
      <w:r>
        <w:rPr>
          <w:rFonts w:hint="eastAsia"/>
        </w:rPr>
        <w:t>结果</w:t>
      </w:r>
    </w:p>
    <w:p w14:paraId="05416694" w14:textId="0BF8CF6F" w:rsidR="00293CF1" w:rsidRDefault="00293CF1" w:rsidP="00293CF1">
      <w:pPr>
        <w:ind w:firstLine="420"/>
        <w:rPr>
          <w:ins w:id="808" w:author="Gavin Ma (马国臣)-人工智能研究院" w:date="2026-04-27T20:18:00Z"/>
        </w:rPr>
      </w:pPr>
      <w:r>
        <w:rPr>
          <w:rFonts w:hint="eastAsia"/>
        </w:rPr>
        <w:lastRenderedPageBreak/>
        <w:t>在地址翻译中，根据字段和前一级</w:t>
      </w:r>
      <w:r>
        <w:rPr>
          <w:rFonts w:hint="eastAsia"/>
        </w:rPr>
        <w:t>PPN</w:t>
      </w:r>
      <w:r>
        <w:rPr>
          <w:rFonts w:hint="eastAsia"/>
        </w:rPr>
        <w:t>计算出新的</w:t>
      </w:r>
      <w:r>
        <w:rPr>
          <w:rFonts w:hint="eastAsia"/>
        </w:rPr>
        <w:t>SPA</w:t>
      </w:r>
      <w:r>
        <w:rPr>
          <w:rFonts w:hint="eastAsia"/>
        </w:rPr>
        <w:t>，查询内存后得到新的下一级</w:t>
      </w:r>
      <w:r>
        <w:rPr>
          <w:rFonts w:hint="eastAsia"/>
        </w:rPr>
        <w:t>PPN</w:t>
      </w:r>
      <w:r>
        <w:rPr>
          <w:rFonts w:hint="eastAsia"/>
        </w:rPr>
        <w:t>。即是</w:t>
      </w:r>
      <w:ins w:id="809" w:author="Gavin Ma (马国臣)-人工智能研究院" w:date="2026-04-27T20:18:00Z">
        <w:r w:rsidR="00BC4DAC">
          <w:rPr>
            <w:rFonts w:hint="eastAsia"/>
          </w:rPr>
          <w:t>单一阶段地址翻译场景中，</w:t>
        </w:r>
      </w:ins>
      <w:r>
        <w:rPr>
          <w:rFonts w:hint="eastAsia"/>
        </w:rPr>
        <w:t>Walker Cache</w:t>
      </w:r>
      <w:r>
        <w:rPr>
          <w:rFonts w:hint="eastAsia"/>
        </w:rPr>
        <w:t>缓存需要暂存的结果。</w:t>
      </w:r>
    </w:p>
    <w:p w14:paraId="1D9A983F" w14:textId="77777777" w:rsidR="00BC4DAC" w:rsidRDefault="00BC4DAC" w:rsidP="00BC4DAC">
      <w:pPr>
        <w:pStyle w:val="af"/>
        <w:numPr>
          <w:ilvl w:val="0"/>
          <w:numId w:val="94"/>
        </w:numPr>
        <w:spacing w:line="360" w:lineRule="auto"/>
        <w:ind w:firstLineChars="0"/>
        <w:contextualSpacing/>
        <w:rPr>
          <w:ins w:id="810" w:author="Gavin Ma (马国臣)-人工智能研究院" w:date="2026-04-27T20:19:00Z"/>
        </w:rPr>
      </w:pPr>
      <w:ins w:id="811" w:author="Gavin Ma (马国臣)-人工智能研究院" w:date="2026-04-27T20:19:00Z">
        <w:r>
          <w:rPr>
            <w:rFonts w:hint="eastAsia"/>
          </w:rPr>
          <w:t>第二阶段</w:t>
        </w:r>
        <w:r>
          <w:rPr>
            <w:rFonts w:hint="eastAsia"/>
          </w:rPr>
          <w:t>GPA</w:t>
        </w:r>
        <w:r>
          <w:rPr>
            <w:rFonts w:hint="eastAsia"/>
          </w:rPr>
          <w:t>非</w:t>
        </w:r>
        <w:r>
          <w:rPr>
            <w:rFonts w:hint="eastAsia"/>
          </w:rPr>
          <w:t>offset</w:t>
        </w:r>
        <w:r>
          <w:rPr>
            <w:rFonts w:hint="eastAsia"/>
          </w:rPr>
          <w:t>字段的最后一级查表结果</w:t>
        </w:r>
      </w:ins>
    </w:p>
    <w:p w14:paraId="4ECF67FA" w14:textId="77777777" w:rsidR="00BC4DAC" w:rsidRDefault="00BC4DAC" w:rsidP="00BC4DAC">
      <w:pPr>
        <w:ind w:firstLine="420"/>
        <w:rPr>
          <w:ins w:id="812" w:author="Gavin Ma (马国臣)-人工智能研究院" w:date="2026-04-27T20:19:00Z"/>
        </w:rPr>
      </w:pPr>
      <w:ins w:id="813" w:author="Gavin Ma (马国臣)-人工智能研究院" w:date="2026-04-27T20:19:00Z">
        <w:r>
          <w:rPr>
            <w:rFonts w:hint="eastAsia"/>
          </w:rPr>
          <w:t>在两阶段地址翻译中，对每个输入地址的切分字段，先根据根</w:t>
        </w:r>
        <w:r>
          <w:rPr>
            <w:rFonts w:hint="eastAsia"/>
          </w:rPr>
          <w:t>PNN</w:t>
        </w:r>
        <w:r>
          <w:rPr>
            <w:rFonts w:hint="eastAsia"/>
          </w:rPr>
          <w:t>计算</w:t>
        </w:r>
        <w:r>
          <w:rPr>
            <w:rFonts w:hint="eastAsia"/>
          </w:rPr>
          <w:t>GPA</w:t>
        </w:r>
        <w:r>
          <w:rPr>
            <w:rFonts w:hint="eastAsia"/>
          </w:rPr>
          <w:t>，然后根据</w:t>
        </w:r>
        <w:r>
          <w:rPr>
            <w:rFonts w:hint="eastAsia"/>
          </w:rPr>
          <w:t>GPA</w:t>
        </w:r>
        <w:r>
          <w:rPr>
            <w:rFonts w:hint="eastAsia"/>
          </w:rPr>
          <w:t>执行第二阶段多级地址翻译。其中，第二阶段</w:t>
        </w:r>
        <w:r>
          <w:rPr>
            <w:rFonts w:hint="eastAsia"/>
          </w:rPr>
          <w:t>GPA</w:t>
        </w:r>
        <w:r>
          <w:rPr>
            <w:rFonts w:hint="eastAsia"/>
          </w:rPr>
          <w:t>地址翻译中，</w:t>
        </w:r>
        <w:r>
          <w:rPr>
            <w:rFonts w:hint="eastAsia"/>
          </w:rPr>
          <w:t>offset</w:t>
        </w:r>
        <w:r>
          <w:rPr>
            <w:rFonts w:hint="eastAsia"/>
          </w:rPr>
          <w:t>字段之前的最后一个字段，仍与第一阶段地址翻译的前一级切分字段满足双射关系。因此，可以缓存</w:t>
        </w:r>
        <w:r>
          <w:rPr>
            <w:rFonts w:hint="eastAsia"/>
          </w:rPr>
          <w:t>VA</w:t>
        </w:r>
        <w:r>
          <w:rPr>
            <w:rFonts w:hint="eastAsia"/>
          </w:rPr>
          <w:t>地址的切分字段，及其对应第二阶段非</w:t>
        </w:r>
        <w:r>
          <w:rPr>
            <w:rFonts w:hint="eastAsia"/>
          </w:rPr>
          <w:t>offset</w:t>
        </w:r>
        <w:r>
          <w:rPr>
            <w:rFonts w:hint="eastAsia"/>
          </w:rPr>
          <w:t>字段的最后一次查表结果，以减少查表次数。</w:t>
        </w:r>
      </w:ins>
    </w:p>
    <w:p w14:paraId="67479FF8" w14:textId="77777777" w:rsidR="00BC4DAC" w:rsidRPr="00BC4DAC" w:rsidRDefault="00BC4DAC" w:rsidP="00293CF1">
      <w:pPr>
        <w:ind w:firstLine="420"/>
      </w:pPr>
    </w:p>
    <w:p w14:paraId="3908F310" w14:textId="77777777" w:rsidR="00293CF1" w:rsidRDefault="00293CF1" w:rsidP="00293CF1">
      <w:pPr>
        <w:pStyle w:val="3"/>
      </w:pPr>
      <w:bookmarkStart w:id="814" w:name="_Toc226106677"/>
      <w:bookmarkStart w:id="815" w:name="_Toc228214058"/>
      <w:r>
        <w:rPr>
          <w:rFonts w:hint="eastAsia"/>
        </w:rPr>
        <w:t>Cache line</w:t>
      </w:r>
      <w:bookmarkEnd w:id="814"/>
      <w:bookmarkEnd w:id="815"/>
    </w:p>
    <w:p w14:paraId="2761889A" w14:textId="74A28926" w:rsidR="00293CF1" w:rsidRDefault="00293CF1" w:rsidP="00293CF1">
      <w:pPr>
        <w:ind w:firstLine="480"/>
      </w:pPr>
      <w:r>
        <w:rPr>
          <w:rFonts w:hint="eastAsia"/>
        </w:rPr>
        <w:t>考虑硬件实现，对</w:t>
      </w:r>
      <w:r>
        <w:rPr>
          <w:rFonts w:hint="eastAsia"/>
        </w:rPr>
        <w:t>39/48</w:t>
      </w:r>
      <w:r>
        <w:rPr>
          <w:rFonts w:hint="eastAsia"/>
        </w:rPr>
        <w:t>比特两种场景，</w:t>
      </w:r>
      <w:r>
        <w:rPr>
          <w:rFonts w:hint="eastAsia"/>
        </w:rPr>
        <w:t>VA/PA</w:t>
      </w:r>
      <w:r>
        <w:rPr>
          <w:rFonts w:hint="eastAsia"/>
        </w:rPr>
        <w:t>字段按最大值</w:t>
      </w:r>
      <w:r>
        <w:rPr>
          <w:rFonts w:hint="eastAsia"/>
        </w:rPr>
        <w:t>44</w:t>
      </w:r>
      <w:r>
        <w:rPr>
          <w:rFonts w:hint="eastAsia"/>
        </w:rPr>
        <w:t>比特考虑</w:t>
      </w:r>
      <w:ins w:id="816" w:author="Gavin Ma (马国臣)-人工智能研究院" w:date="2026-04-24T09:29:00Z">
        <w:r w:rsidR="007F0BE1">
          <w:rPr>
            <w:rFonts w:hint="eastAsia"/>
          </w:rPr>
          <w:t>（不包括</w:t>
        </w:r>
        <w:r w:rsidR="007F0BE1">
          <w:rPr>
            <w:rFonts w:hint="eastAsia"/>
          </w:rPr>
          <w:t>offset</w:t>
        </w:r>
        <w:r w:rsidR="007F0BE1">
          <w:rPr>
            <w:rFonts w:hint="eastAsia"/>
          </w:rPr>
          <w:t>）</w:t>
        </w:r>
      </w:ins>
      <w:r>
        <w:rPr>
          <w:rFonts w:hint="eastAsia"/>
        </w:rPr>
        <w:t>。根据</w:t>
      </w:r>
      <w:r>
        <w:rPr>
          <w:rFonts w:hint="eastAsia"/>
        </w:rPr>
        <w:t>VA</w:t>
      </w:r>
      <w:r>
        <w:rPr>
          <w:rFonts w:hint="eastAsia"/>
        </w:rPr>
        <w:t>地址字段划分为</w:t>
      </w:r>
      <w:r>
        <w:rPr>
          <w:rFonts w:hint="eastAsia"/>
        </w:rPr>
        <w:t>4</w:t>
      </w:r>
      <w:r>
        <w:rPr>
          <w:rFonts w:hint="eastAsia"/>
        </w:rPr>
        <w:t>段，</w:t>
      </w:r>
      <w:r>
        <w:rPr>
          <w:rFonts w:hint="eastAsia"/>
        </w:rPr>
        <w:t>Walker Cache</w:t>
      </w:r>
      <w:r>
        <w:rPr>
          <w:rFonts w:hint="eastAsia"/>
        </w:rPr>
        <w:t>缓存中规划</w:t>
      </w:r>
      <w:r>
        <w:rPr>
          <w:rFonts w:hint="eastAsia"/>
        </w:rPr>
        <w:t>3</w:t>
      </w:r>
      <w:r>
        <w:rPr>
          <w:rFonts w:hint="eastAsia"/>
        </w:rPr>
        <w:t>部分缓存表，记为</w:t>
      </w:r>
      <w:r>
        <w:rPr>
          <w:rFonts w:hint="eastAsia"/>
        </w:rPr>
        <w:t>PTWc_1</w:t>
      </w:r>
      <w:r>
        <w:rPr>
          <w:rFonts w:hint="eastAsia"/>
        </w:rPr>
        <w:t>、</w:t>
      </w:r>
      <w:r>
        <w:rPr>
          <w:rFonts w:hint="eastAsia"/>
        </w:rPr>
        <w:t>PTWc_2</w:t>
      </w:r>
      <w:r>
        <w:rPr>
          <w:rFonts w:hint="eastAsia"/>
        </w:rPr>
        <w:t>、</w:t>
      </w:r>
      <w:r>
        <w:rPr>
          <w:rFonts w:hint="eastAsia"/>
        </w:rPr>
        <w:t>PTWc_3</w:t>
      </w:r>
      <w:r>
        <w:rPr>
          <w:rFonts w:hint="eastAsia"/>
        </w:rPr>
        <w:t>；分别缓存不同字段的中间结果，各自独立。</w:t>
      </w:r>
    </w:p>
    <w:p w14:paraId="63C242FA" w14:textId="1D09E2F7" w:rsidR="00293CF1" w:rsidRDefault="00293CF1" w:rsidP="00293CF1">
      <w:pPr>
        <w:ind w:firstLine="420"/>
        <w:rPr>
          <w:ins w:id="817" w:author="Gavin Ma (马国臣)-人工智能研究院" w:date="2026-04-27T20:19:00Z"/>
        </w:rPr>
      </w:pPr>
      <w:r>
        <w:rPr>
          <w:rFonts w:hint="eastAsia"/>
        </w:rPr>
        <w:t>对于</w:t>
      </w:r>
      <w:r>
        <w:rPr>
          <w:rFonts w:hint="eastAsia"/>
        </w:rPr>
        <w:t>39</w:t>
      </w:r>
      <w:r>
        <w:rPr>
          <w:rFonts w:hint="eastAsia"/>
        </w:rPr>
        <w:t>比特地址场景，关闭</w:t>
      </w:r>
      <w:r>
        <w:rPr>
          <w:rFonts w:hint="eastAsia"/>
        </w:rPr>
        <w:t>PTWc_1</w:t>
      </w:r>
      <w:r>
        <w:rPr>
          <w:rFonts w:hint="eastAsia"/>
        </w:rPr>
        <w:t>缓存表。此时对应仅有</w:t>
      </w:r>
      <w:ins w:id="818" w:author="Gavin Ma (马国臣)-人工智能研究院" w:date="2026-04-27T20:19:00Z">
        <w:r w:rsidR="0055236A">
          <w:rPr>
            <w:rFonts w:hint="eastAsia"/>
          </w:rPr>
          <w:t>{Addr[2]}</w:t>
        </w:r>
        <w:r w:rsidR="0055236A">
          <w:rPr>
            <w:rFonts w:hint="eastAsia"/>
          </w:rPr>
          <w:t>、</w:t>
        </w:r>
        <w:r w:rsidR="0055236A">
          <w:rPr>
            <w:rFonts w:hint="eastAsia"/>
          </w:rPr>
          <w:t>{Addr[2],Addr[1]}</w:t>
        </w:r>
      </w:ins>
      <w:del w:id="819" w:author="Gavin Ma (马国臣)-人工智能研究院" w:date="2026-04-27T20:19:00Z">
        <w:r w:rsidDel="0055236A">
          <w:rPr>
            <w:rFonts w:hint="eastAsia"/>
          </w:rPr>
          <w:delText>{VPN[2]}</w:delText>
        </w:r>
        <w:r w:rsidDel="0055236A">
          <w:rPr>
            <w:rFonts w:hint="eastAsia"/>
          </w:rPr>
          <w:delText>、</w:delText>
        </w:r>
        <w:r w:rsidDel="0055236A">
          <w:rPr>
            <w:rFonts w:hint="eastAsia"/>
          </w:rPr>
          <w:delText>{VPN[2],VPN[1]}</w:delText>
        </w:r>
      </w:del>
      <w:r>
        <w:rPr>
          <w:rFonts w:hint="eastAsia"/>
        </w:rPr>
        <w:t>关联的缓存表。</w:t>
      </w:r>
    </w:p>
    <w:p w14:paraId="5F53E792" w14:textId="05C1E6F0" w:rsidR="0055236A" w:rsidRDefault="0055236A" w:rsidP="00293CF1">
      <w:pPr>
        <w:ind w:firstLine="420"/>
      </w:pPr>
      <w:ins w:id="820" w:author="Gavin Ma (马国臣)-人工智能研究院" w:date="2026-04-27T20:19:00Z">
        <w:r>
          <w:rPr>
            <w:rFonts w:hint="eastAsia"/>
          </w:rPr>
          <w:t>注：以</w:t>
        </w:r>
        <w:r>
          <w:rPr>
            <w:rFonts w:hint="eastAsia"/>
          </w:rPr>
          <w:t>48</w:t>
        </w:r>
        <w:r>
          <w:rPr>
            <w:rFonts w:hint="eastAsia"/>
          </w:rPr>
          <w:t>地址为例，除</w:t>
        </w:r>
        <w:r>
          <w:rPr>
            <w:rFonts w:hint="eastAsia"/>
          </w:rPr>
          <w:t>offset</w:t>
        </w:r>
        <w:r>
          <w:rPr>
            <w:rFonts w:hint="eastAsia"/>
          </w:rPr>
          <w:t>外的</w:t>
        </w:r>
        <w:r>
          <w:rPr>
            <w:rFonts w:hint="eastAsia"/>
          </w:rPr>
          <w:t>VA/GPA</w:t>
        </w:r>
        <w:r>
          <w:rPr>
            <w:rFonts w:hint="eastAsia"/>
          </w:rPr>
          <w:t>，在</w:t>
        </w:r>
        <w:r>
          <w:rPr>
            <w:rFonts w:hint="eastAsia"/>
          </w:rPr>
          <w:t>walker Cache</w:t>
        </w:r>
        <w:r>
          <w:rPr>
            <w:rFonts w:hint="eastAsia"/>
          </w:rPr>
          <w:t>中被切分为</w:t>
        </w:r>
        <w:r>
          <w:rPr>
            <w:rFonts w:hint="eastAsia"/>
          </w:rPr>
          <w:t>4</w:t>
        </w:r>
        <w:r>
          <w:rPr>
            <w:rFonts w:hint="eastAsia"/>
          </w:rPr>
          <w:t>段，分别记为</w:t>
        </w:r>
        <w:r>
          <w:rPr>
            <w:rFonts w:hint="eastAsia"/>
          </w:rPr>
          <w:t>Addr[3]/[2]/[1]/[0]</w:t>
        </w:r>
        <w:r>
          <w:rPr>
            <w:rFonts w:hint="eastAsia"/>
          </w:rPr>
          <w:t>。切分第一字段根据</w:t>
        </w:r>
        <w:r>
          <w:rPr>
            <w:rFonts w:hint="eastAsia"/>
          </w:rPr>
          <w:t>Sv39/Sv48/Sv39x4/Sv48x4</w:t>
        </w:r>
        <w:r>
          <w:rPr>
            <w:rFonts w:hint="eastAsia"/>
          </w:rPr>
          <w:t>的地址类型判断起始位置和长度。</w:t>
        </w:r>
      </w:ins>
    </w:p>
    <w:p w14:paraId="2E905227" w14:textId="77777777" w:rsidR="00293CF1" w:rsidRDefault="00293CF1" w:rsidP="00293CF1">
      <w:pPr>
        <w:pStyle w:val="af"/>
        <w:numPr>
          <w:ilvl w:val="0"/>
          <w:numId w:val="94"/>
        </w:numPr>
        <w:ind w:firstLineChars="0"/>
      </w:pPr>
      <w:r>
        <w:rPr>
          <w:rFonts w:hint="eastAsia"/>
        </w:rPr>
        <w:t>Cache line</w:t>
      </w:r>
      <w:r>
        <w:rPr>
          <w:rFonts w:hint="eastAsia"/>
        </w:rPr>
        <w:t>：</w:t>
      </w:r>
    </w:p>
    <w:p w14:paraId="71AC7A22" w14:textId="77777777" w:rsidR="00293CF1" w:rsidRDefault="00293CF1" w:rsidP="00293CF1">
      <w:pPr>
        <w:ind w:firstLine="480"/>
      </w:pPr>
      <w:r>
        <w:rPr>
          <w:rFonts w:hint="eastAsia"/>
        </w:rPr>
        <w:t>Walker Cache</w:t>
      </w:r>
      <w:r>
        <w:rPr>
          <w:rFonts w:hint="eastAsia"/>
        </w:rPr>
        <w:t>缓存包含</w:t>
      </w:r>
      <w:r>
        <w:rPr>
          <w:rFonts w:hint="eastAsia"/>
        </w:rPr>
        <w:t>3</w:t>
      </w:r>
      <w:r>
        <w:rPr>
          <w:rFonts w:hint="eastAsia"/>
        </w:rPr>
        <w:t>个缓存表，各缓存表中</w:t>
      </w:r>
      <w:r>
        <w:rPr>
          <w:rFonts w:hint="eastAsia"/>
        </w:rPr>
        <w:t>Cache line</w:t>
      </w:r>
      <w:r>
        <w:rPr>
          <w:rFonts w:hint="eastAsia"/>
        </w:rPr>
        <w:t>对应不同字段的内存查询结果</w:t>
      </w:r>
      <w:r>
        <w:rPr>
          <w:rFonts w:hint="eastAsia"/>
        </w:rPr>
        <w:t>PPN</w:t>
      </w:r>
      <w:r>
        <w:rPr>
          <w:rFonts w:hint="eastAsia"/>
        </w:rPr>
        <w:t>。三部分数据结构为：</w:t>
      </w:r>
    </w:p>
    <w:p w14:paraId="00D64DA3" w14:textId="575A9AAA" w:rsidR="00293CF1" w:rsidRDefault="00293CF1" w:rsidP="00293CF1">
      <w:pPr>
        <w:jc w:val="center"/>
      </w:pPr>
      <w:del w:id="821" w:author="Gavin Ma (马国臣)-人工智能研究院" w:date="2026-04-24T09:45:00Z">
        <w:r w:rsidDel="00AD65E2">
          <w:rPr>
            <w:rFonts w:hint="eastAsia"/>
          </w:rPr>
          <w:object w:dxaOrig="7851" w:dyaOrig="901" w14:anchorId="47089904">
            <v:shape id="_x0000_i1064" type="#_x0000_t75" style="width:246pt;height:30pt" o:ole="">
              <v:imagedata r:id="rId91" o:title=""/>
            </v:shape>
            <o:OLEObject Type="Embed" ProgID="Visio.Drawing.15" ShapeID="_x0000_i1064" DrawAspect="Content" ObjectID="_1839588113" r:id="rId92"/>
          </w:object>
        </w:r>
      </w:del>
      <w:ins w:id="822" w:author="Gavin Ma (马国臣)-人工智能研究院" w:date="2026-04-24T09:45:00Z">
        <w:r w:rsidR="00AD65E2" w:rsidRPr="00AD65E2">
          <w:rPr>
            <w:rFonts w:hint="eastAsia"/>
          </w:rPr>
          <w:t xml:space="preserve"> </w:t>
        </w:r>
      </w:ins>
      <w:ins w:id="823" w:author="Gavin Ma (马国臣)-人工智能研究院" w:date="2026-04-27T20:19:00Z">
        <w:r w:rsidR="00603DF5">
          <w:rPr>
            <w:rFonts w:hint="eastAsia"/>
          </w:rPr>
          <w:object w:dxaOrig="9131" w:dyaOrig="901" w14:anchorId="6BEF5346">
            <v:shape id="_x0000_i1065" type="#_x0000_t75" style="width:280.5pt;height:27.75pt" o:ole="">
              <v:imagedata r:id="rId93" o:title=""/>
            </v:shape>
            <o:OLEObject Type="Embed" ProgID="Visio.Drawing.15" ShapeID="_x0000_i1065" DrawAspect="Content" ObjectID="_1839588114" r:id="rId94"/>
          </w:object>
        </w:r>
      </w:ins>
      <w:del w:id="824" w:author="Gavin Ma (马国臣)-人工智能研究院" w:date="2026-04-27T20:19:00Z">
        <w:r w:rsidR="00984790" w:rsidDel="00603DF5">
          <w:rPr>
            <w:rFonts w:hint="eastAsia"/>
          </w:rPr>
          <w:fldChar w:fldCharType="begin"/>
        </w:r>
        <w:r w:rsidR="00000000">
          <w:fldChar w:fldCharType="separate"/>
        </w:r>
        <w:r w:rsidR="00984790" w:rsidDel="00603DF5">
          <w:rPr>
            <w:rFonts w:hint="eastAsia"/>
          </w:rPr>
          <w:fldChar w:fldCharType="end"/>
        </w:r>
      </w:del>
    </w:p>
    <w:p w14:paraId="386D0D41" w14:textId="323DF754" w:rsidR="00293CF1" w:rsidRDefault="00293CF1" w:rsidP="00293CF1">
      <w:pPr>
        <w:pStyle w:val="ac"/>
        <w:jc w:val="center"/>
      </w:pPr>
      <w:r>
        <w:rPr>
          <w:rFonts w:hint="eastAsia"/>
        </w:rPr>
        <w:t>图</w:t>
      </w:r>
      <w:r>
        <w:rPr>
          <w:rFonts w:hint="eastAsia"/>
        </w:rPr>
        <w:t xml:space="preserve"> </w:t>
      </w:r>
      <w:ins w:id="825"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826"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8</w:t>
      </w:r>
      <w:ins w:id="827" w:author="Shuqing Li (李树青)" w:date="2026-04-23T09:02:00Z">
        <w:r w:rsidR="000075A0">
          <w:fldChar w:fldCharType="end"/>
        </w:r>
      </w:ins>
      <w:del w:id="828"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8</w:delText>
        </w:r>
        <w:r w:rsidDel="000075A0">
          <w:fldChar w:fldCharType="end"/>
        </w:r>
      </w:del>
      <w:r>
        <w:rPr>
          <w:rFonts w:hint="eastAsia"/>
        </w:rPr>
        <w:t xml:space="preserve"> PTWc_1 Cache line</w:t>
      </w:r>
      <w:r>
        <w:rPr>
          <w:rFonts w:hint="eastAsia"/>
        </w:rPr>
        <w:t>数据结构示意图</w:t>
      </w:r>
    </w:p>
    <w:p w14:paraId="4AA24271" w14:textId="025E0543" w:rsidR="00293CF1" w:rsidRDefault="00293CF1" w:rsidP="00293CF1">
      <w:pPr>
        <w:jc w:val="center"/>
      </w:pPr>
      <w:del w:id="829" w:author="Gavin Ma (马国臣)-人工智能研究院" w:date="2026-04-24T09:45:00Z">
        <w:r w:rsidDel="00C377DC">
          <w:rPr>
            <w:rFonts w:hint="eastAsia"/>
          </w:rPr>
          <w:object w:dxaOrig="8421" w:dyaOrig="901" w14:anchorId="2FE2FB55">
            <v:shape id="_x0000_i1066" type="#_x0000_t75" style="width:258pt;height:30pt" o:ole="">
              <v:imagedata r:id="rId95" o:title=""/>
            </v:shape>
            <o:OLEObject Type="Embed" ProgID="Visio.Drawing.15" ShapeID="_x0000_i1066" DrawAspect="Content" ObjectID="_1839588115" r:id="rId96"/>
          </w:object>
        </w:r>
      </w:del>
      <w:ins w:id="830" w:author="Gavin Ma (马国臣)-人工智能研究院" w:date="2026-04-24T09:45:00Z">
        <w:r w:rsidR="00C377DC" w:rsidRPr="00C377DC">
          <w:rPr>
            <w:rFonts w:hint="eastAsia"/>
          </w:rPr>
          <w:t xml:space="preserve"> </w:t>
        </w:r>
      </w:ins>
      <w:ins w:id="831" w:author="Gavin Ma (马国臣)-人工智能研究院" w:date="2026-04-27T20:19:00Z">
        <w:r w:rsidR="00603DF5">
          <w:rPr>
            <w:rFonts w:hint="eastAsia"/>
          </w:rPr>
          <w:object w:dxaOrig="9131" w:dyaOrig="901" w14:anchorId="735AEDB4">
            <v:shape id="_x0000_i1067" type="#_x0000_t75" style="width:282pt;height:27.75pt" o:ole="">
              <v:imagedata r:id="rId97" o:title=""/>
            </v:shape>
            <o:OLEObject Type="Embed" ProgID="Visio.Drawing.15" ShapeID="_x0000_i1067" DrawAspect="Content" ObjectID="_1839588116" r:id="rId98"/>
          </w:object>
        </w:r>
      </w:ins>
      <w:del w:id="832" w:author="Gavin Ma (马国臣)-人工智能研究院" w:date="2026-04-27T20:19:00Z">
        <w:r w:rsidR="00984790" w:rsidDel="00603DF5">
          <w:rPr>
            <w:rFonts w:hint="eastAsia"/>
          </w:rPr>
          <w:fldChar w:fldCharType="begin"/>
        </w:r>
        <w:r w:rsidR="00000000">
          <w:fldChar w:fldCharType="separate"/>
        </w:r>
        <w:r w:rsidR="00984790" w:rsidDel="00603DF5">
          <w:rPr>
            <w:rFonts w:hint="eastAsia"/>
          </w:rPr>
          <w:fldChar w:fldCharType="end"/>
        </w:r>
      </w:del>
    </w:p>
    <w:p w14:paraId="4DDBC776" w14:textId="0D69E0A1" w:rsidR="00293CF1" w:rsidRDefault="00293CF1" w:rsidP="00293CF1">
      <w:pPr>
        <w:pStyle w:val="ac"/>
        <w:jc w:val="center"/>
      </w:pPr>
      <w:r>
        <w:rPr>
          <w:rFonts w:hint="eastAsia"/>
        </w:rPr>
        <w:t>图</w:t>
      </w:r>
      <w:r>
        <w:rPr>
          <w:rFonts w:hint="eastAsia"/>
        </w:rPr>
        <w:t xml:space="preserve"> </w:t>
      </w:r>
      <w:ins w:id="833"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834"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9</w:t>
      </w:r>
      <w:ins w:id="835" w:author="Shuqing Li (李树青)" w:date="2026-04-23T09:02:00Z">
        <w:r w:rsidR="000075A0">
          <w:fldChar w:fldCharType="end"/>
        </w:r>
      </w:ins>
      <w:del w:id="836"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9</w:delText>
        </w:r>
        <w:r w:rsidDel="000075A0">
          <w:fldChar w:fldCharType="end"/>
        </w:r>
      </w:del>
      <w:r>
        <w:rPr>
          <w:rFonts w:hint="eastAsia"/>
        </w:rPr>
        <w:t xml:space="preserve"> PTWc_2 Cache line</w:t>
      </w:r>
      <w:r>
        <w:rPr>
          <w:rFonts w:hint="eastAsia"/>
        </w:rPr>
        <w:t>数据结构示意图</w:t>
      </w:r>
    </w:p>
    <w:p w14:paraId="037FCE9D" w14:textId="174E4AF6" w:rsidR="00293CF1" w:rsidRDefault="00293CF1" w:rsidP="00293CF1">
      <w:pPr>
        <w:jc w:val="center"/>
      </w:pPr>
      <w:del w:id="837" w:author="Gavin Ma (马国臣)-人工智能研究院" w:date="2026-04-24T09:46:00Z">
        <w:r w:rsidRPr="00795562" w:rsidDel="00C11020">
          <w:rPr>
            <w:rFonts w:hint="eastAsia"/>
          </w:rPr>
          <w:object w:dxaOrig="8981" w:dyaOrig="901" w14:anchorId="31D0AD4B">
            <v:shape id="_x0000_i1068" type="#_x0000_t75" style="width:258pt;height:24.75pt" o:ole="">
              <v:imagedata r:id="rId99" o:title=""/>
            </v:shape>
            <o:OLEObject Type="Embed" ProgID="Visio.Drawing.15" ShapeID="_x0000_i1068" DrawAspect="Content" ObjectID="_1839588117" r:id="rId100"/>
          </w:object>
        </w:r>
      </w:del>
      <w:ins w:id="838" w:author="Gavin Ma (马国臣)-人工智能研究院" w:date="2026-04-24T09:46:00Z">
        <w:r w:rsidR="00C11020" w:rsidRPr="00C11020">
          <w:rPr>
            <w:rFonts w:hint="eastAsia"/>
          </w:rPr>
          <w:t xml:space="preserve"> </w:t>
        </w:r>
      </w:ins>
      <w:ins w:id="839" w:author="Gavin Ma (马国臣)-人工智能研究院" w:date="2026-04-27T20:20:00Z">
        <w:r w:rsidR="00603DF5">
          <w:rPr>
            <w:rFonts w:hint="eastAsia"/>
          </w:rPr>
          <w:object w:dxaOrig="9131" w:dyaOrig="901" w14:anchorId="58F3AD5A">
            <v:shape id="_x0000_i1069" type="#_x0000_t75" style="width:285pt;height:28.5pt" o:ole="">
              <v:imagedata r:id="rId101" o:title=""/>
            </v:shape>
            <o:OLEObject Type="Embed" ProgID="Visio.Drawing.15" ShapeID="_x0000_i1069" DrawAspect="Content" ObjectID="_1839588118" r:id="rId102"/>
          </w:object>
        </w:r>
      </w:ins>
      <w:del w:id="840" w:author="Gavin Ma (马国臣)-人工智能研究院" w:date="2026-04-27T20:20:00Z">
        <w:r w:rsidR="00984790" w:rsidDel="00603DF5">
          <w:rPr>
            <w:rFonts w:hint="eastAsia"/>
          </w:rPr>
          <w:fldChar w:fldCharType="begin"/>
        </w:r>
        <w:r w:rsidR="00000000">
          <w:fldChar w:fldCharType="separate"/>
        </w:r>
        <w:r w:rsidR="00984790" w:rsidDel="00603DF5">
          <w:rPr>
            <w:rFonts w:hint="eastAsia"/>
          </w:rPr>
          <w:fldChar w:fldCharType="end"/>
        </w:r>
      </w:del>
    </w:p>
    <w:p w14:paraId="59262138" w14:textId="55F0E33C" w:rsidR="00293CF1" w:rsidRDefault="00293CF1" w:rsidP="00293CF1">
      <w:pPr>
        <w:pStyle w:val="ac"/>
        <w:jc w:val="center"/>
      </w:pPr>
      <w:r>
        <w:rPr>
          <w:rFonts w:hint="eastAsia"/>
        </w:rPr>
        <w:t>图</w:t>
      </w:r>
      <w:r>
        <w:rPr>
          <w:rFonts w:hint="eastAsia"/>
        </w:rPr>
        <w:t xml:space="preserve"> </w:t>
      </w:r>
      <w:ins w:id="841"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842"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10</w:t>
      </w:r>
      <w:ins w:id="843" w:author="Shuqing Li (李树青)" w:date="2026-04-23T09:02:00Z">
        <w:r w:rsidR="000075A0">
          <w:fldChar w:fldCharType="end"/>
        </w:r>
      </w:ins>
      <w:del w:id="844"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10</w:delText>
        </w:r>
        <w:r w:rsidDel="000075A0">
          <w:fldChar w:fldCharType="end"/>
        </w:r>
      </w:del>
      <w:r>
        <w:rPr>
          <w:rFonts w:hint="eastAsia"/>
        </w:rPr>
        <w:t xml:space="preserve"> PTWc_3 Cache line</w:t>
      </w:r>
      <w:r>
        <w:rPr>
          <w:rFonts w:hint="eastAsia"/>
        </w:rPr>
        <w:t>数据结构示意图</w:t>
      </w:r>
    </w:p>
    <w:p w14:paraId="1459D420" w14:textId="048F3247" w:rsidR="00C4479F" w:rsidRDefault="00293CF1" w:rsidP="00C4479F">
      <w:pPr>
        <w:ind w:firstLine="420"/>
        <w:rPr>
          <w:ins w:id="845" w:author="Gavin Ma (马国臣)-人工智能研究院" w:date="2026-04-24T09:30:00Z"/>
        </w:rPr>
      </w:pPr>
      <w:r>
        <w:rPr>
          <w:rFonts w:hint="eastAsia"/>
        </w:rPr>
        <w:t>其中：</w:t>
      </w:r>
      <w:r>
        <w:rPr>
          <w:rFonts w:hint="eastAsia"/>
        </w:rPr>
        <w:t>gscid</w:t>
      </w:r>
      <w:r>
        <w:rPr>
          <w:rFonts w:hint="eastAsia"/>
        </w:rPr>
        <w:t>、</w:t>
      </w:r>
      <w:r>
        <w:rPr>
          <w:rFonts w:hint="eastAsia"/>
        </w:rPr>
        <w:t>pscid</w:t>
      </w:r>
      <w:r>
        <w:rPr>
          <w:rFonts w:hint="eastAsia"/>
        </w:rPr>
        <w:t>及</w:t>
      </w:r>
      <w:r>
        <w:rPr>
          <w:rFonts w:hint="eastAsia"/>
        </w:rPr>
        <w:t>VA</w:t>
      </w:r>
      <w:r>
        <w:rPr>
          <w:rFonts w:hint="eastAsia"/>
        </w:rPr>
        <w:t>地址的切分字段为索引字段，</w:t>
      </w:r>
      <w:r>
        <w:rPr>
          <w:rFonts w:hint="eastAsia"/>
        </w:rPr>
        <w:t>PPN</w:t>
      </w:r>
      <w:r>
        <w:rPr>
          <w:rFonts w:hint="eastAsia"/>
        </w:rPr>
        <w:t>为地址转换中间结果。</w:t>
      </w:r>
      <w:del w:id="846" w:author="Gavin Ma (马国臣)-人工智能研究院" w:date="2026-04-24T09:30:00Z">
        <w:r w:rsidRPr="001E6DF8" w:rsidDel="00C4479F">
          <w:delText>reserved</w:delText>
        </w:r>
        <w:r w:rsidRPr="001E6DF8" w:rsidDel="00C4479F">
          <w:rPr>
            <w:rFonts w:hint="eastAsia"/>
          </w:rPr>
          <w:delText>为保存标志位的字段，</w:delText>
        </w:r>
        <w:r w:rsidDel="00C4479F">
          <w:rPr>
            <w:rFonts w:hint="eastAsia"/>
          </w:rPr>
          <w:delText>包括：</w:delText>
        </w:r>
        <w:r w:rsidDel="00C4479F">
          <w:rPr>
            <w:rFonts w:hint="eastAsia"/>
          </w:rPr>
          <w:delText>valid</w:delText>
        </w:r>
        <w:r w:rsidDel="00C4479F">
          <w:rPr>
            <w:rFonts w:hint="eastAsia"/>
          </w:rPr>
          <w:delText>有效位；指示地址类型（</w:delText>
        </w:r>
        <w:r w:rsidDel="00C4479F">
          <w:rPr>
            <w:rFonts w:hint="eastAsia"/>
          </w:rPr>
          <w:delText>VA/PA</w:delText>
        </w:r>
        <w:r w:rsidDel="00C4479F">
          <w:rPr>
            <w:rFonts w:hint="eastAsia"/>
          </w:rPr>
          <w:delText>，</w:delText>
        </w:r>
        <w:r w:rsidDel="00C4479F">
          <w:rPr>
            <w:rFonts w:hint="eastAsia"/>
          </w:rPr>
          <w:delText>39/44</w:delText>
        </w:r>
        <w:r w:rsidDel="00C4479F">
          <w:rPr>
            <w:rFonts w:hint="eastAsia"/>
          </w:rPr>
          <w:delText>）的标志位。</w:delText>
        </w:r>
      </w:del>
      <w:ins w:id="847" w:author="Gavin Ma (马国臣)-人工智能研究院" w:date="2026-04-24T09:30:00Z">
        <w:r w:rsidR="00C4479F">
          <w:rPr>
            <w:rFonts w:hint="eastAsia"/>
          </w:rPr>
          <w:t>切分的第一个子段（对</w:t>
        </w:r>
        <w:r w:rsidR="00C4479F">
          <w:rPr>
            <w:rFonts w:hint="eastAsia"/>
          </w:rPr>
          <w:t>Sv39</w:t>
        </w:r>
        <w:r w:rsidR="00C4479F">
          <w:rPr>
            <w:rFonts w:hint="eastAsia"/>
          </w:rPr>
          <w:t>是</w:t>
        </w:r>
      </w:ins>
      <w:ins w:id="848" w:author="Gavin Ma (马国臣)-人工智能研究院" w:date="2026-04-27T20:20:00Z">
        <w:r w:rsidR="00013DA2">
          <w:rPr>
            <w:rFonts w:hint="eastAsia"/>
          </w:rPr>
          <w:t>Addr[2]</w:t>
        </w:r>
      </w:ins>
      <w:ins w:id="849" w:author="Gavin Ma (马国臣)-人工智能研究院" w:date="2026-04-24T09:30:00Z">
        <w:r w:rsidR="00C4479F">
          <w:rPr>
            <w:rFonts w:hint="eastAsia"/>
          </w:rPr>
          <w:t>，对</w:t>
        </w:r>
        <w:r w:rsidR="00C4479F">
          <w:rPr>
            <w:rFonts w:hint="eastAsia"/>
          </w:rPr>
          <w:t>Sv48</w:t>
        </w:r>
        <w:r w:rsidR="00C4479F">
          <w:rPr>
            <w:rFonts w:hint="eastAsia"/>
          </w:rPr>
          <w:t>是</w:t>
        </w:r>
      </w:ins>
      <w:ins w:id="850" w:author="Gavin Ma (马国臣)-人工智能研究院" w:date="2026-04-27T20:20:00Z">
        <w:r w:rsidR="00013DA2">
          <w:rPr>
            <w:rFonts w:hint="eastAsia"/>
          </w:rPr>
          <w:t>Addr[3]</w:t>
        </w:r>
      </w:ins>
      <w:ins w:id="851" w:author="Gavin Ma (马国臣)-人工智能研究院" w:date="2026-04-24T09:30:00Z">
        <w:r w:rsidR="00C4479F">
          <w:rPr>
            <w:rFonts w:hint="eastAsia"/>
          </w:rPr>
          <w:t>），根据地址类型，可能为</w:t>
        </w:r>
        <w:r w:rsidR="00C4479F">
          <w:rPr>
            <w:rFonts w:hint="eastAsia"/>
          </w:rPr>
          <w:t>9</w:t>
        </w:r>
        <w:r w:rsidR="00C4479F">
          <w:rPr>
            <w:rFonts w:hint="eastAsia"/>
          </w:rPr>
          <w:t>比特、</w:t>
        </w:r>
        <w:r w:rsidR="00C4479F">
          <w:rPr>
            <w:rFonts w:hint="eastAsia"/>
          </w:rPr>
          <w:t>11</w:t>
        </w:r>
        <w:r w:rsidR="00C4479F">
          <w:rPr>
            <w:rFonts w:hint="eastAsia"/>
          </w:rPr>
          <w:t>比特。</w:t>
        </w:r>
        <w:r w:rsidR="00C4479F" w:rsidRPr="001E6DF8">
          <w:t>reserved</w:t>
        </w:r>
        <w:r w:rsidR="00C4479F" w:rsidRPr="001E6DF8">
          <w:rPr>
            <w:rFonts w:hint="eastAsia"/>
          </w:rPr>
          <w:t>为保存标志位的字段，</w:t>
        </w:r>
        <w:r w:rsidR="00C4479F">
          <w:rPr>
            <w:rFonts w:hint="eastAsia"/>
          </w:rPr>
          <w:t>（</w:t>
        </w:r>
        <w:r w:rsidR="00C4479F">
          <w:rPr>
            <w:rFonts w:hint="eastAsia"/>
          </w:rPr>
          <w:t>44</w:t>
        </w:r>
        <w:r w:rsidR="00C4479F">
          <w:rPr>
            <w:rFonts w:hint="eastAsia"/>
          </w:rPr>
          <w:t>比特地址中切分后</w:t>
        </w:r>
      </w:ins>
      <w:ins w:id="852" w:author="Gavin Ma (马国臣)-人工智能研究院" w:date="2026-04-24T09:47:00Z">
        <w:r w:rsidR="0001616E">
          <w:rPr>
            <w:rFonts w:hint="eastAsia"/>
          </w:rPr>
          <w:t>，最后一子段</w:t>
        </w:r>
      </w:ins>
      <w:ins w:id="853" w:author="Gavin Ma (马国臣)-人工智能研究院" w:date="2026-04-24T09:30:00Z">
        <w:r w:rsidR="00C4479F">
          <w:rPr>
            <w:rFonts w:hint="eastAsia"/>
          </w:rPr>
          <w:t>不使用</w:t>
        </w:r>
      </w:ins>
      <w:ins w:id="854" w:author="Gavin Ma (马国臣)-人工智能研究院" w:date="2026-04-24T09:48:00Z">
        <w:r w:rsidR="0001616E">
          <w:rPr>
            <w:rFonts w:hint="eastAsia"/>
          </w:rPr>
          <w:t>；</w:t>
        </w:r>
      </w:ins>
      <w:ins w:id="855" w:author="Gavin Ma (马国臣)-人工智能研究院" w:date="2026-04-24T09:47:00Z">
        <w:r w:rsidR="0001616E">
          <w:rPr>
            <w:rFonts w:hint="eastAsia"/>
          </w:rPr>
          <w:t>由于</w:t>
        </w:r>
        <w:r w:rsidR="0001616E">
          <w:rPr>
            <w:rFonts w:hint="eastAsia"/>
          </w:rPr>
          <w:t>Sv39x4/Sv48x4</w:t>
        </w:r>
      </w:ins>
      <w:ins w:id="856" w:author="Gavin Ma (马国臣)-人工智能研究院" w:date="2026-04-24T09:48:00Z">
        <w:r w:rsidR="0001616E">
          <w:rPr>
            <w:rFonts w:hint="eastAsia"/>
          </w:rPr>
          <w:t>实际</w:t>
        </w:r>
      </w:ins>
      <w:ins w:id="857" w:author="Gavin Ma (马国臣)-人工智能研究院" w:date="2026-04-24T09:47:00Z">
        <w:r w:rsidR="0001616E">
          <w:rPr>
            <w:rFonts w:hint="eastAsia"/>
          </w:rPr>
          <w:t>使用长度</w:t>
        </w:r>
      </w:ins>
      <w:ins w:id="858" w:author="Gavin Ma (马国臣)-人工智能研究院" w:date="2026-04-24T09:48:00Z">
        <w:r w:rsidR="0001616E">
          <w:rPr>
            <w:rFonts w:hint="eastAsia"/>
          </w:rPr>
          <w:t>不固定，但</w:t>
        </w:r>
        <w:r w:rsidR="0001616E">
          <w:rPr>
            <w:rFonts w:hint="eastAsia"/>
          </w:rPr>
          <w:t>40</w:t>
        </w:r>
        <w:r w:rsidR="0001616E">
          <w:rPr>
            <w:rFonts w:hint="eastAsia"/>
          </w:rPr>
          <w:t>比特足够</w:t>
        </w:r>
      </w:ins>
      <w:ins w:id="859" w:author="Gavin Ma (马国臣)-人工智能研究院" w:date="2026-04-24T09:30:00Z">
        <w:r w:rsidR="00C4479F">
          <w:rPr>
            <w:rFonts w:hint="eastAsia"/>
          </w:rPr>
          <w:t>），包括：</w:t>
        </w:r>
      </w:ins>
    </w:p>
    <w:p w14:paraId="552B9BD3" w14:textId="77777777" w:rsidR="00C4479F" w:rsidRDefault="00C4479F" w:rsidP="00C4479F">
      <w:pPr>
        <w:pStyle w:val="af"/>
        <w:numPr>
          <w:ilvl w:val="0"/>
          <w:numId w:val="130"/>
        </w:numPr>
        <w:ind w:firstLineChars="0"/>
        <w:rPr>
          <w:ins w:id="860" w:author="Gavin Ma (马国臣)-人工智能研究院" w:date="2026-04-24T09:30:00Z"/>
        </w:rPr>
      </w:pPr>
      <w:ins w:id="861" w:author="Gavin Ma (马国臣)-人工智能研究院" w:date="2026-04-24T09:30:00Z">
        <w:r>
          <w:rPr>
            <w:rFonts w:hint="eastAsia"/>
          </w:rPr>
          <w:t>1</w:t>
        </w:r>
        <w:r>
          <w:rPr>
            <w:rFonts w:hint="eastAsia"/>
          </w:rPr>
          <w:t>比特</w:t>
        </w:r>
        <w:r>
          <w:rPr>
            <w:rFonts w:hint="eastAsia"/>
          </w:rPr>
          <w:t>valid</w:t>
        </w:r>
        <w:r>
          <w:rPr>
            <w:rFonts w:hint="eastAsia"/>
          </w:rPr>
          <w:t>有效位；</w:t>
        </w:r>
      </w:ins>
    </w:p>
    <w:p w14:paraId="0505E372" w14:textId="77777777" w:rsidR="00C4479F" w:rsidRDefault="00C4479F" w:rsidP="00C4479F">
      <w:pPr>
        <w:pStyle w:val="af"/>
        <w:numPr>
          <w:ilvl w:val="0"/>
          <w:numId w:val="130"/>
        </w:numPr>
        <w:ind w:firstLineChars="0"/>
        <w:rPr>
          <w:ins w:id="862" w:author="Gavin Ma (马国臣)-人工智能研究院" w:date="2026-04-24T09:30:00Z"/>
        </w:rPr>
      </w:pPr>
      <w:ins w:id="863" w:author="Gavin Ma (马国臣)-人工智能研究院" w:date="2026-04-24T09:30:00Z">
        <w:r>
          <w:rPr>
            <w:rFonts w:hint="eastAsia"/>
          </w:rPr>
          <w:t>1</w:t>
        </w:r>
        <w:r>
          <w:rPr>
            <w:rFonts w:hint="eastAsia"/>
          </w:rPr>
          <w:t>比特指示地址类型</w:t>
        </w:r>
        <w:r>
          <w:rPr>
            <w:rFonts w:hint="eastAsia"/>
          </w:rPr>
          <w:t>VA/PA</w:t>
        </w:r>
        <w:r>
          <w:rPr>
            <w:rFonts w:hint="eastAsia"/>
          </w:rPr>
          <w:t>的标志位；</w:t>
        </w:r>
      </w:ins>
    </w:p>
    <w:p w14:paraId="4DF32E35" w14:textId="77777777" w:rsidR="00C4479F" w:rsidRDefault="00C4479F" w:rsidP="00C4479F">
      <w:pPr>
        <w:pStyle w:val="af"/>
        <w:numPr>
          <w:ilvl w:val="0"/>
          <w:numId w:val="130"/>
        </w:numPr>
        <w:ind w:firstLineChars="0"/>
        <w:rPr>
          <w:ins w:id="864" w:author="Gavin Ma (马国臣)-人工智能研究院" w:date="2026-04-24T09:30:00Z"/>
        </w:rPr>
      </w:pPr>
      <w:ins w:id="865" w:author="Gavin Ma (马国臣)-人工智能研究院" w:date="2026-04-24T09:30:00Z">
        <w:r>
          <w:rPr>
            <w:rFonts w:hint="eastAsia"/>
          </w:rPr>
          <w:t>1</w:t>
        </w:r>
        <w:r>
          <w:rPr>
            <w:rFonts w:hint="eastAsia"/>
          </w:rPr>
          <w:t>比特指示当前中间值缓存是来自两阶段地址翻译还是单一阶段地址翻译；与前一标志位联合使用；</w:t>
        </w:r>
      </w:ins>
    </w:p>
    <w:p w14:paraId="05407E06" w14:textId="77777777" w:rsidR="00C4479F" w:rsidRDefault="00C4479F" w:rsidP="00C4479F">
      <w:pPr>
        <w:pStyle w:val="af"/>
        <w:numPr>
          <w:ilvl w:val="0"/>
          <w:numId w:val="130"/>
        </w:numPr>
        <w:ind w:firstLineChars="0"/>
        <w:rPr>
          <w:ins w:id="866" w:author="Gavin Ma (马国臣)-人工智能研究院" w:date="2026-04-24T09:30:00Z"/>
        </w:rPr>
      </w:pPr>
      <w:ins w:id="867" w:author="Gavin Ma (马国臣)-人工智能研究院" w:date="2026-04-24T09:30:00Z">
        <w:r>
          <w:rPr>
            <w:rFonts w:hint="eastAsia"/>
          </w:rPr>
          <w:t>1</w:t>
        </w:r>
        <w:r>
          <w:rPr>
            <w:rFonts w:hint="eastAsia"/>
          </w:rPr>
          <w:t>比特指示</w:t>
        </w:r>
        <w:r>
          <w:rPr>
            <w:rFonts w:hint="eastAsia"/>
          </w:rPr>
          <w:t>Sv39</w:t>
        </w:r>
        <w:r>
          <w:rPr>
            <w:rFonts w:hint="eastAsia"/>
          </w:rPr>
          <w:t>还是</w:t>
        </w:r>
        <w:r>
          <w:rPr>
            <w:rFonts w:hint="eastAsia"/>
          </w:rPr>
          <w:t>Sv48</w:t>
        </w:r>
        <w:r>
          <w:rPr>
            <w:rFonts w:hint="eastAsia"/>
          </w:rPr>
          <w:t>的标志位；</w:t>
        </w:r>
      </w:ins>
    </w:p>
    <w:p w14:paraId="26D5466D" w14:textId="162F6CB2" w:rsidR="00293CF1" w:rsidRDefault="00C4479F">
      <w:pPr>
        <w:pStyle w:val="af"/>
        <w:numPr>
          <w:ilvl w:val="0"/>
          <w:numId w:val="130"/>
        </w:numPr>
        <w:ind w:firstLineChars="0"/>
        <w:pPrChange w:id="868" w:author="Gavin Ma (马国臣)-人工智能研究院" w:date="2026-04-24T09:31:00Z">
          <w:pPr>
            <w:ind w:firstLine="420"/>
          </w:pPr>
        </w:pPrChange>
      </w:pPr>
      <w:ins w:id="869" w:author="Gavin Ma (马国臣)-人工智能研究院" w:date="2026-04-24T09:30:00Z">
        <w:r>
          <w:rPr>
            <w:rFonts w:hint="eastAsia"/>
          </w:rPr>
          <w:t>1</w:t>
        </w:r>
        <w:r>
          <w:rPr>
            <w:rFonts w:hint="eastAsia"/>
          </w:rPr>
          <w:t>比特指示</w:t>
        </w:r>
        <w:r>
          <w:rPr>
            <w:rFonts w:hint="eastAsia"/>
          </w:rPr>
          <w:t>Sv39/Sv48</w:t>
        </w:r>
        <w:r>
          <w:rPr>
            <w:rFonts w:hint="eastAsia"/>
          </w:rPr>
          <w:t>还是</w:t>
        </w:r>
        <w:r>
          <w:rPr>
            <w:rFonts w:hint="eastAsia"/>
          </w:rPr>
          <w:t>Sv39x4/Sv48x4</w:t>
        </w:r>
        <w:r>
          <w:rPr>
            <w:rFonts w:hint="eastAsia"/>
          </w:rPr>
          <w:t>的标志位；</w:t>
        </w:r>
      </w:ins>
    </w:p>
    <w:p w14:paraId="5EFB7858" w14:textId="77777777" w:rsidR="00293CF1" w:rsidRDefault="00293CF1" w:rsidP="00293CF1">
      <w:pPr>
        <w:pStyle w:val="3"/>
      </w:pPr>
      <w:bookmarkStart w:id="870" w:name="_Toc226106678"/>
      <w:bookmarkStart w:id="871" w:name="_Toc228214059"/>
      <w:r>
        <w:rPr>
          <w:rFonts w:hint="eastAsia"/>
        </w:rPr>
        <w:lastRenderedPageBreak/>
        <w:t>缓存表管理</w:t>
      </w:r>
      <w:bookmarkEnd w:id="870"/>
      <w:bookmarkEnd w:id="871"/>
    </w:p>
    <w:p w14:paraId="7044C35F" w14:textId="77777777" w:rsidR="00293CF1" w:rsidRDefault="00293CF1" w:rsidP="00293CF1">
      <w:pPr>
        <w:pStyle w:val="af"/>
        <w:numPr>
          <w:ilvl w:val="0"/>
          <w:numId w:val="94"/>
        </w:numPr>
        <w:ind w:firstLineChars="0"/>
      </w:pPr>
      <w:r>
        <w:rPr>
          <w:rFonts w:hint="eastAsia"/>
        </w:rPr>
        <w:t>Walker Cache</w:t>
      </w:r>
      <w:r>
        <w:rPr>
          <w:rFonts w:hint="eastAsia"/>
        </w:rPr>
        <w:t>缓存规划</w:t>
      </w:r>
      <w:r>
        <w:rPr>
          <w:rFonts w:hint="eastAsia"/>
        </w:rPr>
        <w:t>3</w:t>
      </w:r>
      <w:r>
        <w:rPr>
          <w:rFonts w:hint="eastAsia"/>
        </w:rPr>
        <w:t>部分缓存表，分别为</w:t>
      </w:r>
      <w:r>
        <w:rPr>
          <w:rFonts w:hint="eastAsia"/>
        </w:rPr>
        <w:t>PTWc_1</w:t>
      </w:r>
      <w:r>
        <w:rPr>
          <w:rFonts w:hint="eastAsia"/>
        </w:rPr>
        <w:t>、</w:t>
      </w:r>
      <w:r>
        <w:rPr>
          <w:rFonts w:hint="eastAsia"/>
        </w:rPr>
        <w:t>PTWc_2</w:t>
      </w:r>
      <w:r>
        <w:rPr>
          <w:rFonts w:hint="eastAsia"/>
        </w:rPr>
        <w:t>、</w:t>
      </w:r>
      <w:r>
        <w:rPr>
          <w:rFonts w:hint="eastAsia"/>
        </w:rPr>
        <w:t>PTWc_3</w:t>
      </w:r>
      <w:r>
        <w:rPr>
          <w:rFonts w:hint="eastAsia"/>
        </w:rPr>
        <w:t>。</w:t>
      </w:r>
    </w:p>
    <w:p w14:paraId="190819F0" w14:textId="77777777" w:rsidR="00293CF1" w:rsidRDefault="00293CF1" w:rsidP="00293CF1">
      <w:pPr>
        <w:pStyle w:val="af"/>
        <w:numPr>
          <w:ilvl w:val="0"/>
          <w:numId w:val="94"/>
        </w:numPr>
        <w:ind w:firstLineChars="0"/>
      </w:pPr>
      <w:r>
        <w:rPr>
          <w:rFonts w:hint="eastAsia"/>
        </w:rPr>
        <w:t>3</w:t>
      </w:r>
      <w:r>
        <w:rPr>
          <w:rFonts w:hint="eastAsia"/>
        </w:rPr>
        <w:t>部分缓存表共同构成组相连缓存管理方式。</w:t>
      </w:r>
    </w:p>
    <w:p w14:paraId="66D7BA91" w14:textId="77777777" w:rsidR="00293CF1" w:rsidRDefault="00293CF1" w:rsidP="00293CF1">
      <w:pPr>
        <w:pStyle w:val="af"/>
        <w:numPr>
          <w:ilvl w:val="0"/>
          <w:numId w:val="94"/>
        </w:numPr>
        <w:ind w:firstLineChars="0"/>
      </w:pPr>
      <w:r>
        <w:rPr>
          <w:rFonts w:hint="eastAsia"/>
        </w:rPr>
        <w:t>对</w:t>
      </w:r>
      <w:r>
        <w:rPr>
          <w:rFonts w:hint="eastAsia"/>
        </w:rPr>
        <w:t>PTWc_1</w:t>
      </w:r>
      <w:r>
        <w:rPr>
          <w:rFonts w:hint="eastAsia"/>
        </w:rPr>
        <w:t>，规划总大小为</w:t>
      </w:r>
      <w:r w:rsidRPr="00067340">
        <w:rPr>
          <w:position w:val="-6"/>
        </w:rPr>
        <w:object w:dxaOrig="440" w:dyaOrig="279" w14:anchorId="2D94DFAD">
          <v:shape id="_x0000_i1070" type="#_x0000_t75" style="width:24.75pt;height:12pt" o:ole="">
            <v:imagedata r:id="rId103" o:title=""/>
          </v:shape>
          <o:OLEObject Type="Embed" ProgID="Equation.DSMT4" ShapeID="_x0000_i1070" DrawAspect="Content" ObjectID="_1839588119" r:id="rId104"/>
        </w:object>
      </w:r>
      <w:r>
        <w:rPr>
          <w:rFonts w:hint="eastAsia"/>
        </w:rPr>
        <w:t>；对应</w:t>
      </w:r>
      <w:r>
        <w:rPr>
          <w:rFonts w:hint="eastAsia"/>
        </w:rPr>
        <w:t>Hash_1</w:t>
      </w:r>
      <w:r>
        <w:rPr>
          <w:rFonts w:hint="eastAsia"/>
        </w:rPr>
        <w:t>散列函数；单个缓存表且内部为直接映射。</w:t>
      </w:r>
    </w:p>
    <w:p w14:paraId="7D1D3738" w14:textId="77777777" w:rsidR="00293CF1" w:rsidRDefault="00293CF1" w:rsidP="00293CF1">
      <w:pPr>
        <w:pStyle w:val="af"/>
        <w:numPr>
          <w:ilvl w:val="0"/>
          <w:numId w:val="94"/>
        </w:numPr>
        <w:ind w:firstLineChars="0"/>
      </w:pPr>
      <w:r>
        <w:rPr>
          <w:rFonts w:hint="eastAsia"/>
        </w:rPr>
        <w:t>对</w:t>
      </w:r>
      <w:r>
        <w:rPr>
          <w:rFonts w:hint="eastAsia"/>
        </w:rPr>
        <w:t>PTWc_2</w:t>
      </w:r>
      <w:r>
        <w:rPr>
          <w:rFonts w:hint="eastAsia"/>
        </w:rPr>
        <w:t>，规划总大小为</w:t>
      </w:r>
      <w:r w:rsidRPr="00067340">
        <w:rPr>
          <w:position w:val="-6"/>
        </w:rPr>
        <w:object w:dxaOrig="480" w:dyaOrig="279" w14:anchorId="4355C9FD">
          <v:shape id="_x0000_i1071" type="#_x0000_t75" style="width:24.75pt;height:12pt" o:ole="">
            <v:imagedata r:id="rId105" o:title=""/>
          </v:shape>
          <o:OLEObject Type="Embed" ProgID="Equation.DSMT4" ShapeID="_x0000_i1071" DrawAspect="Content" ObjectID="_1839588120" r:id="rId106"/>
        </w:object>
      </w:r>
      <w:r>
        <w:rPr>
          <w:rFonts w:hint="eastAsia"/>
        </w:rPr>
        <w:t>，对应</w:t>
      </w:r>
      <w:r>
        <w:rPr>
          <w:rFonts w:hint="eastAsia"/>
        </w:rPr>
        <w:t>Hash_2</w:t>
      </w:r>
      <w:r>
        <w:rPr>
          <w:rFonts w:hint="eastAsia"/>
        </w:rPr>
        <w:t>散列函数；规划</w:t>
      </w:r>
      <w:r>
        <w:rPr>
          <w:rFonts w:hint="eastAsia"/>
        </w:rPr>
        <w:t>2</w:t>
      </w:r>
      <w:r>
        <w:rPr>
          <w:rFonts w:hint="eastAsia"/>
        </w:rPr>
        <w:t>个缓存表构成</w:t>
      </w:r>
      <w:r>
        <w:rPr>
          <w:rFonts w:hint="eastAsia"/>
        </w:rPr>
        <w:t>2-way</w:t>
      </w:r>
      <w:r>
        <w:rPr>
          <w:rFonts w:hint="eastAsia"/>
        </w:rPr>
        <w:t>组相连，单缓存表大小为</w:t>
      </w:r>
      <w:r>
        <w:rPr>
          <w:rFonts w:hint="eastAsia"/>
        </w:rPr>
        <w:t>s</w:t>
      </w:r>
      <w:r>
        <w:rPr>
          <w:rFonts w:hint="eastAsia"/>
        </w:rPr>
        <w:t>。</w:t>
      </w:r>
    </w:p>
    <w:p w14:paraId="64DC6AC9" w14:textId="77777777" w:rsidR="00293CF1" w:rsidRDefault="00293CF1" w:rsidP="00293CF1">
      <w:pPr>
        <w:pStyle w:val="af"/>
        <w:numPr>
          <w:ilvl w:val="0"/>
          <w:numId w:val="94"/>
        </w:numPr>
        <w:ind w:firstLineChars="0"/>
      </w:pPr>
      <w:r>
        <w:rPr>
          <w:rFonts w:hint="eastAsia"/>
        </w:rPr>
        <w:t>对于</w:t>
      </w:r>
      <w:r>
        <w:rPr>
          <w:rFonts w:hint="eastAsia"/>
        </w:rPr>
        <w:t>PTWc_3</w:t>
      </w:r>
      <w:r>
        <w:rPr>
          <w:rFonts w:hint="eastAsia"/>
        </w:rPr>
        <w:t>，规划总大小为</w:t>
      </w:r>
      <w:r w:rsidRPr="00067340">
        <w:rPr>
          <w:position w:val="-6"/>
        </w:rPr>
        <w:object w:dxaOrig="480" w:dyaOrig="279" w14:anchorId="4D32B617">
          <v:shape id="_x0000_i1072" type="#_x0000_t75" style="width:24.75pt;height:12pt" o:ole="">
            <v:imagedata r:id="rId107" o:title=""/>
          </v:shape>
          <o:OLEObject Type="Embed" ProgID="Equation.DSMT4" ShapeID="_x0000_i1072" DrawAspect="Content" ObjectID="_1839588121" r:id="rId108"/>
        </w:object>
      </w:r>
      <w:r>
        <w:rPr>
          <w:rFonts w:hint="eastAsia"/>
        </w:rPr>
        <w:t>，对应</w:t>
      </w:r>
      <w:r>
        <w:rPr>
          <w:rFonts w:hint="eastAsia"/>
        </w:rPr>
        <w:t>Hash_3</w:t>
      </w:r>
      <w:r>
        <w:rPr>
          <w:rFonts w:hint="eastAsia"/>
        </w:rPr>
        <w:t>散列函数；规划</w:t>
      </w:r>
      <w:r>
        <w:rPr>
          <w:rFonts w:hint="eastAsia"/>
        </w:rPr>
        <w:t>4-way</w:t>
      </w:r>
      <w:r>
        <w:rPr>
          <w:rFonts w:hint="eastAsia"/>
        </w:rPr>
        <w:t>组相连且</w:t>
      </w:r>
      <w:r>
        <w:rPr>
          <w:rFonts w:hint="eastAsia"/>
        </w:rPr>
        <w:t>4</w:t>
      </w:r>
      <w:r>
        <w:rPr>
          <w:rFonts w:hint="eastAsia"/>
        </w:rPr>
        <w:t>个缓存表大小都为</w:t>
      </w:r>
      <w:r>
        <w:rPr>
          <w:rFonts w:hint="eastAsia"/>
        </w:rPr>
        <w:t>s</w:t>
      </w:r>
      <w:r>
        <w:rPr>
          <w:rFonts w:hint="eastAsia"/>
        </w:rPr>
        <w:t>。</w:t>
      </w:r>
    </w:p>
    <w:p w14:paraId="76F97C34" w14:textId="77777777" w:rsidR="00293CF1" w:rsidRDefault="00293CF1" w:rsidP="00293CF1">
      <w:pPr>
        <w:pStyle w:val="af"/>
        <w:numPr>
          <w:ilvl w:val="0"/>
          <w:numId w:val="94"/>
        </w:numPr>
        <w:ind w:firstLineChars="0"/>
      </w:pPr>
      <w:r>
        <w:rPr>
          <w:rFonts w:hint="eastAsia"/>
        </w:rPr>
        <w:t>注：缓存表组相连相关值为上述</w:t>
      </w:r>
      <w:r>
        <w:rPr>
          <w:rFonts w:hint="eastAsia"/>
        </w:rPr>
        <w:t>1</w:t>
      </w:r>
      <w:r>
        <w:rPr>
          <w:rFonts w:hint="eastAsia"/>
        </w:rPr>
        <w:t>、</w:t>
      </w:r>
      <w:r>
        <w:rPr>
          <w:rFonts w:hint="eastAsia"/>
        </w:rPr>
        <w:t>2</w:t>
      </w:r>
      <w:r>
        <w:rPr>
          <w:rFonts w:hint="eastAsia"/>
        </w:rPr>
        <w:t>、</w:t>
      </w:r>
      <w:r>
        <w:rPr>
          <w:rFonts w:hint="eastAsia"/>
        </w:rPr>
        <w:t>4</w:t>
      </w:r>
      <w:r>
        <w:rPr>
          <w:rFonts w:hint="eastAsia"/>
        </w:rPr>
        <w:t>；调整数值不影响算法方案。暂定</w:t>
      </w:r>
      <w:r>
        <w:rPr>
          <w:rFonts w:hint="eastAsia"/>
        </w:rPr>
        <w:t>s=64</w:t>
      </w:r>
      <w:r>
        <w:rPr>
          <w:rFonts w:hint="eastAsia"/>
        </w:rPr>
        <w:t>。</w:t>
      </w:r>
    </w:p>
    <w:p w14:paraId="5C1ED944" w14:textId="77777777" w:rsidR="00293CF1" w:rsidRPr="00197E8A" w:rsidRDefault="00293CF1" w:rsidP="00293CF1">
      <w:pPr>
        <w:pStyle w:val="af"/>
        <w:numPr>
          <w:ilvl w:val="0"/>
          <w:numId w:val="94"/>
        </w:numPr>
        <w:spacing w:line="360" w:lineRule="auto"/>
        <w:ind w:firstLineChars="0"/>
        <w:contextualSpacing/>
      </w:pPr>
      <w:r>
        <w:rPr>
          <w:rFonts w:hint="eastAsia"/>
        </w:rPr>
        <w:t>同时计算</w:t>
      </w:r>
      <w:r>
        <w:rPr>
          <w:rFonts w:hint="eastAsia"/>
        </w:rPr>
        <w:t>3</w:t>
      </w:r>
      <w:r>
        <w:rPr>
          <w:rFonts w:hint="eastAsia"/>
        </w:rPr>
        <w:t>个散列函数、查询</w:t>
      </w:r>
      <w:r>
        <w:rPr>
          <w:rFonts w:hint="eastAsia"/>
        </w:rPr>
        <w:t>3</w:t>
      </w:r>
      <w:r>
        <w:rPr>
          <w:rFonts w:hint="eastAsia"/>
        </w:rPr>
        <w:t>部分缓存的</w:t>
      </w:r>
      <w:r>
        <w:rPr>
          <w:rFonts w:hint="eastAsia"/>
        </w:rPr>
        <w:t>7</w:t>
      </w:r>
      <w:r>
        <w:rPr>
          <w:rFonts w:hint="eastAsia"/>
        </w:rPr>
        <w:t>个缓存表</w:t>
      </w:r>
      <w:r>
        <w:rPr>
          <w:rFonts w:hint="eastAsia"/>
        </w:rPr>
        <w:t>Cache line</w:t>
      </w:r>
      <w:r>
        <w:rPr>
          <w:rFonts w:hint="eastAsia"/>
        </w:rPr>
        <w:t>、按缓存命中且优先顺序</w:t>
      </w:r>
      <w:r>
        <w:rPr>
          <w:rFonts w:hint="eastAsia"/>
        </w:rPr>
        <w:t>PTWc_3/PTWc_2/PTWc_1</w:t>
      </w:r>
      <w:r>
        <w:rPr>
          <w:rFonts w:hint="eastAsia"/>
        </w:rPr>
        <w:t>比较</w:t>
      </w:r>
      <w:r>
        <w:rPr>
          <w:rFonts w:hint="eastAsia"/>
        </w:rPr>
        <w:t>7</w:t>
      </w:r>
      <w:r>
        <w:rPr>
          <w:rFonts w:hint="eastAsia"/>
        </w:rPr>
        <w:t>个</w:t>
      </w:r>
      <w:r>
        <w:rPr>
          <w:rFonts w:hint="eastAsia"/>
        </w:rPr>
        <w:t>Cache line</w:t>
      </w:r>
      <w:r>
        <w:rPr>
          <w:rFonts w:hint="eastAsia"/>
        </w:rPr>
        <w:t>并输出。类同于</w:t>
      </w:r>
      <w:r>
        <w:rPr>
          <w:rFonts w:hint="eastAsia"/>
        </w:rPr>
        <w:t>7-way</w:t>
      </w:r>
      <w:r>
        <w:rPr>
          <w:rFonts w:hint="eastAsia"/>
        </w:rPr>
        <w:t>组相连。</w:t>
      </w:r>
    </w:p>
    <w:p w14:paraId="2681E1A4" w14:textId="77777777" w:rsidR="00293CF1" w:rsidRDefault="00293CF1" w:rsidP="00293CF1">
      <w:pPr>
        <w:pStyle w:val="af"/>
        <w:ind w:left="440" w:firstLineChars="0" w:firstLine="0"/>
      </w:pPr>
    </w:p>
    <w:p w14:paraId="5FBA258C" w14:textId="77777777" w:rsidR="00293CF1" w:rsidRDefault="00293CF1" w:rsidP="00293CF1">
      <w:pPr>
        <w:pStyle w:val="af"/>
        <w:numPr>
          <w:ilvl w:val="0"/>
          <w:numId w:val="94"/>
        </w:numPr>
        <w:ind w:firstLineChars="0"/>
      </w:pPr>
      <w:r>
        <w:rPr>
          <w:rFonts w:hint="eastAsia"/>
        </w:rPr>
        <w:t>缓存表的管理结构如下：</w:t>
      </w:r>
    </w:p>
    <w:p w14:paraId="033F44F4" w14:textId="77777777" w:rsidR="00293CF1" w:rsidRDefault="00293CF1" w:rsidP="00293CF1">
      <w:pPr>
        <w:jc w:val="center"/>
      </w:pPr>
      <w:r>
        <w:rPr>
          <w:rFonts w:hint="eastAsia"/>
        </w:rPr>
        <w:object w:dxaOrig="10511" w:dyaOrig="6001" w14:anchorId="2D807FA0">
          <v:shape id="_x0000_i1073" type="#_x0000_t75" style="width:354pt;height:204pt" o:ole="">
            <v:imagedata r:id="rId109" o:title=""/>
          </v:shape>
          <o:OLEObject Type="Embed" ProgID="Visio.Drawing.15" ShapeID="_x0000_i1073" DrawAspect="Content" ObjectID="_1839588122" r:id="rId110"/>
        </w:object>
      </w:r>
    </w:p>
    <w:p w14:paraId="2D44F6FE" w14:textId="1A728A9B" w:rsidR="00293CF1" w:rsidRDefault="00293CF1" w:rsidP="00293CF1">
      <w:pPr>
        <w:pStyle w:val="ac"/>
        <w:jc w:val="center"/>
      </w:pPr>
      <w:r>
        <w:rPr>
          <w:rFonts w:hint="eastAsia"/>
        </w:rPr>
        <w:t>图</w:t>
      </w:r>
      <w:r>
        <w:rPr>
          <w:rFonts w:hint="eastAsia"/>
        </w:rPr>
        <w:t xml:space="preserve"> </w:t>
      </w:r>
      <w:ins w:id="87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4</w:t>
      </w:r>
      <w:ins w:id="87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11</w:t>
      </w:r>
      <w:ins w:id="874" w:author="Shuqing Li (李树青)" w:date="2026-04-23T09:02:00Z">
        <w:r w:rsidR="000075A0">
          <w:fldChar w:fldCharType="end"/>
        </w:r>
      </w:ins>
      <w:del w:id="875"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11</w:delText>
        </w:r>
        <w:r w:rsidDel="000075A0">
          <w:fldChar w:fldCharType="end"/>
        </w:r>
      </w:del>
      <w:r>
        <w:rPr>
          <w:rFonts w:hint="eastAsia"/>
        </w:rPr>
        <w:t xml:space="preserve"> Walker Cache</w:t>
      </w:r>
      <w:r w:rsidRPr="00A255D0">
        <w:rPr>
          <w:rFonts w:hint="eastAsia"/>
        </w:rPr>
        <w:t>缓存三部分缓存表结构示意图</w:t>
      </w:r>
    </w:p>
    <w:p w14:paraId="49C44A83" w14:textId="77777777" w:rsidR="00293CF1" w:rsidRDefault="00293CF1" w:rsidP="00293CF1">
      <w:pPr>
        <w:pStyle w:val="3"/>
      </w:pPr>
      <w:bookmarkStart w:id="876" w:name="_Toc226106679"/>
      <w:bookmarkStart w:id="877" w:name="_Toc228214060"/>
      <w:r>
        <w:rPr>
          <w:rFonts w:hint="eastAsia"/>
        </w:rPr>
        <w:t>缓存索引计算</w:t>
      </w:r>
      <w:bookmarkEnd w:id="876"/>
      <w:bookmarkEnd w:id="877"/>
    </w:p>
    <w:p w14:paraId="0A6B6513" w14:textId="77777777" w:rsidR="00293CF1" w:rsidRDefault="00293CF1" w:rsidP="00293CF1">
      <w:pPr>
        <w:ind w:firstLine="420"/>
        <w:rPr>
          <w:ins w:id="878" w:author="Gavin Ma (马国臣)-人工智能研究院" w:date="2026-04-24T09:32:00Z"/>
        </w:rPr>
      </w:pPr>
      <w:r>
        <w:rPr>
          <w:rFonts w:hint="eastAsia"/>
        </w:rPr>
        <w:t>在</w:t>
      </w:r>
      <w:r>
        <w:rPr>
          <w:rFonts w:hint="eastAsia"/>
        </w:rPr>
        <w:t>Walker Cache</w:t>
      </w:r>
      <w:r>
        <w:rPr>
          <w:rFonts w:hint="eastAsia"/>
        </w:rPr>
        <w:t>缓存中，索引计算考虑仅使用输入地址的切分字段，同时兼顾不同</w:t>
      </w:r>
      <w:r>
        <w:rPr>
          <w:rFonts w:hint="eastAsia"/>
        </w:rPr>
        <w:t>gscid</w:t>
      </w:r>
      <w:r>
        <w:rPr>
          <w:rFonts w:hint="eastAsia"/>
        </w:rPr>
        <w:t>、</w:t>
      </w:r>
      <w:r>
        <w:rPr>
          <w:rFonts w:hint="eastAsia"/>
        </w:rPr>
        <w:t>pscid</w:t>
      </w:r>
      <w:r>
        <w:rPr>
          <w:rFonts w:hint="eastAsia"/>
        </w:rPr>
        <w:t>信息。</w:t>
      </w:r>
    </w:p>
    <w:p w14:paraId="39107D4E" w14:textId="0A90B0A6" w:rsidR="008360DE" w:rsidRDefault="008360DE" w:rsidP="008360DE">
      <w:pPr>
        <w:ind w:firstLine="420"/>
      </w:pPr>
      <w:ins w:id="879" w:author="Gavin Ma (马国臣)-人工智能研究院" w:date="2026-04-24T09:32:00Z">
        <w:r>
          <w:rPr>
            <w:rFonts w:hint="eastAsia"/>
          </w:rPr>
          <w:t>在查询</w:t>
        </w:r>
        <w:r>
          <w:rPr>
            <w:rFonts w:hint="eastAsia"/>
          </w:rPr>
          <w:t>walker Cache</w:t>
        </w:r>
        <w:r>
          <w:rPr>
            <w:rFonts w:hint="eastAsia"/>
          </w:rPr>
          <w:t>前，根据</w:t>
        </w:r>
        <w:r>
          <w:rPr>
            <w:rFonts w:hint="eastAsia"/>
          </w:rPr>
          <w:t>DC/PC</w:t>
        </w:r>
        <w:r>
          <w:rPr>
            <w:rFonts w:hint="eastAsia"/>
          </w:rPr>
          <w:t>记录数据，能够明确地址类型是</w:t>
        </w:r>
        <w:r>
          <w:rPr>
            <w:rFonts w:hint="eastAsia"/>
          </w:rPr>
          <w:t>Sv39/Sv48</w:t>
        </w:r>
        <w:r>
          <w:rPr>
            <w:rFonts w:hint="eastAsia"/>
          </w:rPr>
          <w:t>常规类型还是</w:t>
        </w:r>
        <w:r>
          <w:rPr>
            <w:rFonts w:hint="eastAsia"/>
          </w:rPr>
          <w:t>Sv39x4/Sv48x4</w:t>
        </w:r>
        <w:r>
          <w:rPr>
            <w:rFonts w:hint="eastAsia"/>
          </w:rPr>
          <w:t>的扩展类型，根据对应地址类型，执行地址子段切分和缓存索引计算。对于哈希函数，两种地址类型对算式无影响。</w:t>
        </w:r>
      </w:ins>
    </w:p>
    <w:p w14:paraId="55114971" w14:textId="77777777" w:rsidR="00293CF1" w:rsidRDefault="00293CF1" w:rsidP="00293CF1">
      <w:pPr>
        <w:ind w:firstLine="420"/>
      </w:pPr>
      <w:r>
        <w:rPr>
          <w:rFonts w:hint="eastAsia"/>
        </w:rPr>
        <w:t>考虑数据访问的连续性，散列函数选择</w:t>
      </w:r>
      <w:r>
        <w:rPr>
          <w:rFonts w:hint="eastAsia"/>
        </w:rPr>
        <w:t>LSB</w:t>
      </w:r>
      <w:r>
        <w:rPr>
          <w:rFonts w:hint="eastAsia"/>
        </w:rPr>
        <w:t>低位有效策略计算缓存索引。（注意大小端）。具体为：</w:t>
      </w:r>
    </w:p>
    <w:p w14:paraId="133B4F17" w14:textId="532AEC0D" w:rsidR="00293CF1" w:rsidRDefault="00293CF1" w:rsidP="00293CF1">
      <w:pPr>
        <w:pStyle w:val="af"/>
        <w:numPr>
          <w:ilvl w:val="0"/>
          <w:numId w:val="111"/>
        </w:numPr>
        <w:spacing w:line="360" w:lineRule="auto"/>
        <w:ind w:firstLineChars="0"/>
        <w:contextualSpacing/>
        <w:jc w:val="left"/>
      </w:pPr>
      <w:r>
        <w:rPr>
          <w:rFonts w:hint="eastAsia"/>
        </w:rPr>
        <w:t>对</w:t>
      </w:r>
      <w:r>
        <w:rPr>
          <w:rFonts w:hint="eastAsia"/>
        </w:rPr>
        <w:t>PTWc_1</w:t>
      </w:r>
      <w:r>
        <w:rPr>
          <w:rFonts w:hint="eastAsia"/>
        </w:rPr>
        <w:t>：</w:t>
      </w:r>
      <w:ins w:id="880" w:author="Gavin Ma (马国臣)-人工智能研究院" w:date="2026-04-27T20:22:00Z">
        <w:r w:rsidR="004B6EB0" w:rsidRPr="00802573">
          <w:rPr>
            <w:position w:val="-10"/>
          </w:rPr>
          <w:object w:dxaOrig="7320" w:dyaOrig="360" w14:anchorId="255F46C6">
            <v:shape id="_x0000_i1074" type="#_x0000_t75" style="width:366.75pt;height:18pt" o:ole="">
              <v:imagedata r:id="rId111" o:title=""/>
            </v:shape>
            <o:OLEObject Type="Embed" ProgID="Equation.DSMT4" ShapeID="_x0000_i1074" DrawAspect="Content" ObjectID="_1839588123" r:id="rId112"/>
          </w:object>
        </w:r>
      </w:ins>
      <w:del w:id="881" w:author="Gavin Ma (马国臣)-人工智能研究院" w:date="2026-04-27T20:22:00Z">
        <w:r w:rsidRPr="00802573" w:rsidDel="004B6EB0">
          <w:rPr>
            <w:position w:val="-10"/>
          </w:rPr>
          <w:object w:dxaOrig="7300" w:dyaOrig="360" w14:anchorId="35ACECDA">
            <v:shape id="_x0000_i1075" type="#_x0000_t75" style="width:366pt;height:18pt" o:ole="">
              <v:imagedata r:id="rId113" o:title=""/>
            </v:shape>
            <o:OLEObject Type="Embed" ProgID="Equation.DSMT4" ShapeID="_x0000_i1075" DrawAspect="Content" ObjectID="_1839588124" r:id="rId114"/>
          </w:object>
        </w:r>
      </w:del>
      <w:r>
        <w:rPr>
          <w:rFonts w:hint="eastAsia"/>
        </w:rPr>
        <w:t>。</w:t>
      </w:r>
    </w:p>
    <w:p w14:paraId="6555F36E" w14:textId="4FDD6B1A" w:rsidR="00293CF1" w:rsidRDefault="00293CF1" w:rsidP="00293CF1">
      <w:pPr>
        <w:pStyle w:val="af"/>
        <w:numPr>
          <w:ilvl w:val="0"/>
          <w:numId w:val="111"/>
        </w:numPr>
        <w:spacing w:line="360" w:lineRule="auto"/>
        <w:ind w:firstLineChars="0"/>
        <w:contextualSpacing/>
        <w:jc w:val="left"/>
      </w:pPr>
      <w:r>
        <w:rPr>
          <w:rFonts w:hint="eastAsia"/>
        </w:rPr>
        <w:t>对</w:t>
      </w:r>
      <w:r>
        <w:rPr>
          <w:rFonts w:hint="eastAsia"/>
        </w:rPr>
        <w:t>PTWc_2</w:t>
      </w:r>
      <w:r>
        <w:rPr>
          <w:rFonts w:hint="eastAsia"/>
        </w:rPr>
        <w:t>：</w:t>
      </w:r>
      <w:ins w:id="882" w:author="Gavin Ma (马国臣)-人工智能研究院" w:date="2026-04-27T20:22:00Z">
        <w:r w:rsidR="004B6EB0" w:rsidRPr="00802573">
          <w:rPr>
            <w:position w:val="-10"/>
          </w:rPr>
          <w:object w:dxaOrig="7360" w:dyaOrig="360" w14:anchorId="60559FB9">
            <v:shape id="_x0000_i1076" type="#_x0000_t75" style="width:366pt;height:18pt" o:ole="">
              <v:imagedata r:id="rId115" o:title=""/>
            </v:shape>
            <o:OLEObject Type="Embed" ProgID="Equation.DSMT4" ShapeID="_x0000_i1076" DrawAspect="Content" ObjectID="_1839588125" r:id="rId116"/>
          </w:object>
        </w:r>
      </w:ins>
      <w:del w:id="883" w:author="Gavin Ma (马国臣)-人工智能研究院" w:date="2026-04-27T20:22:00Z">
        <w:r w:rsidRPr="00802573" w:rsidDel="004B6EB0">
          <w:rPr>
            <w:position w:val="-10"/>
          </w:rPr>
          <w:object w:dxaOrig="7339" w:dyaOrig="360" w14:anchorId="460724DC">
            <v:shape id="_x0000_i1077" type="#_x0000_t75" style="width:365.25pt;height:18pt" o:ole="">
              <v:imagedata r:id="rId117" o:title=""/>
            </v:shape>
            <o:OLEObject Type="Embed" ProgID="Equation.DSMT4" ShapeID="_x0000_i1077" DrawAspect="Content" ObjectID="_1839588126" r:id="rId118"/>
          </w:object>
        </w:r>
      </w:del>
      <w:r>
        <w:rPr>
          <w:rFonts w:hint="eastAsia"/>
        </w:rPr>
        <w:t>。</w:t>
      </w:r>
    </w:p>
    <w:p w14:paraId="2D68A724" w14:textId="6EA4840A" w:rsidR="00293CF1" w:rsidRDefault="00293CF1" w:rsidP="00293CF1">
      <w:pPr>
        <w:pStyle w:val="af"/>
        <w:numPr>
          <w:ilvl w:val="0"/>
          <w:numId w:val="111"/>
        </w:numPr>
        <w:spacing w:line="360" w:lineRule="auto"/>
        <w:ind w:firstLineChars="0"/>
        <w:contextualSpacing/>
        <w:jc w:val="left"/>
      </w:pPr>
      <w:r>
        <w:rPr>
          <w:rFonts w:hint="eastAsia"/>
        </w:rPr>
        <w:t>对</w:t>
      </w:r>
      <w:r>
        <w:rPr>
          <w:rFonts w:hint="eastAsia"/>
        </w:rPr>
        <w:t>PTWc_3</w:t>
      </w:r>
      <w:r>
        <w:rPr>
          <w:rFonts w:hint="eastAsia"/>
        </w:rPr>
        <w:t>：</w:t>
      </w:r>
      <w:ins w:id="884" w:author="Gavin Ma (马国臣)-人工智能研究院" w:date="2026-04-27T20:22:00Z">
        <w:r w:rsidR="004B6EB0" w:rsidRPr="00802573">
          <w:rPr>
            <w:position w:val="-10"/>
          </w:rPr>
          <w:object w:dxaOrig="7339" w:dyaOrig="360" w14:anchorId="74515130">
            <v:shape id="_x0000_i1078" type="#_x0000_t75" style="width:367.5pt;height:18pt" o:ole="">
              <v:imagedata r:id="rId119" o:title=""/>
            </v:shape>
            <o:OLEObject Type="Embed" ProgID="Equation.DSMT4" ShapeID="_x0000_i1078" DrawAspect="Content" ObjectID="_1839588127" r:id="rId120"/>
          </w:object>
        </w:r>
      </w:ins>
      <w:del w:id="885" w:author="Gavin Ma (马国臣)-人工智能研究院" w:date="2026-04-27T20:22:00Z">
        <w:r w:rsidRPr="00802573" w:rsidDel="004B6EB0">
          <w:rPr>
            <w:position w:val="-10"/>
          </w:rPr>
          <w:object w:dxaOrig="7320" w:dyaOrig="360" w14:anchorId="1B1DF892">
            <v:shape id="_x0000_i1079" type="#_x0000_t75" style="width:366pt;height:18pt" o:ole="">
              <v:imagedata r:id="rId121" o:title=""/>
            </v:shape>
            <o:OLEObject Type="Embed" ProgID="Equation.DSMT4" ShapeID="_x0000_i1079" DrawAspect="Content" ObjectID="_1839588128" r:id="rId122"/>
          </w:object>
        </w:r>
      </w:del>
      <w:r>
        <w:rPr>
          <w:rFonts w:hint="eastAsia"/>
        </w:rPr>
        <w:t>。</w:t>
      </w:r>
    </w:p>
    <w:p w14:paraId="22E0E44D" w14:textId="77777777" w:rsidR="00293CF1" w:rsidRDefault="00293CF1" w:rsidP="00293CF1">
      <w:pPr>
        <w:pStyle w:val="3"/>
      </w:pPr>
      <w:bookmarkStart w:id="886" w:name="_Toc226106680"/>
      <w:bookmarkStart w:id="887" w:name="_Toc228214061"/>
      <w:r>
        <w:rPr>
          <w:rFonts w:hint="eastAsia"/>
        </w:rPr>
        <w:t>缓存预取、缓存替换、缓存条目失效</w:t>
      </w:r>
      <w:bookmarkEnd w:id="886"/>
      <w:bookmarkEnd w:id="887"/>
    </w:p>
    <w:p w14:paraId="28A317BE" w14:textId="77777777" w:rsidR="00293CF1" w:rsidRPr="00773FA5" w:rsidRDefault="00293CF1" w:rsidP="00293CF1">
      <w:pPr>
        <w:pStyle w:val="af"/>
        <w:numPr>
          <w:ilvl w:val="0"/>
          <w:numId w:val="112"/>
        </w:numPr>
        <w:ind w:firstLineChars="0"/>
      </w:pPr>
      <w:r>
        <w:rPr>
          <w:rFonts w:hint="eastAsia"/>
        </w:rPr>
        <w:t>Walker Cache</w:t>
      </w:r>
      <w:r>
        <w:rPr>
          <w:rFonts w:hint="eastAsia"/>
        </w:rPr>
        <w:t>无缓存预取。</w:t>
      </w:r>
    </w:p>
    <w:p w14:paraId="13D2AF97" w14:textId="77777777" w:rsidR="00293CF1" w:rsidRDefault="00293CF1" w:rsidP="00293CF1">
      <w:pPr>
        <w:pStyle w:val="af"/>
        <w:numPr>
          <w:ilvl w:val="0"/>
          <w:numId w:val="112"/>
        </w:numPr>
        <w:ind w:firstLineChars="0"/>
      </w:pPr>
      <w:r>
        <w:rPr>
          <w:rFonts w:hint="eastAsia"/>
        </w:rPr>
        <w:t>对</w:t>
      </w:r>
      <w:r>
        <w:rPr>
          <w:rFonts w:hint="eastAsia"/>
        </w:rPr>
        <w:t>PTWc_1</w:t>
      </w:r>
      <w:r>
        <w:rPr>
          <w:rFonts w:hint="eastAsia"/>
        </w:rPr>
        <w:t>部分，采用直接映射缓存管理方式，无缓存替换算法需求。在直接映射冲突时进行缓存替换。</w:t>
      </w:r>
    </w:p>
    <w:p w14:paraId="14A6E5FC" w14:textId="709C1BE5" w:rsidR="00293CF1" w:rsidRPr="00773FA5" w:rsidRDefault="00293CF1" w:rsidP="00293CF1">
      <w:pPr>
        <w:pStyle w:val="af"/>
        <w:numPr>
          <w:ilvl w:val="0"/>
          <w:numId w:val="112"/>
        </w:numPr>
        <w:ind w:firstLineChars="0"/>
      </w:pPr>
      <w:r>
        <w:rPr>
          <w:rFonts w:hint="eastAsia"/>
        </w:rPr>
        <w:t>对</w:t>
      </w:r>
      <w:r>
        <w:rPr>
          <w:rFonts w:hint="eastAsia"/>
        </w:rPr>
        <w:t>PTWc_2</w:t>
      </w:r>
      <w:r>
        <w:rPr>
          <w:rFonts w:hint="eastAsia"/>
        </w:rPr>
        <w:t>、</w:t>
      </w:r>
      <w:r>
        <w:rPr>
          <w:rFonts w:hint="eastAsia"/>
        </w:rPr>
        <w:t>PTWc_3</w:t>
      </w:r>
      <w:r>
        <w:rPr>
          <w:rFonts w:hint="eastAsia"/>
        </w:rPr>
        <w:t>缓存部分，采用组相连缓存管理方式；各自使用缓存替换算法，优先考虑</w:t>
      </w:r>
      <w:r>
        <w:rPr>
          <w:rFonts w:hint="eastAsia"/>
        </w:rPr>
        <w:t>pLRU</w:t>
      </w:r>
      <w:r>
        <w:rPr>
          <w:rFonts w:hint="eastAsia"/>
        </w:rPr>
        <w:t>算法。</w:t>
      </w:r>
    </w:p>
    <w:p w14:paraId="61D1BBE0" w14:textId="5F870A7C" w:rsidR="00293CF1" w:rsidRDefault="00293CF1" w:rsidP="00293CF1">
      <w:pPr>
        <w:pStyle w:val="af"/>
        <w:numPr>
          <w:ilvl w:val="0"/>
          <w:numId w:val="112"/>
        </w:numPr>
        <w:ind w:firstLineChars="0"/>
      </w:pPr>
      <w:r>
        <w:rPr>
          <w:rFonts w:hint="eastAsia"/>
        </w:rPr>
        <w:t>Walker Cache</w:t>
      </w:r>
      <w:r>
        <w:rPr>
          <w:rFonts w:hint="eastAsia"/>
        </w:rPr>
        <w:t>缓存中</w:t>
      </w:r>
      <w:r>
        <w:rPr>
          <w:rFonts w:hint="eastAsia"/>
        </w:rPr>
        <w:t>Cache line</w:t>
      </w:r>
      <w:r>
        <w:rPr>
          <w:rFonts w:hint="eastAsia"/>
        </w:rPr>
        <w:t>失效操作由</w:t>
      </w:r>
      <w:r>
        <w:rPr>
          <w:rFonts w:hint="eastAsia"/>
        </w:rPr>
        <w:t>DC Cache</w:t>
      </w:r>
      <w:r>
        <w:rPr>
          <w:rFonts w:hint="eastAsia"/>
        </w:rPr>
        <w:t>、</w:t>
      </w:r>
      <w:r>
        <w:rPr>
          <w:rFonts w:hint="eastAsia"/>
        </w:rPr>
        <w:t>PC Cache</w:t>
      </w:r>
      <w:r>
        <w:rPr>
          <w:rFonts w:hint="eastAsia"/>
        </w:rPr>
        <w:t>、</w:t>
      </w:r>
      <w:r>
        <w:rPr>
          <w:rFonts w:hint="eastAsia"/>
        </w:rPr>
        <w:t>PT Cache</w:t>
      </w:r>
      <w:r>
        <w:rPr>
          <w:rFonts w:hint="eastAsia"/>
        </w:rPr>
        <w:t>等缓存</w:t>
      </w:r>
      <w:r>
        <w:rPr>
          <w:rFonts w:hint="eastAsia"/>
        </w:rPr>
        <w:t>Cache line</w:t>
      </w:r>
      <w:r>
        <w:rPr>
          <w:rFonts w:hint="eastAsia"/>
        </w:rPr>
        <w:t>失效操作关联触发，由</w:t>
      </w:r>
      <w:ins w:id="888" w:author="Gavin Ma (马国臣)-人工智能研究院" w:date="2026-04-24T09:55:00Z">
        <w:r w:rsidR="00F411D7">
          <w:rPr>
            <w:rFonts w:hint="eastAsia"/>
          </w:rPr>
          <w:t>Walker Cache</w:t>
        </w:r>
        <w:r w:rsidR="00F411D7">
          <w:rPr>
            <w:rFonts w:hint="eastAsia"/>
          </w:rPr>
          <w:t>执行逻辑管理</w:t>
        </w:r>
      </w:ins>
      <w:del w:id="889" w:author="Gavin Ma (马国臣)-人工智能研究院" w:date="2026-04-24T09:55:00Z">
        <w:r w:rsidDel="00F411D7">
          <w:rPr>
            <w:rFonts w:hint="eastAsia"/>
          </w:rPr>
          <w:delText>IOMMU</w:delText>
        </w:r>
        <w:r w:rsidDel="00F411D7">
          <w:rPr>
            <w:rFonts w:hint="eastAsia"/>
          </w:rPr>
          <w:delText>控制模块管理</w:delText>
        </w:r>
      </w:del>
      <w:r>
        <w:rPr>
          <w:rFonts w:hint="eastAsia"/>
        </w:rPr>
        <w:t>。</w:t>
      </w:r>
    </w:p>
    <w:p w14:paraId="46217D95" w14:textId="77777777" w:rsidR="00293CF1" w:rsidRDefault="00293CF1" w:rsidP="00293CF1">
      <w:pPr>
        <w:pStyle w:val="af"/>
        <w:numPr>
          <w:ilvl w:val="0"/>
          <w:numId w:val="112"/>
        </w:numPr>
        <w:ind w:firstLineChars="0"/>
      </w:pPr>
      <w:r>
        <w:rPr>
          <w:rFonts w:hint="eastAsia"/>
        </w:rPr>
        <w:t>具体失效操作参见前述其它缓存失效操作说明。</w:t>
      </w:r>
    </w:p>
    <w:p w14:paraId="432C02A0" w14:textId="77777777" w:rsidR="007C5F40" w:rsidRDefault="007C5F40" w:rsidP="007C5F40"/>
    <w:p w14:paraId="446EF193" w14:textId="298BF187" w:rsidR="00023FED" w:rsidRDefault="00023FED" w:rsidP="00023FED">
      <w:pPr>
        <w:pStyle w:val="2"/>
      </w:pPr>
      <w:bookmarkStart w:id="890" w:name="_Toc228214062"/>
      <w:r>
        <w:rPr>
          <w:rFonts w:hint="eastAsia"/>
        </w:rPr>
        <w:t>缓存算法仿真结果</w:t>
      </w:r>
      <w:bookmarkEnd w:id="890"/>
    </w:p>
    <w:p w14:paraId="439CEA0D" w14:textId="77777777" w:rsidR="004B6EB0" w:rsidRDefault="004B6EB0" w:rsidP="004B6EB0">
      <w:pPr>
        <w:ind w:firstLineChars="200" w:firstLine="420"/>
        <w:rPr>
          <w:ins w:id="891" w:author="Gavin Ma (马国臣)-人工智能研究院" w:date="2026-04-27T20:23:00Z"/>
        </w:rPr>
      </w:pPr>
      <w:ins w:id="892" w:author="Gavin Ma (马国臣)-人工智能研究院" w:date="2026-04-27T20:23:00Z">
        <w:r>
          <w:rPr>
            <w:rFonts w:hint="eastAsia"/>
          </w:rPr>
          <w:t>基于前述章节定义的各缓存模块规格和缓存算法，结合概括的地址转换典型场景，进行缓存算法部分的仿真测试。测试通过抽象算法逻辑并结合</w:t>
        </w:r>
        <w:r>
          <w:rPr>
            <w:rFonts w:hint="eastAsia"/>
          </w:rPr>
          <w:t>C++</w:t>
        </w:r>
        <w:r>
          <w:rPr>
            <w:rFonts w:hint="eastAsia"/>
          </w:rPr>
          <w:t>实现，然后围绕各缓存的命中率性能进行仿真测试。缓存命中率是</w:t>
        </w:r>
        <w:r>
          <w:rPr>
            <w:rFonts w:hint="eastAsia"/>
          </w:rPr>
          <w:t>IOMMU Cache</w:t>
        </w:r>
        <w:r>
          <w:rPr>
            <w:rFonts w:hint="eastAsia"/>
          </w:rPr>
          <w:t>性能的关键评价指标。</w:t>
        </w:r>
      </w:ins>
    </w:p>
    <w:p w14:paraId="75CBC651" w14:textId="77777777" w:rsidR="004B6EB0" w:rsidRDefault="004B6EB0" w:rsidP="004B6EB0">
      <w:pPr>
        <w:pStyle w:val="3"/>
        <w:rPr>
          <w:ins w:id="893" w:author="Gavin Ma (马国臣)-人工智能研究院" w:date="2026-04-27T20:23:00Z"/>
        </w:rPr>
      </w:pPr>
      <w:bookmarkStart w:id="894" w:name="_Toc228214063"/>
      <w:ins w:id="895" w:author="Gavin Ma (马国臣)-人工智能研究院" w:date="2026-04-27T20:23:00Z">
        <w:r>
          <w:rPr>
            <w:rFonts w:hint="eastAsia"/>
          </w:rPr>
          <w:t>地址转换典型场景的地址流分析</w:t>
        </w:r>
        <w:bookmarkEnd w:id="894"/>
      </w:ins>
    </w:p>
    <w:p w14:paraId="25840A36" w14:textId="77777777" w:rsidR="004B6EB0" w:rsidRDefault="004B6EB0" w:rsidP="004B6EB0">
      <w:pPr>
        <w:ind w:firstLineChars="200" w:firstLine="420"/>
        <w:rPr>
          <w:ins w:id="896" w:author="Gavin Ma (马国臣)-人工智能研究院" w:date="2026-04-27T20:23:00Z"/>
        </w:rPr>
      </w:pPr>
      <w:ins w:id="897" w:author="Gavin Ma (马国臣)-人工智能研究院" w:date="2026-04-27T20:23:00Z">
        <w:r>
          <w:rPr>
            <w:rFonts w:hint="eastAsia"/>
          </w:rPr>
          <w:t>地址转换典型场景参见</w:t>
        </w:r>
        <w:r>
          <w:rPr>
            <w:rFonts w:hint="eastAsia"/>
          </w:rPr>
          <w:t>6.3</w:t>
        </w:r>
        <w:r>
          <w:rPr>
            <w:rFonts w:hint="eastAsia"/>
          </w:rPr>
          <w:t>节。（当前地址流分析、地址分布规律仅用于本节仿真测试，实际地址流分布特征暂不明确，不用于其他任务）</w:t>
        </w:r>
      </w:ins>
    </w:p>
    <w:p w14:paraId="55888BF6" w14:textId="77777777" w:rsidR="004B6EB0" w:rsidRDefault="004B6EB0" w:rsidP="004B6EB0">
      <w:pPr>
        <w:ind w:firstLineChars="200" w:firstLine="420"/>
        <w:rPr>
          <w:ins w:id="898" w:author="Gavin Ma (马国臣)-人工智能研究院" w:date="2026-04-27T20:23:00Z"/>
        </w:rPr>
      </w:pPr>
      <w:ins w:id="899" w:author="Gavin Ma (马国臣)-人工智能研究院" w:date="2026-04-27T20:23:00Z">
        <w:r>
          <w:rPr>
            <w:rFonts w:hint="eastAsia"/>
          </w:rPr>
          <w:t>结合典型场景分析，对</w:t>
        </w:r>
        <w:r>
          <w:rPr>
            <w:rFonts w:hint="eastAsia"/>
          </w:rPr>
          <w:t>6.3.2</w:t>
        </w:r>
        <w:r>
          <w:rPr>
            <w:rFonts w:hint="eastAsia"/>
          </w:rPr>
          <w:t>节到</w:t>
        </w:r>
        <w:r>
          <w:rPr>
            <w:rFonts w:hint="eastAsia"/>
          </w:rPr>
          <w:t>6.3.7</w:t>
        </w:r>
        <w:r>
          <w:rPr>
            <w:rFonts w:hint="eastAsia"/>
          </w:rPr>
          <w:t>节的地址流规律，概括如下地址分布特征。</w:t>
        </w:r>
      </w:ins>
    </w:p>
    <w:p w14:paraId="726E4E1B" w14:textId="77777777" w:rsidR="004B6EB0" w:rsidRDefault="004B6EB0" w:rsidP="004B6EB0">
      <w:pPr>
        <w:pStyle w:val="af"/>
        <w:numPr>
          <w:ilvl w:val="0"/>
          <w:numId w:val="131"/>
        </w:numPr>
        <w:ind w:firstLineChars="0"/>
        <w:rPr>
          <w:ins w:id="900" w:author="Gavin Ma (马国臣)-人工智能研究院" w:date="2026-04-27T20:23:00Z"/>
        </w:rPr>
      </w:pPr>
      <w:ins w:id="901" w:author="Gavin Ma (马国臣)-人工智能研究院" w:date="2026-04-27T20:23:00Z">
        <w:r>
          <w:rPr>
            <w:rFonts w:hint="eastAsia"/>
          </w:rPr>
          <w:t>Case 1</w:t>
        </w:r>
        <w:r>
          <w:rPr>
            <w:rFonts w:hint="eastAsia"/>
          </w:rPr>
          <w:t>：</w:t>
        </w:r>
      </w:ins>
    </w:p>
    <w:p w14:paraId="0CB757AD" w14:textId="77777777" w:rsidR="004B6EB0" w:rsidRDefault="004B6EB0" w:rsidP="004B6EB0">
      <w:pPr>
        <w:pStyle w:val="af"/>
        <w:numPr>
          <w:ilvl w:val="0"/>
          <w:numId w:val="132"/>
        </w:numPr>
        <w:ind w:firstLineChars="0"/>
        <w:rPr>
          <w:ins w:id="902" w:author="Gavin Ma (马国臣)-人工智能研究院" w:date="2026-04-27T20:23:00Z"/>
        </w:rPr>
      </w:pPr>
      <w:ins w:id="903" w:author="Gavin Ma (马国臣)-人工智能研究院" w:date="2026-04-27T20:23:00Z">
        <w:r>
          <w:t>VA</w:t>
        </w:r>
        <w:r>
          <w:rPr>
            <w:rFonts w:hint="eastAsia"/>
          </w:rPr>
          <w:t>：地址从小到大递增，全部采用</w:t>
        </w:r>
        <w:r>
          <w:t>48</w:t>
        </w:r>
        <w:r>
          <w:rPr>
            <w:rFonts w:hint="eastAsia"/>
          </w:rPr>
          <w:t>比特；该场景下，</w:t>
        </w:r>
        <w:r>
          <w:t>VA</w:t>
        </w:r>
        <w:r>
          <w:rPr>
            <w:rFonts w:hint="eastAsia"/>
          </w:rPr>
          <w:t>地址普遍连续，以概率</w:t>
        </w:r>
        <w:r>
          <w:rPr>
            <w:rFonts w:hint="eastAsia"/>
          </w:rPr>
          <w:t>p1</w:t>
        </w:r>
        <w:r>
          <w:rPr>
            <w:rFonts w:hint="eastAsia"/>
          </w:rPr>
          <w:t>偶发地址跳跃（地址跳跃间隔随机）；</w:t>
        </w:r>
      </w:ins>
    </w:p>
    <w:p w14:paraId="70AB30AE" w14:textId="77777777" w:rsidR="004B6EB0" w:rsidRDefault="004B6EB0" w:rsidP="004B6EB0">
      <w:pPr>
        <w:pStyle w:val="af"/>
        <w:numPr>
          <w:ilvl w:val="0"/>
          <w:numId w:val="131"/>
        </w:numPr>
        <w:ind w:firstLineChars="0"/>
        <w:rPr>
          <w:ins w:id="904" w:author="Gavin Ma (马国臣)-人工智能研究院" w:date="2026-04-27T20:23:00Z"/>
        </w:rPr>
      </w:pPr>
      <w:ins w:id="905" w:author="Gavin Ma (马国臣)-人工智能研究院" w:date="2026-04-27T20:23:00Z">
        <w:r>
          <w:rPr>
            <w:rFonts w:hint="eastAsia"/>
          </w:rPr>
          <w:t>Case 2</w:t>
        </w:r>
        <w:r>
          <w:rPr>
            <w:rFonts w:hint="eastAsia"/>
          </w:rPr>
          <w:t>：</w:t>
        </w:r>
      </w:ins>
    </w:p>
    <w:p w14:paraId="72778330" w14:textId="77777777" w:rsidR="004B6EB0" w:rsidRDefault="004B6EB0" w:rsidP="004B6EB0">
      <w:pPr>
        <w:pStyle w:val="af"/>
        <w:numPr>
          <w:ilvl w:val="0"/>
          <w:numId w:val="132"/>
        </w:numPr>
        <w:ind w:firstLineChars="0"/>
        <w:rPr>
          <w:ins w:id="906" w:author="Gavin Ma (马国臣)-人工智能研究院" w:date="2026-04-27T20:23:00Z"/>
        </w:rPr>
      </w:pPr>
      <w:ins w:id="907" w:author="Gavin Ma (马国臣)-人工智能研究院" w:date="2026-04-27T20:23:00Z">
        <w:r>
          <w:rPr>
            <w:rFonts w:hint="eastAsia"/>
          </w:rPr>
          <w:t>（</w:t>
        </w:r>
        <w:r>
          <w:t>SPA</w:t>
        </w:r>
        <w:r>
          <w:rPr>
            <w:rFonts w:hint="eastAsia"/>
          </w:rPr>
          <w:t>）：地址范围受限，且分配后不回收，假设分配</w:t>
        </w:r>
        <w:r>
          <w:rPr>
            <w:rFonts w:hint="eastAsia"/>
          </w:rPr>
          <w:t>X</w:t>
        </w:r>
        <w:r>
          <w:rPr>
            <w:rFonts w:hint="eastAsia"/>
          </w:rPr>
          <w:t>（例如</w:t>
        </w:r>
        <w:r>
          <w:t>1GB</w:t>
        </w:r>
        <w:r>
          <w:rPr>
            <w:rFonts w:hint="eastAsia"/>
          </w:rPr>
          <w:t>）地址空间；</w:t>
        </w:r>
      </w:ins>
    </w:p>
    <w:p w14:paraId="6DF0AB91" w14:textId="77777777" w:rsidR="004B6EB0" w:rsidRDefault="004B6EB0" w:rsidP="004B6EB0">
      <w:pPr>
        <w:pStyle w:val="af"/>
        <w:numPr>
          <w:ilvl w:val="0"/>
          <w:numId w:val="132"/>
        </w:numPr>
        <w:ind w:firstLineChars="0"/>
        <w:rPr>
          <w:ins w:id="908" w:author="Gavin Ma (马国臣)-人工智能研究院" w:date="2026-04-27T20:23:00Z"/>
        </w:rPr>
      </w:pPr>
      <w:ins w:id="909" w:author="Gavin Ma (马国臣)-人工智能研究院" w:date="2026-04-27T20:23:00Z">
        <w:r>
          <w:t>VA</w:t>
        </w:r>
        <w:r>
          <w:rPr>
            <w:rFonts w:hint="eastAsia"/>
          </w:rPr>
          <w:t>：</w:t>
        </w:r>
        <w:r>
          <w:t>48</w:t>
        </w:r>
        <w:r>
          <w:rPr>
            <w:rFonts w:hint="eastAsia"/>
          </w:rPr>
          <w:t>比特；从小到大，与</w:t>
        </w:r>
        <w:r>
          <w:rPr>
            <w:rFonts w:hint="eastAsia"/>
          </w:rPr>
          <w:t>SPA</w:t>
        </w:r>
        <w:r>
          <w:rPr>
            <w:rFonts w:hint="eastAsia"/>
          </w:rPr>
          <w:t>地址绑定，地址范围限制在</w:t>
        </w:r>
        <w:r>
          <w:t>2^30</w:t>
        </w:r>
        <w:r>
          <w:rPr>
            <w:rFonts w:hint="eastAsia"/>
          </w:rPr>
          <w:t>到</w:t>
        </w:r>
        <w:r>
          <w:t>2^31</w:t>
        </w:r>
        <w:r>
          <w:rPr>
            <w:rFonts w:hint="eastAsia"/>
          </w:rPr>
          <w:t>；</w:t>
        </w:r>
        <w:r>
          <w:t>VA</w:t>
        </w:r>
        <w:r>
          <w:rPr>
            <w:rFonts w:hint="eastAsia"/>
          </w:rPr>
          <w:t>地址普遍连续，且以概率</w:t>
        </w:r>
        <w:r>
          <w:rPr>
            <w:rFonts w:hint="eastAsia"/>
          </w:rPr>
          <w:t>p2</w:t>
        </w:r>
        <w:r>
          <w:rPr>
            <w:rFonts w:hint="eastAsia"/>
          </w:rPr>
          <w:t>偶发地址跳跃（随机间隔）；</w:t>
        </w:r>
      </w:ins>
    </w:p>
    <w:p w14:paraId="44F2BF81" w14:textId="77777777" w:rsidR="004B6EB0" w:rsidRDefault="004B6EB0" w:rsidP="004B6EB0">
      <w:pPr>
        <w:pStyle w:val="af"/>
        <w:numPr>
          <w:ilvl w:val="0"/>
          <w:numId w:val="131"/>
        </w:numPr>
        <w:ind w:firstLineChars="0"/>
        <w:rPr>
          <w:ins w:id="910" w:author="Gavin Ma (马国臣)-人工智能研究院" w:date="2026-04-27T20:23:00Z"/>
        </w:rPr>
      </w:pPr>
      <w:ins w:id="911" w:author="Gavin Ma (马国臣)-人工智能研究院" w:date="2026-04-27T20:23:00Z">
        <w:r>
          <w:rPr>
            <w:rFonts w:hint="eastAsia"/>
          </w:rPr>
          <w:t>Case 3</w:t>
        </w:r>
        <w:r>
          <w:rPr>
            <w:rFonts w:hint="eastAsia"/>
          </w:rPr>
          <w:t>：</w:t>
        </w:r>
      </w:ins>
    </w:p>
    <w:p w14:paraId="2FA98C02" w14:textId="77777777" w:rsidR="004B6EB0" w:rsidRDefault="004B6EB0" w:rsidP="004B6EB0">
      <w:pPr>
        <w:pStyle w:val="af"/>
        <w:numPr>
          <w:ilvl w:val="0"/>
          <w:numId w:val="133"/>
        </w:numPr>
        <w:ind w:firstLineChars="0"/>
        <w:rPr>
          <w:ins w:id="912" w:author="Gavin Ma (马国臣)-人工智能研究院" w:date="2026-04-27T20:23:00Z"/>
        </w:rPr>
      </w:pPr>
      <w:ins w:id="913" w:author="Gavin Ma (马国臣)-人工智能研究院" w:date="2026-04-27T20:23:00Z">
        <w:r>
          <w:rPr>
            <w:rFonts w:hint="eastAsia"/>
          </w:rPr>
          <w:t>（</w:t>
        </w:r>
        <w:r>
          <w:t>SPA</w:t>
        </w:r>
        <w:r>
          <w:rPr>
            <w:rFonts w:hint="eastAsia"/>
          </w:rPr>
          <w:t>）：分配</w:t>
        </w:r>
        <w:r>
          <w:rPr>
            <w:rFonts w:hint="eastAsia"/>
          </w:rPr>
          <w:t>X</w:t>
        </w:r>
        <w:r>
          <w:rPr>
            <w:rFonts w:hint="eastAsia"/>
          </w:rPr>
          <w:t>（假设</w:t>
        </w:r>
        <w:r>
          <w:rPr>
            <w:rFonts w:hint="eastAsia"/>
          </w:rPr>
          <w:t>1GB</w:t>
        </w:r>
        <w:r>
          <w:rPr>
            <w:rFonts w:hint="eastAsia"/>
          </w:rPr>
          <w:t>）地址空间，分配后不回收，地址映射关系不变；</w:t>
        </w:r>
      </w:ins>
    </w:p>
    <w:p w14:paraId="166D01E5" w14:textId="77777777" w:rsidR="004B6EB0" w:rsidRDefault="004B6EB0" w:rsidP="004B6EB0">
      <w:pPr>
        <w:pStyle w:val="af"/>
        <w:numPr>
          <w:ilvl w:val="0"/>
          <w:numId w:val="133"/>
        </w:numPr>
        <w:ind w:firstLineChars="0"/>
        <w:rPr>
          <w:ins w:id="914" w:author="Gavin Ma (马国臣)-人工智能研究院" w:date="2026-04-27T20:23:00Z"/>
        </w:rPr>
      </w:pPr>
      <w:ins w:id="915" w:author="Gavin Ma (马国臣)-人工智能研究院" w:date="2026-04-27T20:23:00Z">
        <w:r>
          <w:lastRenderedPageBreak/>
          <w:t>GPA</w:t>
        </w:r>
        <w:r>
          <w:rPr>
            <w:rFonts w:hint="eastAsia"/>
          </w:rPr>
          <w:t>：全部采用</w:t>
        </w:r>
        <w:r>
          <w:t>56</w:t>
        </w:r>
        <w:r>
          <w:rPr>
            <w:rFonts w:hint="eastAsia"/>
          </w:rPr>
          <w:t>比特，从小到大；与</w:t>
        </w:r>
        <w:r>
          <w:rPr>
            <w:rFonts w:hint="eastAsia"/>
          </w:rPr>
          <w:t>SPA</w:t>
        </w:r>
        <w:r>
          <w:rPr>
            <w:rFonts w:hint="eastAsia"/>
          </w:rPr>
          <w:t>地址绑定，地址范围限制在</w:t>
        </w:r>
        <w:r>
          <w:t>0</w:t>
        </w:r>
        <w:r>
          <w:rPr>
            <w:rFonts w:hint="eastAsia"/>
          </w:rPr>
          <w:t>到</w:t>
        </w:r>
        <w:r>
          <w:t>2^30</w:t>
        </w:r>
        <w:r>
          <w:rPr>
            <w:rFonts w:hint="eastAsia"/>
          </w:rPr>
          <w:t>；</w:t>
        </w:r>
        <w:r>
          <w:t>GPA</w:t>
        </w:r>
        <w:r>
          <w:rPr>
            <w:rFonts w:hint="eastAsia"/>
          </w:rPr>
          <w:t>地址具有片段内顺序、片段起始地址随机的特征，片段内等概率随机不同长度地址空间；</w:t>
        </w:r>
      </w:ins>
    </w:p>
    <w:p w14:paraId="6EEE6782" w14:textId="77777777" w:rsidR="004B6EB0" w:rsidRDefault="004B6EB0" w:rsidP="004B6EB0">
      <w:pPr>
        <w:pStyle w:val="af"/>
        <w:numPr>
          <w:ilvl w:val="0"/>
          <w:numId w:val="131"/>
        </w:numPr>
        <w:ind w:firstLineChars="0"/>
        <w:rPr>
          <w:ins w:id="916" w:author="Gavin Ma (马国臣)-人工智能研究院" w:date="2026-04-27T20:23:00Z"/>
        </w:rPr>
      </w:pPr>
      <w:ins w:id="917" w:author="Gavin Ma (马国臣)-人工智能研究院" w:date="2026-04-27T20:23:00Z">
        <w:r>
          <w:rPr>
            <w:rFonts w:hint="eastAsia"/>
          </w:rPr>
          <w:t>Case 4</w:t>
        </w:r>
        <w:r>
          <w:rPr>
            <w:rFonts w:hint="eastAsia"/>
          </w:rPr>
          <w:t>：</w:t>
        </w:r>
      </w:ins>
    </w:p>
    <w:p w14:paraId="4B05E4B5" w14:textId="77777777" w:rsidR="004B6EB0" w:rsidRDefault="004B6EB0" w:rsidP="004B6EB0">
      <w:pPr>
        <w:pStyle w:val="af"/>
        <w:numPr>
          <w:ilvl w:val="0"/>
          <w:numId w:val="134"/>
        </w:numPr>
        <w:ind w:firstLineChars="0"/>
        <w:rPr>
          <w:ins w:id="918" w:author="Gavin Ma (马国臣)-人工智能研究院" w:date="2026-04-27T20:23:00Z"/>
        </w:rPr>
      </w:pPr>
      <w:ins w:id="919" w:author="Gavin Ma (马国臣)-人工智能研究院" w:date="2026-04-27T20:23:00Z">
        <w:r>
          <w:rPr>
            <w:rFonts w:hint="eastAsia"/>
          </w:rPr>
          <w:t>（</w:t>
        </w:r>
        <w:r>
          <w:t>SPA</w:t>
        </w:r>
        <w:r>
          <w:rPr>
            <w:rFonts w:hint="eastAsia"/>
          </w:rPr>
          <w:t>）：分配</w:t>
        </w:r>
        <w:r>
          <w:rPr>
            <w:rFonts w:hint="eastAsia"/>
          </w:rPr>
          <w:t>X</w:t>
        </w:r>
        <w:r>
          <w:rPr>
            <w:rFonts w:hint="eastAsia"/>
          </w:rPr>
          <w:t>（假设</w:t>
        </w:r>
        <w:r>
          <w:t>1GB</w:t>
        </w:r>
        <w:r>
          <w:rPr>
            <w:rFonts w:hint="eastAsia"/>
          </w:rPr>
          <w:t>）地址空间，分配后不回收；</w:t>
        </w:r>
      </w:ins>
    </w:p>
    <w:p w14:paraId="3C23BE9C" w14:textId="77777777" w:rsidR="004B6EB0" w:rsidRDefault="004B6EB0" w:rsidP="004B6EB0">
      <w:pPr>
        <w:pStyle w:val="af"/>
        <w:numPr>
          <w:ilvl w:val="0"/>
          <w:numId w:val="134"/>
        </w:numPr>
        <w:ind w:firstLineChars="0"/>
        <w:rPr>
          <w:ins w:id="920" w:author="Gavin Ma (马国臣)-人工智能研究院" w:date="2026-04-27T20:23:00Z"/>
        </w:rPr>
      </w:pPr>
      <w:ins w:id="921" w:author="Gavin Ma (马国臣)-人工智能研究院" w:date="2026-04-27T20:23:00Z">
        <w:r>
          <w:t>GPA</w:t>
        </w:r>
        <w:r>
          <w:rPr>
            <w:rFonts w:hint="eastAsia"/>
          </w:rPr>
          <w:t>：</w:t>
        </w:r>
        <w:r>
          <w:t>56</w:t>
        </w:r>
        <w:r>
          <w:rPr>
            <w:rFonts w:hint="eastAsia"/>
          </w:rPr>
          <w:t>比特，从小到大；分配后可以释放，即不与</w:t>
        </w:r>
        <w:r>
          <w:rPr>
            <w:rFonts w:hint="eastAsia"/>
          </w:rPr>
          <w:t>SPA</w:t>
        </w:r>
        <w:r>
          <w:rPr>
            <w:rFonts w:hint="eastAsia"/>
          </w:rPr>
          <w:t>绑定；</w:t>
        </w:r>
        <w:r>
          <w:t>GPA</w:t>
        </w:r>
        <w:r>
          <w:rPr>
            <w:rFonts w:hint="eastAsia"/>
          </w:rPr>
          <w:t>地址采用片段内顺序、片段起始地址随机，片段内等概率随机不同长度地址空间；</w:t>
        </w:r>
        <w:r>
          <w:rPr>
            <w:rFonts w:hint="eastAsia"/>
          </w:rPr>
          <w:t>GPA</w:t>
        </w:r>
        <w:r>
          <w:rPr>
            <w:rFonts w:hint="eastAsia"/>
          </w:rPr>
          <w:t>地址范围不受限；</w:t>
        </w:r>
      </w:ins>
    </w:p>
    <w:p w14:paraId="42542BC2" w14:textId="77777777" w:rsidR="004B6EB0" w:rsidRDefault="004B6EB0" w:rsidP="004B6EB0">
      <w:pPr>
        <w:pStyle w:val="af"/>
        <w:numPr>
          <w:ilvl w:val="0"/>
          <w:numId w:val="131"/>
        </w:numPr>
        <w:ind w:firstLineChars="0"/>
        <w:rPr>
          <w:ins w:id="922" w:author="Gavin Ma (马国臣)-人工智能研究院" w:date="2026-04-27T20:23:00Z"/>
        </w:rPr>
      </w:pPr>
      <w:ins w:id="923" w:author="Gavin Ma (马国臣)-人工智能研究院" w:date="2026-04-27T20:23:00Z">
        <w:r>
          <w:rPr>
            <w:rFonts w:hint="eastAsia"/>
          </w:rPr>
          <w:t>Case 5</w:t>
        </w:r>
        <w:r>
          <w:rPr>
            <w:rFonts w:hint="eastAsia"/>
          </w:rPr>
          <w:t>：</w:t>
        </w:r>
      </w:ins>
    </w:p>
    <w:p w14:paraId="321F7716" w14:textId="77777777" w:rsidR="004B6EB0" w:rsidRDefault="004B6EB0" w:rsidP="004B6EB0">
      <w:pPr>
        <w:pStyle w:val="af"/>
        <w:numPr>
          <w:ilvl w:val="0"/>
          <w:numId w:val="135"/>
        </w:numPr>
        <w:ind w:firstLineChars="0"/>
        <w:rPr>
          <w:ins w:id="924" w:author="Gavin Ma (马国臣)-人工智能研究院" w:date="2026-04-27T20:23:00Z"/>
        </w:rPr>
      </w:pPr>
      <w:ins w:id="925" w:author="Gavin Ma (马国臣)-人工智能研究院" w:date="2026-04-27T20:23:00Z">
        <w:r>
          <w:rPr>
            <w:rFonts w:hint="eastAsia"/>
          </w:rPr>
          <w:t>（</w:t>
        </w:r>
        <w:r>
          <w:t>SPA</w:t>
        </w:r>
        <w:r>
          <w:rPr>
            <w:rFonts w:hint="eastAsia"/>
          </w:rPr>
          <w:t>）：分配</w:t>
        </w:r>
        <w:r>
          <w:rPr>
            <w:rFonts w:hint="eastAsia"/>
          </w:rPr>
          <w:t>X</w:t>
        </w:r>
        <w:r>
          <w:rPr>
            <w:rFonts w:hint="eastAsia"/>
          </w:rPr>
          <w:t>（假设</w:t>
        </w:r>
        <w:r>
          <w:t>1GB</w:t>
        </w:r>
        <w:r>
          <w:rPr>
            <w:rFonts w:hint="eastAsia"/>
          </w:rPr>
          <w:t>）地址空间；</w:t>
        </w:r>
      </w:ins>
    </w:p>
    <w:p w14:paraId="7C285703" w14:textId="77777777" w:rsidR="004B6EB0" w:rsidRDefault="004B6EB0" w:rsidP="004B6EB0">
      <w:pPr>
        <w:pStyle w:val="af"/>
        <w:numPr>
          <w:ilvl w:val="0"/>
          <w:numId w:val="135"/>
        </w:numPr>
        <w:ind w:firstLineChars="0"/>
        <w:rPr>
          <w:ins w:id="926" w:author="Gavin Ma (马国臣)-人工智能研究院" w:date="2026-04-27T20:23:00Z"/>
        </w:rPr>
      </w:pPr>
      <w:ins w:id="927" w:author="Gavin Ma (马国臣)-人工智能研究院" w:date="2026-04-27T20:23:00Z">
        <w:r>
          <w:rPr>
            <w:rFonts w:hint="eastAsia"/>
          </w:rPr>
          <w:t>（</w:t>
        </w:r>
        <w:r>
          <w:t>GPA</w:t>
        </w:r>
        <w:r>
          <w:rPr>
            <w:rFonts w:hint="eastAsia"/>
          </w:rPr>
          <w:t>）：过程中</w:t>
        </w:r>
        <w:r>
          <w:t>GPA</w:t>
        </w:r>
        <w:r>
          <w:rPr>
            <w:rFonts w:hint="eastAsia"/>
          </w:rPr>
          <w:t>到</w:t>
        </w:r>
        <w:r>
          <w:t>SPA</w:t>
        </w:r>
        <w:r>
          <w:rPr>
            <w:rFonts w:hint="eastAsia"/>
          </w:rPr>
          <w:t>映射关系不变，间接范围受限；</w:t>
        </w:r>
        <w:r>
          <w:t>GPA</w:t>
        </w:r>
        <w:r>
          <w:rPr>
            <w:rFonts w:hint="eastAsia"/>
          </w:rPr>
          <w:t>地址随机；</w:t>
        </w:r>
      </w:ins>
    </w:p>
    <w:p w14:paraId="329F0DFE" w14:textId="77777777" w:rsidR="004B6EB0" w:rsidRDefault="004B6EB0" w:rsidP="004B6EB0">
      <w:pPr>
        <w:pStyle w:val="af"/>
        <w:numPr>
          <w:ilvl w:val="0"/>
          <w:numId w:val="135"/>
        </w:numPr>
        <w:ind w:firstLineChars="0"/>
        <w:rPr>
          <w:ins w:id="928" w:author="Gavin Ma (马国臣)-人工智能研究院" w:date="2026-04-27T20:23:00Z"/>
        </w:rPr>
      </w:pPr>
      <w:ins w:id="929" w:author="Gavin Ma (马国臣)-人工智能研究院" w:date="2026-04-27T20:23:00Z">
        <w:r>
          <w:t>VA</w:t>
        </w:r>
        <w:r>
          <w:rPr>
            <w:rFonts w:hint="eastAsia"/>
          </w:rPr>
          <w:t>：</w:t>
        </w:r>
        <w:r>
          <w:t>48</w:t>
        </w:r>
        <w:r>
          <w:rPr>
            <w:rFonts w:hint="eastAsia"/>
          </w:rPr>
          <w:t>比特，从小到大；</w:t>
        </w:r>
        <w:r>
          <w:rPr>
            <w:rFonts w:hint="eastAsia"/>
          </w:rPr>
          <w:t>VA</w:t>
        </w:r>
        <w:r>
          <w:rPr>
            <w:rFonts w:hint="eastAsia"/>
          </w:rPr>
          <w:t>地址活动过程中不与</w:t>
        </w:r>
        <w:r>
          <w:rPr>
            <w:rFonts w:hint="eastAsia"/>
          </w:rPr>
          <w:t>GPA</w:t>
        </w:r>
        <w:r>
          <w:rPr>
            <w:rFonts w:hint="eastAsia"/>
          </w:rPr>
          <w:t>绑定，范围不受限；</w:t>
        </w:r>
        <w:r>
          <w:t>VA</w:t>
        </w:r>
        <w:r>
          <w:rPr>
            <w:rFonts w:hint="eastAsia"/>
          </w:rPr>
          <w:t>地址采用普遍连续，以概率</w:t>
        </w:r>
        <w:r>
          <w:rPr>
            <w:rFonts w:hint="eastAsia"/>
          </w:rPr>
          <w:t>p3</w:t>
        </w:r>
        <w:r>
          <w:rPr>
            <w:rFonts w:hint="eastAsia"/>
          </w:rPr>
          <w:t>偶发地址跳跃规律；</w:t>
        </w:r>
      </w:ins>
    </w:p>
    <w:p w14:paraId="1AE8A583" w14:textId="77777777" w:rsidR="004B6EB0" w:rsidRDefault="004B6EB0" w:rsidP="004B6EB0">
      <w:pPr>
        <w:pStyle w:val="af"/>
        <w:numPr>
          <w:ilvl w:val="0"/>
          <w:numId w:val="131"/>
        </w:numPr>
        <w:ind w:firstLineChars="0"/>
        <w:rPr>
          <w:ins w:id="930" w:author="Gavin Ma (马国臣)-人工智能研究院" w:date="2026-04-27T20:23:00Z"/>
        </w:rPr>
      </w:pPr>
      <w:ins w:id="931" w:author="Gavin Ma (马国臣)-人工智能研究院" w:date="2026-04-27T20:23:00Z">
        <w:r>
          <w:rPr>
            <w:rFonts w:hint="eastAsia"/>
          </w:rPr>
          <w:t>Case 6</w:t>
        </w:r>
        <w:r>
          <w:rPr>
            <w:rFonts w:hint="eastAsia"/>
          </w:rPr>
          <w:t>：</w:t>
        </w:r>
      </w:ins>
    </w:p>
    <w:p w14:paraId="6A225D11" w14:textId="77777777" w:rsidR="004B6EB0" w:rsidRDefault="004B6EB0" w:rsidP="004B6EB0">
      <w:pPr>
        <w:pStyle w:val="af"/>
        <w:numPr>
          <w:ilvl w:val="0"/>
          <w:numId w:val="136"/>
        </w:numPr>
        <w:ind w:firstLineChars="0"/>
        <w:rPr>
          <w:ins w:id="932" w:author="Gavin Ma (马国臣)-人工智能研究院" w:date="2026-04-27T20:23:00Z"/>
        </w:rPr>
      </w:pPr>
      <w:ins w:id="933" w:author="Gavin Ma (马国臣)-人工智能研究院" w:date="2026-04-27T20:23:00Z">
        <w:r>
          <w:rPr>
            <w:rFonts w:hint="eastAsia"/>
          </w:rPr>
          <w:t>（</w:t>
        </w:r>
        <w:r>
          <w:t>SPA</w:t>
        </w:r>
        <w:r>
          <w:rPr>
            <w:rFonts w:hint="eastAsia"/>
          </w:rPr>
          <w:t>）：分配</w:t>
        </w:r>
        <w:r>
          <w:rPr>
            <w:rFonts w:hint="eastAsia"/>
          </w:rPr>
          <w:t>X</w:t>
        </w:r>
        <w:r>
          <w:rPr>
            <w:rFonts w:hint="eastAsia"/>
          </w:rPr>
          <w:t>（假设</w:t>
        </w:r>
        <w:r>
          <w:t>1GB</w:t>
        </w:r>
        <w:r>
          <w:rPr>
            <w:rFonts w:hint="eastAsia"/>
          </w:rPr>
          <w:t>）地址空间；</w:t>
        </w:r>
      </w:ins>
    </w:p>
    <w:p w14:paraId="43594425" w14:textId="77777777" w:rsidR="004B6EB0" w:rsidRDefault="004B6EB0" w:rsidP="004B6EB0">
      <w:pPr>
        <w:pStyle w:val="af"/>
        <w:numPr>
          <w:ilvl w:val="0"/>
          <w:numId w:val="136"/>
        </w:numPr>
        <w:ind w:firstLineChars="0"/>
        <w:rPr>
          <w:ins w:id="934" w:author="Gavin Ma (马国臣)-人工智能研究院" w:date="2026-04-27T20:23:00Z"/>
        </w:rPr>
      </w:pPr>
      <w:ins w:id="935" w:author="Gavin Ma (马国臣)-人工智能研究院" w:date="2026-04-27T20:23:00Z">
        <w:r>
          <w:rPr>
            <w:rFonts w:hint="eastAsia"/>
          </w:rPr>
          <w:t>（</w:t>
        </w:r>
        <w:r>
          <w:t>GPA</w:t>
        </w:r>
        <w:r>
          <w:rPr>
            <w:rFonts w:hint="eastAsia"/>
          </w:rPr>
          <w:t>）：过程中</w:t>
        </w:r>
        <w:r>
          <w:t>GPA</w:t>
        </w:r>
        <w:r>
          <w:rPr>
            <w:rFonts w:hint="eastAsia"/>
          </w:rPr>
          <w:t>到</w:t>
        </w:r>
        <w:r>
          <w:t>SPA</w:t>
        </w:r>
        <w:r>
          <w:rPr>
            <w:rFonts w:hint="eastAsia"/>
          </w:rPr>
          <w:t>映射关系不变，间接范围受限；</w:t>
        </w:r>
        <w:r>
          <w:t>GPA</w:t>
        </w:r>
        <w:r>
          <w:rPr>
            <w:rFonts w:hint="eastAsia"/>
          </w:rPr>
          <w:t>地址随机；</w:t>
        </w:r>
      </w:ins>
    </w:p>
    <w:p w14:paraId="529819A7" w14:textId="77777777" w:rsidR="004B6EB0" w:rsidRDefault="004B6EB0" w:rsidP="004B6EB0">
      <w:pPr>
        <w:pStyle w:val="af"/>
        <w:numPr>
          <w:ilvl w:val="0"/>
          <w:numId w:val="136"/>
        </w:numPr>
        <w:ind w:firstLineChars="0"/>
        <w:rPr>
          <w:ins w:id="936" w:author="Gavin Ma (马国臣)-人工智能研究院" w:date="2026-04-27T20:23:00Z"/>
        </w:rPr>
      </w:pPr>
      <w:ins w:id="937" w:author="Gavin Ma (马国臣)-人工智能研究院" w:date="2026-04-27T20:23:00Z">
        <w:r>
          <w:t>VA</w:t>
        </w:r>
        <w:r>
          <w:rPr>
            <w:rFonts w:hint="eastAsia"/>
          </w:rPr>
          <w:t>：</w:t>
        </w:r>
        <w:r>
          <w:t>48</w:t>
        </w:r>
        <w:r>
          <w:rPr>
            <w:rFonts w:hint="eastAsia"/>
          </w:rPr>
          <w:t>比特，从小到大；活动中绑定</w:t>
        </w:r>
        <w:r>
          <w:t>VA</w:t>
        </w:r>
        <w:r>
          <w:rPr>
            <w:rFonts w:hint="eastAsia"/>
          </w:rPr>
          <w:t>地址和</w:t>
        </w:r>
        <w:r>
          <w:rPr>
            <w:rFonts w:hint="eastAsia"/>
          </w:rPr>
          <w:t>GPA</w:t>
        </w:r>
        <w:r>
          <w:rPr>
            <w:rFonts w:hint="eastAsia"/>
          </w:rPr>
          <w:t>映射关系，因此</w:t>
        </w:r>
        <w:r>
          <w:t>VA</w:t>
        </w:r>
        <w:r>
          <w:rPr>
            <w:rFonts w:hint="eastAsia"/>
          </w:rPr>
          <w:t>范围间接受限；</w:t>
        </w:r>
        <w:r>
          <w:t>VA</w:t>
        </w:r>
        <w:r>
          <w:rPr>
            <w:rFonts w:hint="eastAsia"/>
          </w:rPr>
          <w:t>采用普遍连续，以概率</w:t>
        </w:r>
        <w:r>
          <w:rPr>
            <w:rFonts w:hint="eastAsia"/>
          </w:rPr>
          <w:t>p4</w:t>
        </w:r>
        <w:r>
          <w:rPr>
            <w:rFonts w:hint="eastAsia"/>
          </w:rPr>
          <w:t>偶发地址跳跃规律；</w:t>
        </w:r>
      </w:ins>
    </w:p>
    <w:p w14:paraId="301D102F" w14:textId="77777777" w:rsidR="004B6EB0" w:rsidRDefault="004B6EB0" w:rsidP="004B6EB0">
      <w:pPr>
        <w:ind w:firstLineChars="200" w:firstLine="420"/>
        <w:rPr>
          <w:ins w:id="938" w:author="Gavin Ma (马国臣)-人工智能研究院" w:date="2026-04-27T20:23:00Z"/>
        </w:rPr>
      </w:pPr>
      <w:ins w:id="939" w:author="Gavin Ma (马国臣)-人工智能研究院" w:date="2026-04-27T20:23:00Z">
        <w:r>
          <w:rPr>
            <w:rFonts w:hint="eastAsia"/>
          </w:rPr>
          <w:t>DC Cache</w:t>
        </w:r>
        <w:r>
          <w:rPr>
            <w:rFonts w:hint="eastAsia"/>
          </w:rPr>
          <w:t>、</w:t>
        </w:r>
        <w:r>
          <w:rPr>
            <w:rFonts w:hint="eastAsia"/>
          </w:rPr>
          <w:t>PC Cache</w:t>
        </w:r>
        <w:r>
          <w:rPr>
            <w:rFonts w:hint="eastAsia"/>
          </w:rPr>
          <w:t>、</w:t>
        </w:r>
        <w:r>
          <w:rPr>
            <w:rFonts w:hint="eastAsia"/>
          </w:rPr>
          <w:t>MSIPT Cache</w:t>
        </w:r>
        <w:r>
          <w:rPr>
            <w:rFonts w:hint="eastAsia"/>
          </w:rPr>
          <w:t>的数据流分布规律暂不明确。考虑对于</w:t>
        </w:r>
        <w:r>
          <w:rPr>
            <w:rFonts w:hint="eastAsia"/>
          </w:rPr>
          <w:t>IOMMU</w:t>
        </w:r>
        <w:r>
          <w:rPr>
            <w:rFonts w:hint="eastAsia"/>
          </w:rPr>
          <w:t>，典型场景的</w:t>
        </w:r>
        <w:r>
          <w:rPr>
            <w:rFonts w:hint="eastAsia"/>
          </w:rPr>
          <w:t>device_id</w:t>
        </w:r>
        <w:r>
          <w:rPr>
            <w:rFonts w:hint="eastAsia"/>
          </w:rPr>
          <w:t>、</w:t>
        </w:r>
        <w:r>
          <w:rPr>
            <w:rFonts w:hint="eastAsia"/>
          </w:rPr>
          <w:t>process_id</w:t>
        </w:r>
        <w:r>
          <w:rPr>
            <w:rFonts w:hint="eastAsia"/>
          </w:rPr>
          <w:t>数量有限，且能够被</w:t>
        </w:r>
        <w:r>
          <w:rPr>
            <w:rFonts w:hint="eastAsia"/>
          </w:rPr>
          <w:t>DC Cache/PC Cache</w:t>
        </w:r>
        <w:r>
          <w:rPr>
            <w:rFonts w:hint="eastAsia"/>
          </w:rPr>
          <w:t>全部缓存。故暂不对</w:t>
        </w:r>
        <w:r>
          <w:rPr>
            <w:rFonts w:hint="eastAsia"/>
          </w:rPr>
          <w:t>device_id</w:t>
        </w:r>
        <w:r>
          <w:rPr>
            <w:rFonts w:hint="eastAsia"/>
          </w:rPr>
          <w:t>、</w:t>
        </w:r>
        <w:r>
          <w:rPr>
            <w:rFonts w:hint="eastAsia"/>
          </w:rPr>
          <w:t>process_id</w:t>
        </w:r>
        <w:r>
          <w:rPr>
            <w:rFonts w:hint="eastAsia"/>
          </w:rPr>
          <w:t>、</w:t>
        </w:r>
        <w:r>
          <w:rPr>
            <w:rFonts w:hint="eastAsia"/>
          </w:rPr>
          <w:t>MSI</w:t>
        </w:r>
        <w:r>
          <w:rPr>
            <w:rFonts w:hint="eastAsia"/>
          </w:rPr>
          <w:t>数据流分析，暂不考虑</w:t>
        </w:r>
        <w:r>
          <w:rPr>
            <w:rFonts w:hint="eastAsia"/>
          </w:rPr>
          <w:t>DC Cache</w:t>
        </w:r>
        <w:r>
          <w:rPr>
            <w:rFonts w:hint="eastAsia"/>
          </w:rPr>
          <w:t>、</w:t>
        </w:r>
        <w:r>
          <w:rPr>
            <w:rFonts w:hint="eastAsia"/>
          </w:rPr>
          <w:t>PC Cache</w:t>
        </w:r>
        <w:r>
          <w:rPr>
            <w:rFonts w:hint="eastAsia"/>
          </w:rPr>
          <w:t>、</w:t>
        </w:r>
        <w:r>
          <w:rPr>
            <w:rFonts w:hint="eastAsia"/>
          </w:rPr>
          <w:t>MSIPT Cache</w:t>
        </w:r>
        <w:r>
          <w:rPr>
            <w:rFonts w:hint="eastAsia"/>
          </w:rPr>
          <w:t>缓存性能。</w:t>
        </w:r>
      </w:ins>
    </w:p>
    <w:p w14:paraId="66029FDB" w14:textId="77777777" w:rsidR="004B6EB0" w:rsidRPr="00616231" w:rsidRDefault="004B6EB0" w:rsidP="004B6EB0">
      <w:pPr>
        <w:pStyle w:val="3"/>
        <w:rPr>
          <w:ins w:id="940" w:author="Gavin Ma (马国臣)-人工智能研究院" w:date="2026-04-27T20:23:00Z"/>
        </w:rPr>
      </w:pPr>
      <w:bookmarkStart w:id="941" w:name="_Toc228214064"/>
      <w:ins w:id="942" w:author="Gavin Ma (马国臣)-人工智能研究院" w:date="2026-04-27T20:23:00Z">
        <w:r>
          <w:rPr>
            <w:rFonts w:hint="eastAsia"/>
          </w:rPr>
          <w:t>缓存命中率仿真测试及结果</w:t>
        </w:r>
        <w:bookmarkEnd w:id="941"/>
      </w:ins>
    </w:p>
    <w:p w14:paraId="0DBB8B06" w14:textId="77777777" w:rsidR="004B6EB0" w:rsidRDefault="004B6EB0" w:rsidP="004B6EB0">
      <w:pPr>
        <w:ind w:firstLineChars="200" w:firstLine="420"/>
        <w:rPr>
          <w:ins w:id="943" w:author="Gavin Ma (马国臣)-人工智能研究院" w:date="2026-04-27T20:23:00Z"/>
        </w:rPr>
      </w:pPr>
      <w:ins w:id="944" w:author="Gavin Ma (马国臣)-人工智能研究院" w:date="2026-04-27T20:23:00Z">
        <w:r>
          <w:rPr>
            <w:rFonts w:hint="eastAsia"/>
          </w:rPr>
          <w:t>基于上述分析的地址转换典型场景的地址流规律，仿真测试首先根据各</w:t>
        </w:r>
        <w:r>
          <w:rPr>
            <w:rFonts w:hint="eastAsia"/>
          </w:rPr>
          <w:t>Case</w:t>
        </w:r>
        <w:r>
          <w:rPr>
            <w:rFonts w:hint="eastAsia"/>
          </w:rPr>
          <w:t>的地址规律，构造地址流数据集（仿真对单</w:t>
        </w:r>
        <w:r>
          <w:rPr>
            <w:rFonts w:hint="eastAsia"/>
          </w:rPr>
          <w:t>Case</w:t>
        </w:r>
        <w:r>
          <w:rPr>
            <w:rFonts w:hint="eastAsia"/>
          </w:rPr>
          <w:t>生成</w:t>
        </w:r>
        <w:r>
          <w:rPr>
            <w:rFonts w:hint="eastAsia"/>
          </w:rPr>
          <w:t>10,000,000</w:t>
        </w:r>
        <w:r>
          <w:rPr>
            <w:rFonts w:hint="eastAsia"/>
          </w:rPr>
          <w:t>个地址）。对各数据集，分别进行缓存算法仿真测试，统计</w:t>
        </w:r>
        <w:r>
          <w:rPr>
            <w:rFonts w:hint="eastAsia"/>
          </w:rPr>
          <w:t>PT Cache</w:t>
        </w:r>
        <w:r>
          <w:rPr>
            <w:rFonts w:hint="eastAsia"/>
          </w:rPr>
          <w:t>、</w:t>
        </w:r>
        <w:r>
          <w:rPr>
            <w:rFonts w:hint="eastAsia"/>
          </w:rPr>
          <w:t>walker Cache</w:t>
        </w:r>
        <w:r>
          <w:rPr>
            <w:rFonts w:hint="eastAsia"/>
          </w:rPr>
          <w:t>的命中率性能。</w:t>
        </w:r>
      </w:ins>
    </w:p>
    <w:p w14:paraId="6ED11F52" w14:textId="77777777" w:rsidR="004B6EB0" w:rsidRDefault="004B6EB0" w:rsidP="004B6EB0">
      <w:pPr>
        <w:ind w:firstLineChars="200" w:firstLine="420"/>
        <w:rPr>
          <w:ins w:id="945" w:author="Gavin Ma (马国臣)-人工智能研究院" w:date="2026-04-27T20:23:00Z"/>
        </w:rPr>
      </w:pPr>
      <w:ins w:id="946" w:author="Gavin Ma (马国臣)-人工智能研究院" w:date="2026-04-27T20:23:00Z">
        <w:r>
          <w:rPr>
            <w:rFonts w:hint="eastAsia"/>
          </w:rPr>
          <w:t>缓存算法仿真涉及的参数及配置为：</w:t>
        </w:r>
      </w:ins>
    </w:p>
    <w:p w14:paraId="67AB8B31" w14:textId="77777777" w:rsidR="004B6EB0" w:rsidRDefault="004B6EB0" w:rsidP="004B6EB0">
      <w:pPr>
        <w:pStyle w:val="af"/>
        <w:numPr>
          <w:ilvl w:val="0"/>
          <w:numId w:val="137"/>
        </w:numPr>
        <w:ind w:firstLineChars="0"/>
        <w:rPr>
          <w:ins w:id="947" w:author="Gavin Ma (马国臣)-人工智能研究院" w:date="2026-04-27T20:23:00Z"/>
        </w:rPr>
      </w:pPr>
      <w:ins w:id="948" w:author="Gavin Ma (马国臣)-人工智能研究院" w:date="2026-04-27T20:23:00Z">
        <w:r>
          <w:rPr>
            <w:rFonts w:hint="eastAsia"/>
          </w:rPr>
          <w:t>所有缓存采用组相连缓存管理方式，参数定义如算法描述；</w:t>
        </w:r>
      </w:ins>
    </w:p>
    <w:p w14:paraId="3B07C120" w14:textId="77777777" w:rsidR="004B6EB0" w:rsidRDefault="004B6EB0" w:rsidP="004B6EB0">
      <w:pPr>
        <w:pStyle w:val="af"/>
        <w:numPr>
          <w:ilvl w:val="0"/>
          <w:numId w:val="137"/>
        </w:numPr>
        <w:ind w:firstLineChars="0"/>
        <w:rPr>
          <w:ins w:id="949" w:author="Gavin Ma (马国臣)-人工智能研究院" w:date="2026-04-27T20:23:00Z"/>
        </w:rPr>
      </w:pPr>
      <w:ins w:id="950" w:author="Gavin Ma (马国臣)-人工智能研究院" w:date="2026-04-27T20:23:00Z">
        <w:r>
          <w:rPr>
            <w:rFonts w:hint="eastAsia"/>
          </w:rPr>
          <w:t>所有缓存的</w:t>
        </w:r>
        <w:r>
          <w:rPr>
            <w:rFonts w:hint="eastAsia"/>
          </w:rPr>
          <w:t>Cache line</w:t>
        </w:r>
        <w:r>
          <w:rPr>
            <w:rFonts w:hint="eastAsia"/>
          </w:rPr>
          <w:t>定义、缓存索引算法等，如算法描述；</w:t>
        </w:r>
      </w:ins>
    </w:p>
    <w:p w14:paraId="3388B8CD" w14:textId="77777777" w:rsidR="004B6EB0" w:rsidRDefault="004B6EB0" w:rsidP="004B6EB0">
      <w:pPr>
        <w:pStyle w:val="af"/>
        <w:numPr>
          <w:ilvl w:val="0"/>
          <w:numId w:val="137"/>
        </w:numPr>
        <w:ind w:firstLineChars="0"/>
        <w:rPr>
          <w:ins w:id="951" w:author="Gavin Ma (马国臣)-人工智能研究院" w:date="2026-04-27T20:23:00Z"/>
        </w:rPr>
      </w:pPr>
      <w:ins w:id="952" w:author="Gavin Ma (马国臣)-人工智能研究院" w:date="2026-04-27T20:23:00Z">
        <w:r>
          <w:t>P</w:t>
        </w:r>
        <w:r>
          <w:rPr>
            <w:rFonts w:hint="eastAsia"/>
          </w:rPr>
          <w:t>age size</w:t>
        </w:r>
        <w:r>
          <w:rPr>
            <w:rFonts w:hint="eastAsia"/>
          </w:rPr>
          <w:t>设为</w:t>
        </w:r>
        <w:r>
          <w:rPr>
            <w:rFonts w:hint="eastAsia"/>
          </w:rPr>
          <w:t>4kB</w:t>
        </w:r>
        <w:r>
          <w:rPr>
            <w:rFonts w:hint="eastAsia"/>
          </w:rPr>
          <w:t>，单个访问的</w:t>
        </w:r>
        <w:r>
          <w:rPr>
            <w:rFonts w:hint="eastAsia"/>
          </w:rPr>
          <w:t>PCIe</w:t>
        </w:r>
        <w:r>
          <w:rPr>
            <w:rFonts w:hint="eastAsia"/>
          </w:rPr>
          <w:t>包大小为</w:t>
        </w:r>
        <w:r>
          <w:rPr>
            <w:rFonts w:hint="eastAsia"/>
          </w:rPr>
          <w:t>512B</w:t>
        </w:r>
        <w:r>
          <w:rPr>
            <w:rFonts w:hint="eastAsia"/>
          </w:rPr>
          <w:t>（即随机地址粒度按</w:t>
        </w:r>
        <w:r>
          <w:rPr>
            <w:rFonts w:hint="eastAsia"/>
          </w:rPr>
          <w:t>512B</w:t>
        </w:r>
        <w:r>
          <w:rPr>
            <w:rFonts w:hint="eastAsia"/>
          </w:rPr>
          <w:t>）；</w:t>
        </w:r>
      </w:ins>
    </w:p>
    <w:p w14:paraId="1F265196" w14:textId="77777777" w:rsidR="004B6EB0" w:rsidRDefault="004B6EB0" w:rsidP="004B6EB0">
      <w:pPr>
        <w:pStyle w:val="af"/>
        <w:numPr>
          <w:ilvl w:val="0"/>
          <w:numId w:val="137"/>
        </w:numPr>
        <w:ind w:firstLineChars="0"/>
        <w:rPr>
          <w:ins w:id="953" w:author="Gavin Ma (马国臣)-人工智能研究院" w:date="2026-04-27T20:23:00Z"/>
        </w:rPr>
      </w:pPr>
      <w:ins w:id="954" w:author="Gavin Ma (马国臣)-人工智能研究院" w:date="2026-04-27T20:23:00Z">
        <w:r>
          <w:rPr>
            <w:rFonts w:hint="eastAsia"/>
          </w:rPr>
          <w:t>除</w:t>
        </w:r>
        <w:r>
          <w:rPr>
            <w:rFonts w:hint="eastAsia"/>
          </w:rPr>
          <w:t>PT Cache</w:t>
        </w:r>
        <w:r>
          <w:rPr>
            <w:rFonts w:hint="eastAsia"/>
          </w:rPr>
          <w:t>外，所有缓存采用</w:t>
        </w:r>
        <w:r>
          <w:rPr>
            <w:rFonts w:hint="eastAsia"/>
          </w:rPr>
          <w:t>pLRU</w:t>
        </w:r>
        <w:r>
          <w:rPr>
            <w:rFonts w:hint="eastAsia"/>
          </w:rPr>
          <w:t>替换算法、且不支持预取机制；</w:t>
        </w:r>
      </w:ins>
    </w:p>
    <w:p w14:paraId="1C14BB6A" w14:textId="77777777" w:rsidR="004B6EB0" w:rsidRDefault="004B6EB0" w:rsidP="004B6EB0">
      <w:pPr>
        <w:pStyle w:val="af"/>
        <w:numPr>
          <w:ilvl w:val="0"/>
          <w:numId w:val="137"/>
        </w:numPr>
        <w:ind w:firstLineChars="0"/>
        <w:rPr>
          <w:ins w:id="955" w:author="Gavin Ma (马国臣)-人工智能研究院" w:date="2026-04-27T20:23:00Z"/>
        </w:rPr>
      </w:pPr>
      <w:ins w:id="956" w:author="Gavin Ma (马国臣)-人工智能研究院" w:date="2026-04-27T20:23:00Z">
        <w:r>
          <w:rPr>
            <w:rFonts w:hint="eastAsia"/>
          </w:rPr>
          <w:t>PT Cache</w:t>
        </w:r>
        <w:r>
          <w:rPr>
            <w:rFonts w:hint="eastAsia"/>
          </w:rPr>
          <w:t>考虑</w:t>
        </w:r>
        <w:r>
          <w:rPr>
            <w:rFonts w:hint="eastAsia"/>
          </w:rPr>
          <w:t>pLRU</w:t>
        </w:r>
        <w:r>
          <w:rPr>
            <w:rFonts w:hint="eastAsia"/>
          </w:rPr>
          <w:t>、</w:t>
        </w:r>
        <w:r>
          <w:rPr>
            <w:rFonts w:hint="eastAsia"/>
          </w:rPr>
          <w:t>SRRIP</w:t>
        </w:r>
        <w:r>
          <w:rPr>
            <w:rFonts w:hint="eastAsia"/>
          </w:rPr>
          <w:t>缓存替换算法，其中</w:t>
        </w:r>
        <w:r>
          <w:rPr>
            <w:rFonts w:hint="eastAsia"/>
          </w:rPr>
          <w:t>SRRIP</w:t>
        </w:r>
        <w:r>
          <w:rPr>
            <w:rFonts w:hint="eastAsia"/>
          </w:rPr>
          <w:t>算法的参数</w:t>
        </w:r>
        <w:r>
          <w:rPr>
            <w:rFonts w:hint="eastAsia"/>
          </w:rPr>
          <w:t>M=2</w:t>
        </w:r>
        <w:r>
          <w:rPr>
            <w:rFonts w:hint="eastAsia"/>
          </w:rPr>
          <w:t>；</w:t>
        </w:r>
      </w:ins>
    </w:p>
    <w:p w14:paraId="626695C4" w14:textId="77777777" w:rsidR="004B6EB0" w:rsidRDefault="004B6EB0" w:rsidP="004B6EB0">
      <w:pPr>
        <w:pStyle w:val="af"/>
        <w:numPr>
          <w:ilvl w:val="0"/>
          <w:numId w:val="137"/>
        </w:numPr>
        <w:ind w:firstLineChars="0"/>
        <w:rPr>
          <w:ins w:id="957" w:author="Gavin Ma (马国臣)-人工智能研究院" w:date="2026-04-27T20:23:00Z"/>
        </w:rPr>
      </w:pPr>
      <w:ins w:id="958" w:author="Gavin Ma (马国臣)-人工智能研究院" w:date="2026-04-27T20:23:00Z">
        <w:r>
          <w:rPr>
            <w:rFonts w:hint="eastAsia"/>
          </w:rPr>
          <w:t>PT Cache</w:t>
        </w:r>
        <w:r>
          <w:rPr>
            <w:rFonts w:hint="eastAsia"/>
          </w:rPr>
          <w:t>缓存预取采用</w:t>
        </w:r>
        <w:r>
          <w:rPr>
            <w:rFonts w:hint="eastAsia"/>
          </w:rPr>
          <w:t>NLP</w:t>
        </w:r>
        <w:r>
          <w:rPr>
            <w:rFonts w:hint="eastAsia"/>
          </w:rPr>
          <w:t>策略，预取深度</w:t>
        </w:r>
        <w:r>
          <w:rPr>
            <w:rFonts w:hint="eastAsia"/>
          </w:rPr>
          <w:t>D</w:t>
        </w:r>
        <w:r>
          <w:rPr>
            <w:rFonts w:hint="eastAsia"/>
          </w:rPr>
          <w:t>由用户配置，仿真测试考虑</w:t>
        </w:r>
        <w:r>
          <w:rPr>
            <w:rFonts w:hint="eastAsia"/>
          </w:rPr>
          <w:t>D=0</w:t>
        </w:r>
        <w:r>
          <w:rPr>
            <w:rFonts w:hint="eastAsia"/>
          </w:rPr>
          <w:t>和</w:t>
        </w:r>
        <w:r>
          <w:rPr>
            <w:rFonts w:hint="eastAsia"/>
          </w:rPr>
          <w:t>D=8</w:t>
        </w:r>
        <w:r>
          <w:rPr>
            <w:rFonts w:hint="eastAsia"/>
          </w:rPr>
          <w:t>；</w:t>
        </w:r>
      </w:ins>
    </w:p>
    <w:p w14:paraId="148C6C41" w14:textId="0EB570E8" w:rsidR="004B6EB0" w:rsidRDefault="004B6EB0" w:rsidP="004B6EB0">
      <w:pPr>
        <w:ind w:firstLineChars="200" w:firstLine="420"/>
        <w:rPr>
          <w:ins w:id="959" w:author="Gavin Ma (马国臣)-人工智能研究院" w:date="2026-04-27T20:23:00Z"/>
        </w:rPr>
      </w:pPr>
      <w:ins w:id="960" w:author="Gavin Ma (马国臣)-人工智能研究院" w:date="2026-04-27T20:23:00Z">
        <w:r>
          <w:rPr>
            <w:rFonts w:hint="eastAsia"/>
          </w:rPr>
          <w:t>缓存算法仿真结果（受</w:t>
        </w:r>
        <w:r>
          <w:rPr>
            <w:rFonts w:hint="eastAsia"/>
          </w:rPr>
          <w:t>trace</w:t>
        </w:r>
        <w:r>
          <w:rPr>
            <w:rFonts w:hint="eastAsia"/>
          </w:rPr>
          <w:t>生成</w:t>
        </w:r>
      </w:ins>
      <w:ins w:id="961" w:author="Gavin Ma (马国臣)-人工智能研究院" w:date="2026-04-27T20:26:00Z">
        <w:r w:rsidR="00393453">
          <w:rPr>
            <w:rFonts w:hint="eastAsia"/>
          </w:rPr>
          <w:t>使用的</w:t>
        </w:r>
      </w:ins>
      <w:ins w:id="962" w:author="Gavin Ma (马国臣)-人工智能研究院" w:date="2026-04-27T20:23:00Z">
        <w:r>
          <w:rPr>
            <w:rFonts w:hint="eastAsia"/>
          </w:rPr>
          <w:t>随机概率值影响明显）如下表：</w:t>
        </w:r>
      </w:ins>
    </w:p>
    <w:tbl>
      <w:tblPr>
        <w:tblStyle w:val="a6"/>
        <w:tblW w:w="0" w:type="auto"/>
        <w:tblLook w:val="04A0" w:firstRow="1" w:lastRow="0" w:firstColumn="1" w:lastColumn="0" w:noHBand="0" w:noVBand="1"/>
        <w:tblPrChange w:id="963" w:author="Gavin Ma (马国臣)-人工智能研究院" w:date="2026-04-27T20:24:00Z">
          <w:tblPr>
            <w:tblStyle w:val="a6"/>
            <w:tblW w:w="5000" w:type="pct"/>
            <w:tblLook w:val="04A0" w:firstRow="1" w:lastRow="0" w:firstColumn="1" w:lastColumn="0" w:noHBand="0" w:noVBand="1"/>
          </w:tblPr>
        </w:tblPrChange>
      </w:tblPr>
      <w:tblGrid>
        <w:gridCol w:w="493"/>
        <w:gridCol w:w="451"/>
        <w:gridCol w:w="552"/>
        <w:gridCol w:w="804"/>
        <w:gridCol w:w="731"/>
        <w:gridCol w:w="768"/>
        <w:gridCol w:w="731"/>
        <w:gridCol w:w="768"/>
        <w:gridCol w:w="731"/>
        <w:gridCol w:w="768"/>
        <w:gridCol w:w="731"/>
        <w:gridCol w:w="768"/>
        <w:tblGridChange w:id="964">
          <w:tblGrid>
            <w:gridCol w:w="492"/>
            <w:gridCol w:w="1"/>
            <w:gridCol w:w="451"/>
            <w:gridCol w:w="552"/>
            <w:gridCol w:w="804"/>
            <w:gridCol w:w="731"/>
            <w:gridCol w:w="768"/>
            <w:gridCol w:w="731"/>
            <w:gridCol w:w="768"/>
            <w:gridCol w:w="731"/>
            <w:gridCol w:w="768"/>
            <w:gridCol w:w="731"/>
            <w:gridCol w:w="768"/>
          </w:tblGrid>
        </w:tblGridChange>
      </w:tblGrid>
      <w:tr w:rsidR="004B6EB0" w14:paraId="78B0AD57" w14:textId="77777777" w:rsidTr="004B6EB0">
        <w:trPr>
          <w:ins w:id="965" w:author="Gavin Ma (马国臣)-人工智能研究院" w:date="2026-04-27T20:23:00Z"/>
        </w:trPr>
        <w:tc>
          <w:tcPr>
            <w:tcW w:w="0" w:type="auto"/>
            <w:vMerge w:val="restart"/>
            <w:tcPrChange w:id="966" w:author="Gavin Ma (马国臣)-人工智能研究院" w:date="2026-04-27T20:24:00Z">
              <w:tcPr>
                <w:tcW w:w="297" w:type="pct"/>
                <w:vMerge w:val="restart"/>
              </w:tcPr>
            </w:tcPrChange>
          </w:tcPr>
          <w:p w14:paraId="6A21AA3D" w14:textId="77777777" w:rsidR="004B6EB0" w:rsidRPr="003406B7" w:rsidRDefault="004B6EB0">
            <w:pPr>
              <w:pStyle w:val="a5"/>
              <w:ind w:firstLineChars="0" w:firstLine="0"/>
              <w:jc w:val="center"/>
              <w:rPr>
                <w:ins w:id="967" w:author="Gavin Ma (马国臣)-人工智能研究院" w:date="2026-04-27T20:23:00Z"/>
                <w:sz w:val="18"/>
                <w:rPrChange w:id="968" w:author="Gavin Ma (马国臣)-人工智能研究院" w:date="2026-04-27T20:25:00Z">
                  <w:rPr>
                    <w:ins w:id="969" w:author="Gavin Ma (马国臣)-人工智能研究院" w:date="2026-04-27T20:23:00Z"/>
                  </w:rPr>
                </w:rPrChange>
              </w:rPr>
              <w:pPrChange w:id="970" w:author="Gavin Ma (马国臣)-人工智能研究院" w:date="2026-04-27T20:24:00Z">
                <w:pPr/>
              </w:pPrChange>
            </w:pPr>
          </w:p>
        </w:tc>
        <w:tc>
          <w:tcPr>
            <w:tcW w:w="0" w:type="auto"/>
            <w:gridSpan w:val="5"/>
            <w:vMerge w:val="restart"/>
            <w:tcPrChange w:id="971" w:author="Gavin Ma (马国臣)-人工智能研究院" w:date="2026-04-27T20:24:00Z">
              <w:tcPr>
                <w:tcW w:w="1993" w:type="pct"/>
                <w:gridSpan w:val="6"/>
                <w:vMerge w:val="restart"/>
              </w:tcPr>
            </w:tcPrChange>
          </w:tcPr>
          <w:p w14:paraId="288CE1F2" w14:textId="77777777" w:rsidR="004B6EB0" w:rsidRPr="003406B7" w:rsidRDefault="004B6EB0" w:rsidP="00616676">
            <w:pPr>
              <w:rPr>
                <w:ins w:id="972" w:author="Gavin Ma (马国臣)-人工智能研究院" w:date="2026-04-27T20:23:00Z"/>
                <w:color w:val="833C0B" w:themeColor="accent2" w:themeShade="80"/>
                <w:sz w:val="18"/>
                <w:rPrChange w:id="973" w:author="Gavin Ma (马国臣)-人工智能研究院" w:date="2026-04-27T20:25:00Z">
                  <w:rPr>
                    <w:ins w:id="974" w:author="Gavin Ma (马国臣)-人工智能研究院" w:date="2026-04-27T20:23:00Z"/>
                  </w:rPr>
                </w:rPrChange>
              </w:rPr>
            </w:pPr>
            <w:ins w:id="975" w:author="Gavin Ma (马国臣)-人工智能研究院" w:date="2026-04-27T20:23:00Z">
              <w:r w:rsidRPr="003406B7">
                <w:rPr>
                  <w:color w:val="833C0B" w:themeColor="accent2" w:themeShade="80"/>
                  <w:sz w:val="18"/>
                  <w:rPrChange w:id="976" w:author="Gavin Ma (马国臣)-人工智能研究院" w:date="2026-04-27T20:25:00Z">
                    <w:rPr/>
                  </w:rPrChange>
                </w:rPr>
                <w:t>PT Cache</w:t>
              </w:r>
            </w:ins>
          </w:p>
        </w:tc>
        <w:tc>
          <w:tcPr>
            <w:tcW w:w="0" w:type="auto"/>
            <w:gridSpan w:val="6"/>
            <w:tcPrChange w:id="977" w:author="Gavin Ma (马国臣)-人工智能研究院" w:date="2026-04-27T20:24:00Z">
              <w:tcPr>
                <w:tcW w:w="2710" w:type="pct"/>
                <w:gridSpan w:val="6"/>
              </w:tcPr>
            </w:tcPrChange>
          </w:tcPr>
          <w:p w14:paraId="3FC4B716" w14:textId="77777777" w:rsidR="004B6EB0" w:rsidRPr="003406B7" w:rsidRDefault="004B6EB0" w:rsidP="00616676">
            <w:pPr>
              <w:rPr>
                <w:ins w:id="978" w:author="Gavin Ma (马国臣)-人工智能研究院" w:date="2026-04-27T20:23:00Z"/>
                <w:color w:val="833C0B" w:themeColor="accent2" w:themeShade="80"/>
                <w:sz w:val="18"/>
                <w:rPrChange w:id="979" w:author="Gavin Ma (马国臣)-人工智能研究院" w:date="2026-04-27T20:25:00Z">
                  <w:rPr>
                    <w:ins w:id="980" w:author="Gavin Ma (马国臣)-人工智能研究院" w:date="2026-04-27T20:23:00Z"/>
                  </w:rPr>
                </w:rPrChange>
              </w:rPr>
            </w:pPr>
            <w:ins w:id="981" w:author="Gavin Ma (马国臣)-人工智能研究院" w:date="2026-04-27T20:23:00Z">
              <w:r w:rsidRPr="003406B7">
                <w:rPr>
                  <w:color w:val="833C0B" w:themeColor="accent2" w:themeShade="80"/>
                  <w:sz w:val="18"/>
                  <w:rPrChange w:id="982" w:author="Gavin Ma (马国臣)-人工智能研究院" w:date="2026-04-27T20:25:00Z">
                    <w:rPr/>
                  </w:rPrChange>
                </w:rPr>
                <w:t>Walker Cache</w:t>
              </w:r>
            </w:ins>
          </w:p>
        </w:tc>
      </w:tr>
      <w:tr w:rsidR="004B6EB0" w14:paraId="1392FE5D" w14:textId="77777777" w:rsidTr="004B6EB0">
        <w:trPr>
          <w:ins w:id="983" w:author="Gavin Ma (马国臣)-人工智能研究院" w:date="2026-04-27T20:23:00Z"/>
        </w:trPr>
        <w:tc>
          <w:tcPr>
            <w:tcW w:w="0" w:type="auto"/>
            <w:vMerge/>
            <w:tcPrChange w:id="984" w:author="Gavin Ma (马国臣)-人工智能研究院" w:date="2026-04-27T20:24:00Z">
              <w:tcPr>
                <w:tcW w:w="297" w:type="pct"/>
                <w:vMerge/>
              </w:tcPr>
            </w:tcPrChange>
          </w:tcPr>
          <w:p w14:paraId="2CF6E774" w14:textId="77777777" w:rsidR="004B6EB0" w:rsidRPr="003406B7" w:rsidRDefault="004B6EB0">
            <w:pPr>
              <w:pStyle w:val="a5"/>
              <w:ind w:firstLineChars="0" w:firstLine="0"/>
              <w:jc w:val="center"/>
              <w:rPr>
                <w:ins w:id="985" w:author="Gavin Ma (马国臣)-人工智能研究院" w:date="2026-04-27T20:23:00Z"/>
                <w:sz w:val="18"/>
                <w:rPrChange w:id="986" w:author="Gavin Ma (马国臣)-人工智能研究院" w:date="2026-04-27T20:25:00Z">
                  <w:rPr>
                    <w:ins w:id="987" w:author="Gavin Ma (马国臣)-人工智能研究院" w:date="2026-04-27T20:23:00Z"/>
                  </w:rPr>
                </w:rPrChange>
              </w:rPr>
              <w:pPrChange w:id="988" w:author="Gavin Ma (马国臣)-人工智能研究院" w:date="2026-04-27T20:25:00Z">
                <w:pPr/>
              </w:pPrChange>
            </w:pPr>
          </w:p>
        </w:tc>
        <w:tc>
          <w:tcPr>
            <w:tcW w:w="0" w:type="auto"/>
            <w:gridSpan w:val="5"/>
            <w:vMerge/>
            <w:tcPrChange w:id="989" w:author="Gavin Ma (马国臣)-人工智能研究院" w:date="2026-04-27T20:24:00Z">
              <w:tcPr>
                <w:tcW w:w="1993" w:type="pct"/>
                <w:gridSpan w:val="6"/>
                <w:vMerge/>
              </w:tcPr>
            </w:tcPrChange>
          </w:tcPr>
          <w:p w14:paraId="171A28EE" w14:textId="77777777" w:rsidR="004B6EB0" w:rsidRPr="003406B7" w:rsidRDefault="004B6EB0">
            <w:pPr>
              <w:pStyle w:val="a5"/>
              <w:ind w:firstLineChars="0" w:firstLine="0"/>
              <w:jc w:val="center"/>
              <w:rPr>
                <w:ins w:id="990" w:author="Gavin Ma (马国臣)-人工智能研究院" w:date="2026-04-27T20:23:00Z"/>
                <w:sz w:val="18"/>
                <w:rPrChange w:id="991" w:author="Gavin Ma (马国臣)-人工智能研究院" w:date="2026-04-27T20:25:00Z">
                  <w:rPr>
                    <w:ins w:id="992" w:author="Gavin Ma (马国臣)-人工智能研究院" w:date="2026-04-27T20:23:00Z"/>
                  </w:rPr>
                </w:rPrChange>
              </w:rPr>
              <w:pPrChange w:id="993" w:author="Gavin Ma (马国臣)-人工智能研究院" w:date="2026-04-27T20:25:00Z">
                <w:pPr/>
              </w:pPrChange>
            </w:pPr>
          </w:p>
        </w:tc>
        <w:tc>
          <w:tcPr>
            <w:tcW w:w="0" w:type="auto"/>
            <w:gridSpan w:val="2"/>
            <w:tcPrChange w:id="994" w:author="Gavin Ma (马国臣)-人工智能研究院" w:date="2026-04-27T20:24:00Z">
              <w:tcPr>
                <w:tcW w:w="903" w:type="pct"/>
                <w:gridSpan w:val="2"/>
              </w:tcPr>
            </w:tcPrChange>
          </w:tcPr>
          <w:p w14:paraId="61A0F97E" w14:textId="77777777" w:rsidR="004B6EB0" w:rsidRPr="003406B7" w:rsidRDefault="004B6EB0">
            <w:pPr>
              <w:pStyle w:val="a5"/>
              <w:ind w:firstLineChars="0" w:firstLine="0"/>
              <w:jc w:val="center"/>
              <w:rPr>
                <w:ins w:id="995" w:author="Gavin Ma (马国臣)-人工智能研究院" w:date="2026-04-27T20:23:00Z"/>
                <w:sz w:val="18"/>
                <w:rPrChange w:id="996" w:author="Gavin Ma (马国臣)-人工智能研究院" w:date="2026-04-27T20:25:00Z">
                  <w:rPr>
                    <w:ins w:id="997" w:author="Gavin Ma (马国臣)-人工智能研究院" w:date="2026-04-27T20:23:00Z"/>
                  </w:rPr>
                </w:rPrChange>
              </w:rPr>
              <w:pPrChange w:id="998" w:author="Gavin Ma (马国臣)-人工智能研究院" w:date="2026-04-27T20:25:00Z">
                <w:pPr/>
              </w:pPrChange>
            </w:pPr>
            <w:ins w:id="999" w:author="Gavin Ma (马国臣)-人工智能研究院" w:date="2026-04-27T20:23:00Z">
              <w:r w:rsidRPr="003406B7">
                <w:rPr>
                  <w:sz w:val="18"/>
                  <w:rPrChange w:id="1000" w:author="Gavin Ma (马国臣)-人工智能研究院" w:date="2026-04-27T20:25:00Z">
                    <w:rPr/>
                  </w:rPrChange>
                </w:rPr>
                <w:t>PTWc_1</w:t>
              </w:r>
            </w:ins>
          </w:p>
        </w:tc>
        <w:tc>
          <w:tcPr>
            <w:tcW w:w="0" w:type="auto"/>
            <w:gridSpan w:val="2"/>
            <w:tcPrChange w:id="1001" w:author="Gavin Ma (马国臣)-人工智能研究院" w:date="2026-04-27T20:24:00Z">
              <w:tcPr>
                <w:tcW w:w="903" w:type="pct"/>
                <w:gridSpan w:val="2"/>
              </w:tcPr>
            </w:tcPrChange>
          </w:tcPr>
          <w:p w14:paraId="7790381A" w14:textId="77777777" w:rsidR="004B6EB0" w:rsidRPr="003406B7" w:rsidRDefault="004B6EB0">
            <w:pPr>
              <w:pStyle w:val="a5"/>
              <w:ind w:firstLineChars="0" w:firstLine="0"/>
              <w:jc w:val="center"/>
              <w:rPr>
                <w:ins w:id="1002" w:author="Gavin Ma (马国臣)-人工智能研究院" w:date="2026-04-27T20:23:00Z"/>
                <w:sz w:val="18"/>
                <w:rPrChange w:id="1003" w:author="Gavin Ma (马国臣)-人工智能研究院" w:date="2026-04-27T20:25:00Z">
                  <w:rPr>
                    <w:ins w:id="1004" w:author="Gavin Ma (马国臣)-人工智能研究院" w:date="2026-04-27T20:23:00Z"/>
                  </w:rPr>
                </w:rPrChange>
              </w:rPr>
              <w:pPrChange w:id="1005" w:author="Gavin Ma (马国臣)-人工智能研究院" w:date="2026-04-27T20:25:00Z">
                <w:pPr/>
              </w:pPrChange>
            </w:pPr>
            <w:ins w:id="1006" w:author="Gavin Ma (马国臣)-人工智能研究院" w:date="2026-04-27T20:23:00Z">
              <w:r w:rsidRPr="003406B7">
                <w:rPr>
                  <w:sz w:val="18"/>
                  <w:rPrChange w:id="1007" w:author="Gavin Ma (马国臣)-人工智能研究院" w:date="2026-04-27T20:25:00Z">
                    <w:rPr/>
                  </w:rPrChange>
                </w:rPr>
                <w:t>PTWc_2</w:t>
              </w:r>
            </w:ins>
          </w:p>
        </w:tc>
        <w:tc>
          <w:tcPr>
            <w:tcW w:w="0" w:type="auto"/>
            <w:gridSpan w:val="2"/>
            <w:tcPrChange w:id="1008" w:author="Gavin Ma (马国臣)-人工智能研究院" w:date="2026-04-27T20:24:00Z">
              <w:tcPr>
                <w:tcW w:w="903" w:type="pct"/>
                <w:gridSpan w:val="2"/>
              </w:tcPr>
            </w:tcPrChange>
          </w:tcPr>
          <w:p w14:paraId="72C53BC6" w14:textId="77777777" w:rsidR="004B6EB0" w:rsidRPr="003406B7" w:rsidRDefault="004B6EB0">
            <w:pPr>
              <w:pStyle w:val="a5"/>
              <w:ind w:firstLineChars="0" w:firstLine="0"/>
              <w:jc w:val="center"/>
              <w:rPr>
                <w:ins w:id="1009" w:author="Gavin Ma (马国臣)-人工智能研究院" w:date="2026-04-27T20:23:00Z"/>
                <w:sz w:val="18"/>
                <w:rPrChange w:id="1010" w:author="Gavin Ma (马国臣)-人工智能研究院" w:date="2026-04-27T20:25:00Z">
                  <w:rPr>
                    <w:ins w:id="1011" w:author="Gavin Ma (马国臣)-人工智能研究院" w:date="2026-04-27T20:23:00Z"/>
                  </w:rPr>
                </w:rPrChange>
              </w:rPr>
              <w:pPrChange w:id="1012" w:author="Gavin Ma (马国臣)-人工智能研究院" w:date="2026-04-27T20:25:00Z">
                <w:pPr/>
              </w:pPrChange>
            </w:pPr>
            <w:ins w:id="1013" w:author="Gavin Ma (马国臣)-人工智能研究院" w:date="2026-04-27T20:23:00Z">
              <w:r w:rsidRPr="003406B7">
                <w:rPr>
                  <w:sz w:val="18"/>
                  <w:rPrChange w:id="1014" w:author="Gavin Ma (马国臣)-人工智能研究院" w:date="2026-04-27T20:25:00Z">
                    <w:rPr/>
                  </w:rPrChange>
                </w:rPr>
                <w:t>PTWc_3</w:t>
              </w:r>
            </w:ins>
          </w:p>
        </w:tc>
      </w:tr>
      <w:tr w:rsidR="004B6EB0" w14:paraId="7F4B4777" w14:textId="77777777" w:rsidTr="004B6EB0">
        <w:trPr>
          <w:ins w:id="1015" w:author="Gavin Ma (马国臣)-人工智能研究院" w:date="2026-04-27T20:23:00Z"/>
        </w:trPr>
        <w:tc>
          <w:tcPr>
            <w:tcW w:w="0" w:type="auto"/>
            <w:vMerge/>
            <w:tcPrChange w:id="1016" w:author="Gavin Ma (马国臣)-人工智能研究院" w:date="2026-04-27T20:24:00Z">
              <w:tcPr>
                <w:tcW w:w="297" w:type="pct"/>
                <w:vMerge/>
              </w:tcPr>
            </w:tcPrChange>
          </w:tcPr>
          <w:p w14:paraId="0934EAC3" w14:textId="77777777" w:rsidR="004B6EB0" w:rsidRPr="003406B7" w:rsidRDefault="004B6EB0">
            <w:pPr>
              <w:pStyle w:val="a5"/>
              <w:ind w:firstLineChars="0" w:firstLine="0"/>
              <w:jc w:val="center"/>
              <w:rPr>
                <w:ins w:id="1017" w:author="Gavin Ma (马国臣)-人工智能研究院" w:date="2026-04-27T20:23:00Z"/>
                <w:sz w:val="18"/>
                <w:rPrChange w:id="1018" w:author="Gavin Ma (马国臣)-人工智能研究院" w:date="2026-04-27T20:25:00Z">
                  <w:rPr>
                    <w:ins w:id="1019" w:author="Gavin Ma (马国臣)-人工智能研究院" w:date="2026-04-27T20:23:00Z"/>
                  </w:rPr>
                </w:rPrChange>
              </w:rPr>
              <w:pPrChange w:id="1020" w:author="Gavin Ma (马国臣)-人工智能研究院" w:date="2026-04-27T20:25:00Z">
                <w:pPr/>
              </w:pPrChange>
            </w:pPr>
          </w:p>
        </w:tc>
        <w:tc>
          <w:tcPr>
            <w:tcW w:w="0" w:type="auto"/>
            <w:tcPrChange w:id="1021" w:author="Gavin Ma (马国臣)-人工智能研究院" w:date="2026-04-27T20:24:00Z">
              <w:tcPr>
                <w:tcW w:w="272" w:type="pct"/>
                <w:gridSpan w:val="2"/>
              </w:tcPr>
            </w:tcPrChange>
          </w:tcPr>
          <w:p w14:paraId="4E1EFE6D" w14:textId="77777777" w:rsidR="004B6EB0" w:rsidRPr="003406B7" w:rsidRDefault="004B6EB0">
            <w:pPr>
              <w:pStyle w:val="a5"/>
              <w:ind w:firstLineChars="0" w:firstLine="0"/>
              <w:jc w:val="center"/>
              <w:rPr>
                <w:ins w:id="1022" w:author="Gavin Ma (马国臣)-人工智能研究院" w:date="2026-04-27T20:23:00Z"/>
                <w:sz w:val="18"/>
                <w:rPrChange w:id="1023" w:author="Gavin Ma (马国臣)-人工智能研究院" w:date="2026-04-27T20:25:00Z">
                  <w:rPr>
                    <w:ins w:id="1024" w:author="Gavin Ma (马国臣)-人工智能研究院" w:date="2026-04-27T20:23:00Z"/>
                  </w:rPr>
                </w:rPrChange>
              </w:rPr>
              <w:pPrChange w:id="1025" w:author="Gavin Ma (马国臣)-人工智能研究院" w:date="2026-04-27T20:25:00Z">
                <w:pPr/>
              </w:pPrChange>
            </w:pPr>
          </w:p>
        </w:tc>
        <w:tc>
          <w:tcPr>
            <w:tcW w:w="0" w:type="auto"/>
            <w:tcPrChange w:id="1026" w:author="Gavin Ma (马国臣)-人工智能研究院" w:date="2026-04-27T20:24:00Z">
              <w:tcPr>
                <w:tcW w:w="333" w:type="pct"/>
              </w:tcPr>
            </w:tcPrChange>
          </w:tcPr>
          <w:p w14:paraId="16136F4C" w14:textId="77777777" w:rsidR="004B6EB0" w:rsidRPr="003406B7" w:rsidRDefault="004B6EB0">
            <w:pPr>
              <w:pStyle w:val="a5"/>
              <w:ind w:firstLineChars="0" w:firstLine="0"/>
              <w:jc w:val="center"/>
              <w:rPr>
                <w:ins w:id="1027" w:author="Gavin Ma (马国臣)-人工智能研究院" w:date="2026-04-27T20:23:00Z"/>
                <w:sz w:val="18"/>
                <w:rPrChange w:id="1028" w:author="Gavin Ma (马国臣)-人工智能研究院" w:date="2026-04-27T20:25:00Z">
                  <w:rPr>
                    <w:ins w:id="1029" w:author="Gavin Ma (马国臣)-人工智能研究院" w:date="2026-04-27T20:23:00Z"/>
                  </w:rPr>
                </w:rPrChange>
              </w:rPr>
              <w:pPrChange w:id="1030" w:author="Gavin Ma (马国臣)-人工智能研究院" w:date="2026-04-27T20:25:00Z">
                <w:pPr/>
              </w:pPrChange>
            </w:pPr>
          </w:p>
        </w:tc>
        <w:tc>
          <w:tcPr>
            <w:tcW w:w="0" w:type="auto"/>
            <w:tcPrChange w:id="1031" w:author="Gavin Ma (马国臣)-人工智能研究院" w:date="2026-04-27T20:24:00Z">
              <w:tcPr>
                <w:tcW w:w="485" w:type="pct"/>
              </w:tcPr>
            </w:tcPrChange>
          </w:tcPr>
          <w:p w14:paraId="02A165F8" w14:textId="77777777" w:rsidR="004B6EB0" w:rsidRPr="003406B7" w:rsidRDefault="004B6EB0">
            <w:pPr>
              <w:pStyle w:val="a5"/>
              <w:ind w:firstLineChars="0" w:firstLine="0"/>
              <w:jc w:val="center"/>
              <w:rPr>
                <w:ins w:id="1032" w:author="Gavin Ma (马国臣)-人工智能研究院" w:date="2026-04-27T20:23:00Z"/>
                <w:sz w:val="18"/>
                <w:rPrChange w:id="1033" w:author="Gavin Ma (马国臣)-人工智能研究院" w:date="2026-04-27T20:25:00Z">
                  <w:rPr>
                    <w:ins w:id="1034" w:author="Gavin Ma (马国臣)-人工智能研究院" w:date="2026-04-27T20:23:00Z"/>
                  </w:rPr>
                </w:rPrChange>
              </w:rPr>
              <w:pPrChange w:id="1035" w:author="Gavin Ma (马国臣)-人工智能研究院" w:date="2026-04-27T20:25:00Z">
                <w:pPr/>
              </w:pPrChange>
            </w:pPr>
            <w:ins w:id="1036" w:author="Gavin Ma (马国臣)-人工智能研究院" w:date="2026-04-27T20:23:00Z">
              <w:r w:rsidRPr="003406B7">
                <w:rPr>
                  <w:sz w:val="18"/>
                  <w:rPrChange w:id="1037" w:author="Gavin Ma (马国臣)-人工智能研究院" w:date="2026-04-27T20:25:00Z">
                    <w:rPr/>
                  </w:rPrChange>
                </w:rPr>
                <w:t>Total</w:t>
              </w:r>
            </w:ins>
          </w:p>
        </w:tc>
        <w:tc>
          <w:tcPr>
            <w:tcW w:w="0" w:type="auto"/>
            <w:tcPrChange w:id="1038" w:author="Gavin Ma (马国臣)-人工智能研究院" w:date="2026-04-27T20:24:00Z">
              <w:tcPr>
                <w:tcW w:w="441" w:type="pct"/>
              </w:tcPr>
            </w:tcPrChange>
          </w:tcPr>
          <w:p w14:paraId="04D186C8" w14:textId="77777777" w:rsidR="004B6EB0" w:rsidRPr="003406B7" w:rsidRDefault="004B6EB0">
            <w:pPr>
              <w:pStyle w:val="a5"/>
              <w:ind w:firstLineChars="0" w:firstLine="0"/>
              <w:jc w:val="center"/>
              <w:rPr>
                <w:ins w:id="1039" w:author="Gavin Ma (马国臣)-人工智能研究院" w:date="2026-04-27T20:23:00Z"/>
                <w:sz w:val="18"/>
                <w:rPrChange w:id="1040" w:author="Gavin Ma (马国臣)-人工智能研究院" w:date="2026-04-27T20:25:00Z">
                  <w:rPr>
                    <w:ins w:id="1041" w:author="Gavin Ma (马国臣)-人工智能研究院" w:date="2026-04-27T20:23:00Z"/>
                  </w:rPr>
                </w:rPrChange>
              </w:rPr>
              <w:pPrChange w:id="1042" w:author="Gavin Ma (马国臣)-人工智能研究院" w:date="2026-04-27T20:25:00Z">
                <w:pPr/>
              </w:pPrChange>
            </w:pPr>
            <w:ins w:id="1043" w:author="Gavin Ma (马国臣)-人工智能研究院" w:date="2026-04-27T20:23:00Z">
              <w:r w:rsidRPr="003406B7">
                <w:rPr>
                  <w:sz w:val="18"/>
                  <w:rPrChange w:id="1044" w:author="Gavin Ma (马国臣)-人工智能研究院" w:date="2026-04-27T20:25:00Z">
                    <w:rPr/>
                  </w:rPrChange>
                </w:rPr>
                <w:t>Hit</w:t>
              </w:r>
            </w:ins>
          </w:p>
        </w:tc>
        <w:tc>
          <w:tcPr>
            <w:tcW w:w="0" w:type="auto"/>
            <w:tcPrChange w:id="1045" w:author="Gavin Ma (马国臣)-人工智能研究院" w:date="2026-04-27T20:24:00Z">
              <w:tcPr>
                <w:tcW w:w="463" w:type="pct"/>
              </w:tcPr>
            </w:tcPrChange>
          </w:tcPr>
          <w:p w14:paraId="752C5629" w14:textId="77777777" w:rsidR="004B6EB0" w:rsidRPr="003406B7" w:rsidRDefault="004B6EB0">
            <w:pPr>
              <w:pStyle w:val="a5"/>
              <w:ind w:firstLineChars="0" w:firstLine="0"/>
              <w:jc w:val="center"/>
              <w:rPr>
                <w:ins w:id="1046" w:author="Gavin Ma (马国臣)-人工智能研究院" w:date="2026-04-27T20:23:00Z"/>
                <w:sz w:val="18"/>
                <w:rPrChange w:id="1047" w:author="Gavin Ma (马国臣)-人工智能研究院" w:date="2026-04-27T20:25:00Z">
                  <w:rPr>
                    <w:ins w:id="1048" w:author="Gavin Ma (马国臣)-人工智能研究院" w:date="2026-04-27T20:23:00Z"/>
                  </w:rPr>
                </w:rPrChange>
              </w:rPr>
              <w:pPrChange w:id="1049" w:author="Gavin Ma (马国臣)-人工智能研究院" w:date="2026-04-27T20:25:00Z">
                <w:pPr/>
              </w:pPrChange>
            </w:pPr>
            <w:ins w:id="1050" w:author="Gavin Ma (马国臣)-人工智能研究院" w:date="2026-04-27T20:23:00Z">
              <w:r w:rsidRPr="003406B7">
                <w:rPr>
                  <w:sz w:val="18"/>
                  <w:rPrChange w:id="1051" w:author="Gavin Ma (马国臣)-人工智能研究院" w:date="2026-04-27T20:25:00Z">
                    <w:rPr/>
                  </w:rPrChange>
                </w:rPr>
                <w:t>Hit rates</w:t>
              </w:r>
            </w:ins>
          </w:p>
        </w:tc>
        <w:tc>
          <w:tcPr>
            <w:tcW w:w="0" w:type="auto"/>
            <w:tcPrChange w:id="1052" w:author="Gavin Ma (马国臣)-人工智能研究院" w:date="2026-04-27T20:24:00Z">
              <w:tcPr>
                <w:tcW w:w="441" w:type="pct"/>
              </w:tcPr>
            </w:tcPrChange>
          </w:tcPr>
          <w:p w14:paraId="40F259DF" w14:textId="77777777" w:rsidR="004B6EB0" w:rsidRPr="003406B7" w:rsidRDefault="004B6EB0">
            <w:pPr>
              <w:pStyle w:val="a5"/>
              <w:ind w:firstLineChars="0" w:firstLine="0"/>
              <w:jc w:val="center"/>
              <w:rPr>
                <w:ins w:id="1053" w:author="Gavin Ma (马国臣)-人工智能研究院" w:date="2026-04-27T20:23:00Z"/>
                <w:sz w:val="18"/>
                <w:rPrChange w:id="1054" w:author="Gavin Ma (马国臣)-人工智能研究院" w:date="2026-04-27T20:25:00Z">
                  <w:rPr>
                    <w:ins w:id="1055" w:author="Gavin Ma (马国臣)-人工智能研究院" w:date="2026-04-27T20:23:00Z"/>
                  </w:rPr>
                </w:rPrChange>
              </w:rPr>
              <w:pPrChange w:id="1056" w:author="Gavin Ma (马国臣)-人工智能研究院" w:date="2026-04-27T20:25:00Z">
                <w:pPr/>
              </w:pPrChange>
            </w:pPr>
            <w:ins w:id="1057" w:author="Gavin Ma (马国臣)-人工智能研究院" w:date="2026-04-27T20:23:00Z">
              <w:r w:rsidRPr="003406B7">
                <w:rPr>
                  <w:sz w:val="18"/>
                  <w:rPrChange w:id="1058" w:author="Gavin Ma (马国臣)-人工智能研究院" w:date="2026-04-27T20:25:00Z">
                    <w:rPr/>
                  </w:rPrChange>
                </w:rPr>
                <w:t>Total</w:t>
              </w:r>
            </w:ins>
          </w:p>
        </w:tc>
        <w:tc>
          <w:tcPr>
            <w:tcW w:w="0" w:type="auto"/>
            <w:tcPrChange w:id="1059" w:author="Gavin Ma (马国臣)-人工智能研究院" w:date="2026-04-27T20:24:00Z">
              <w:tcPr>
                <w:tcW w:w="463" w:type="pct"/>
              </w:tcPr>
            </w:tcPrChange>
          </w:tcPr>
          <w:p w14:paraId="2C6E9BCD" w14:textId="77777777" w:rsidR="004B6EB0" w:rsidRPr="003406B7" w:rsidRDefault="004B6EB0">
            <w:pPr>
              <w:pStyle w:val="a5"/>
              <w:ind w:firstLineChars="0" w:firstLine="0"/>
              <w:jc w:val="center"/>
              <w:rPr>
                <w:ins w:id="1060" w:author="Gavin Ma (马国臣)-人工智能研究院" w:date="2026-04-27T20:23:00Z"/>
                <w:sz w:val="18"/>
                <w:rPrChange w:id="1061" w:author="Gavin Ma (马国臣)-人工智能研究院" w:date="2026-04-27T20:25:00Z">
                  <w:rPr>
                    <w:ins w:id="1062" w:author="Gavin Ma (马国臣)-人工智能研究院" w:date="2026-04-27T20:23:00Z"/>
                  </w:rPr>
                </w:rPrChange>
              </w:rPr>
              <w:pPrChange w:id="1063" w:author="Gavin Ma (马国臣)-人工智能研究院" w:date="2026-04-27T20:25:00Z">
                <w:pPr/>
              </w:pPrChange>
            </w:pPr>
            <w:ins w:id="1064" w:author="Gavin Ma (马国臣)-人工智能研究院" w:date="2026-04-27T20:23:00Z">
              <w:r w:rsidRPr="003406B7">
                <w:rPr>
                  <w:sz w:val="18"/>
                  <w:rPrChange w:id="1065" w:author="Gavin Ma (马国臣)-人工智能研究院" w:date="2026-04-27T20:25:00Z">
                    <w:rPr/>
                  </w:rPrChange>
                </w:rPr>
                <w:t>Hit rates</w:t>
              </w:r>
            </w:ins>
          </w:p>
        </w:tc>
        <w:tc>
          <w:tcPr>
            <w:tcW w:w="0" w:type="auto"/>
            <w:tcPrChange w:id="1066" w:author="Gavin Ma (马国臣)-人工智能研究院" w:date="2026-04-27T20:24:00Z">
              <w:tcPr>
                <w:tcW w:w="441" w:type="pct"/>
              </w:tcPr>
            </w:tcPrChange>
          </w:tcPr>
          <w:p w14:paraId="2A5BCE82" w14:textId="77777777" w:rsidR="004B6EB0" w:rsidRPr="003406B7" w:rsidRDefault="004B6EB0">
            <w:pPr>
              <w:pStyle w:val="a5"/>
              <w:ind w:firstLineChars="0" w:firstLine="0"/>
              <w:jc w:val="center"/>
              <w:rPr>
                <w:ins w:id="1067" w:author="Gavin Ma (马国臣)-人工智能研究院" w:date="2026-04-27T20:23:00Z"/>
                <w:sz w:val="18"/>
                <w:rPrChange w:id="1068" w:author="Gavin Ma (马国臣)-人工智能研究院" w:date="2026-04-27T20:25:00Z">
                  <w:rPr>
                    <w:ins w:id="1069" w:author="Gavin Ma (马国臣)-人工智能研究院" w:date="2026-04-27T20:23:00Z"/>
                  </w:rPr>
                </w:rPrChange>
              </w:rPr>
              <w:pPrChange w:id="1070" w:author="Gavin Ma (马国臣)-人工智能研究院" w:date="2026-04-27T20:25:00Z">
                <w:pPr/>
              </w:pPrChange>
            </w:pPr>
            <w:ins w:id="1071" w:author="Gavin Ma (马国臣)-人工智能研究院" w:date="2026-04-27T20:23:00Z">
              <w:r w:rsidRPr="003406B7">
                <w:rPr>
                  <w:sz w:val="18"/>
                  <w:rPrChange w:id="1072" w:author="Gavin Ma (马国臣)-人工智能研究院" w:date="2026-04-27T20:25:00Z">
                    <w:rPr/>
                  </w:rPrChange>
                </w:rPr>
                <w:t>Total</w:t>
              </w:r>
            </w:ins>
          </w:p>
        </w:tc>
        <w:tc>
          <w:tcPr>
            <w:tcW w:w="0" w:type="auto"/>
            <w:tcPrChange w:id="1073" w:author="Gavin Ma (马国臣)-人工智能研究院" w:date="2026-04-27T20:24:00Z">
              <w:tcPr>
                <w:tcW w:w="463" w:type="pct"/>
              </w:tcPr>
            </w:tcPrChange>
          </w:tcPr>
          <w:p w14:paraId="1F0E0C33" w14:textId="77777777" w:rsidR="004B6EB0" w:rsidRPr="003406B7" w:rsidRDefault="004B6EB0">
            <w:pPr>
              <w:pStyle w:val="a5"/>
              <w:ind w:firstLineChars="0" w:firstLine="0"/>
              <w:jc w:val="center"/>
              <w:rPr>
                <w:ins w:id="1074" w:author="Gavin Ma (马国臣)-人工智能研究院" w:date="2026-04-27T20:23:00Z"/>
                <w:sz w:val="18"/>
                <w:rPrChange w:id="1075" w:author="Gavin Ma (马国臣)-人工智能研究院" w:date="2026-04-27T20:25:00Z">
                  <w:rPr>
                    <w:ins w:id="1076" w:author="Gavin Ma (马国臣)-人工智能研究院" w:date="2026-04-27T20:23:00Z"/>
                  </w:rPr>
                </w:rPrChange>
              </w:rPr>
              <w:pPrChange w:id="1077" w:author="Gavin Ma (马国臣)-人工智能研究院" w:date="2026-04-27T20:25:00Z">
                <w:pPr/>
              </w:pPrChange>
            </w:pPr>
            <w:ins w:id="1078" w:author="Gavin Ma (马国臣)-人工智能研究院" w:date="2026-04-27T20:23:00Z">
              <w:r w:rsidRPr="003406B7">
                <w:rPr>
                  <w:sz w:val="18"/>
                  <w:rPrChange w:id="1079" w:author="Gavin Ma (马国臣)-人工智能研究院" w:date="2026-04-27T20:25:00Z">
                    <w:rPr/>
                  </w:rPrChange>
                </w:rPr>
                <w:t>Hit rates</w:t>
              </w:r>
            </w:ins>
          </w:p>
        </w:tc>
        <w:tc>
          <w:tcPr>
            <w:tcW w:w="0" w:type="auto"/>
            <w:tcPrChange w:id="1080" w:author="Gavin Ma (马国臣)-人工智能研究院" w:date="2026-04-27T20:24:00Z">
              <w:tcPr>
                <w:tcW w:w="441" w:type="pct"/>
              </w:tcPr>
            </w:tcPrChange>
          </w:tcPr>
          <w:p w14:paraId="78F6B220" w14:textId="77777777" w:rsidR="004B6EB0" w:rsidRPr="003406B7" w:rsidRDefault="004B6EB0">
            <w:pPr>
              <w:pStyle w:val="a5"/>
              <w:ind w:firstLineChars="0" w:firstLine="0"/>
              <w:jc w:val="center"/>
              <w:rPr>
                <w:ins w:id="1081" w:author="Gavin Ma (马国臣)-人工智能研究院" w:date="2026-04-27T20:23:00Z"/>
                <w:sz w:val="18"/>
                <w:rPrChange w:id="1082" w:author="Gavin Ma (马国臣)-人工智能研究院" w:date="2026-04-27T20:25:00Z">
                  <w:rPr>
                    <w:ins w:id="1083" w:author="Gavin Ma (马国臣)-人工智能研究院" w:date="2026-04-27T20:23:00Z"/>
                  </w:rPr>
                </w:rPrChange>
              </w:rPr>
              <w:pPrChange w:id="1084" w:author="Gavin Ma (马国臣)-人工智能研究院" w:date="2026-04-27T20:25:00Z">
                <w:pPr/>
              </w:pPrChange>
            </w:pPr>
            <w:ins w:id="1085" w:author="Gavin Ma (马国臣)-人工智能研究院" w:date="2026-04-27T20:23:00Z">
              <w:r w:rsidRPr="003406B7">
                <w:rPr>
                  <w:sz w:val="18"/>
                  <w:rPrChange w:id="1086" w:author="Gavin Ma (马国臣)-人工智能研究院" w:date="2026-04-27T20:25:00Z">
                    <w:rPr/>
                  </w:rPrChange>
                </w:rPr>
                <w:t>Total</w:t>
              </w:r>
            </w:ins>
          </w:p>
        </w:tc>
        <w:tc>
          <w:tcPr>
            <w:tcW w:w="0" w:type="auto"/>
            <w:tcPrChange w:id="1087" w:author="Gavin Ma (马国臣)-人工智能研究院" w:date="2026-04-27T20:24:00Z">
              <w:tcPr>
                <w:tcW w:w="463" w:type="pct"/>
              </w:tcPr>
            </w:tcPrChange>
          </w:tcPr>
          <w:p w14:paraId="2B1C7F45" w14:textId="77777777" w:rsidR="004B6EB0" w:rsidRPr="003406B7" w:rsidRDefault="004B6EB0">
            <w:pPr>
              <w:pStyle w:val="a5"/>
              <w:ind w:firstLineChars="0" w:firstLine="0"/>
              <w:jc w:val="center"/>
              <w:rPr>
                <w:ins w:id="1088" w:author="Gavin Ma (马国臣)-人工智能研究院" w:date="2026-04-27T20:23:00Z"/>
                <w:sz w:val="18"/>
                <w:rPrChange w:id="1089" w:author="Gavin Ma (马国臣)-人工智能研究院" w:date="2026-04-27T20:25:00Z">
                  <w:rPr>
                    <w:ins w:id="1090" w:author="Gavin Ma (马国臣)-人工智能研究院" w:date="2026-04-27T20:23:00Z"/>
                  </w:rPr>
                </w:rPrChange>
              </w:rPr>
              <w:pPrChange w:id="1091" w:author="Gavin Ma (马国臣)-人工智能研究院" w:date="2026-04-27T20:25:00Z">
                <w:pPr/>
              </w:pPrChange>
            </w:pPr>
            <w:ins w:id="1092" w:author="Gavin Ma (马国臣)-人工智能研究院" w:date="2026-04-27T20:23:00Z">
              <w:r w:rsidRPr="003406B7">
                <w:rPr>
                  <w:sz w:val="18"/>
                  <w:rPrChange w:id="1093" w:author="Gavin Ma (马国臣)-人工智能研究院" w:date="2026-04-27T20:25:00Z">
                    <w:rPr/>
                  </w:rPrChange>
                </w:rPr>
                <w:t>Hit rates</w:t>
              </w:r>
            </w:ins>
          </w:p>
        </w:tc>
      </w:tr>
      <w:tr w:rsidR="004B6EB0" w14:paraId="1A226CCE" w14:textId="77777777" w:rsidTr="004B6EB0">
        <w:trPr>
          <w:ins w:id="1094" w:author="Gavin Ma (马国臣)-人工智能研究院" w:date="2026-04-27T20:23:00Z"/>
        </w:trPr>
        <w:tc>
          <w:tcPr>
            <w:tcW w:w="0" w:type="auto"/>
            <w:vMerge w:val="restart"/>
            <w:tcPrChange w:id="1095" w:author="Gavin Ma (马国臣)-人工智能研究院" w:date="2026-04-27T20:24:00Z">
              <w:tcPr>
                <w:tcW w:w="297" w:type="pct"/>
                <w:vMerge w:val="restart"/>
              </w:tcPr>
            </w:tcPrChange>
          </w:tcPr>
          <w:p w14:paraId="0601926D" w14:textId="77777777" w:rsidR="004B6EB0" w:rsidRPr="003406B7" w:rsidRDefault="004B6EB0">
            <w:pPr>
              <w:pStyle w:val="a5"/>
              <w:ind w:firstLineChars="0" w:firstLine="0"/>
              <w:jc w:val="center"/>
              <w:rPr>
                <w:ins w:id="1096" w:author="Gavin Ma (马国臣)-人工智能研究院" w:date="2026-04-27T20:23:00Z"/>
                <w:sz w:val="18"/>
                <w:rPrChange w:id="1097" w:author="Gavin Ma (马国臣)-人工智能研究院" w:date="2026-04-27T20:25:00Z">
                  <w:rPr>
                    <w:ins w:id="1098" w:author="Gavin Ma (马国臣)-人工智能研究院" w:date="2026-04-27T20:23:00Z"/>
                  </w:rPr>
                </w:rPrChange>
              </w:rPr>
              <w:pPrChange w:id="1099" w:author="Gavin Ma (马国臣)-人工智能研究院" w:date="2026-04-27T20:25:00Z">
                <w:pPr/>
              </w:pPrChange>
            </w:pPr>
            <w:ins w:id="1100" w:author="Gavin Ma (马国臣)-人工智能研究院" w:date="2026-04-27T20:23:00Z">
              <w:r w:rsidRPr="003406B7">
                <w:rPr>
                  <w:sz w:val="18"/>
                  <w:rPrChange w:id="1101" w:author="Gavin Ma (马国臣)-人工智能研究院" w:date="2026-04-27T20:25:00Z">
                    <w:rPr/>
                  </w:rPrChange>
                </w:rPr>
                <w:t>Case 1</w:t>
              </w:r>
            </w:ins>
          </w:p>
        </w:tc>
        <w:tc>
          <w:tcPr>
            <w:tcW w:w="0" w:type="auto"/>
            <w:vMerge w:val="restart"/>
            <w:tcPrChange w:id="1102" w:author="Gavin Ma (马国臣)-人工智能研究院" w:date="2026-04-27T20:24:00Z">
              <w:tcPr>
                <w:tcW w:w="272" w:type="pct"/>
                <w:gridSpan w:val="2"/>
                <w:vMerge w:val="restart"/>
              </w:tcPr>
            </w:tcPrChange>
          </w:tcPr>
          <w:p w14:paraId="055B0C2F" w14:textId="77777777" w:rsidR="004B6EB0" w:rsidRPr="003406B7" w:rsidRDefault="004B6EB0">
            <w:pPr>
              <w:pStyle w:val="a5"/>
              <w:ind w:firstLineChars="0" w:firstLine="0"/>
              <w:jc w:val="center"/>
              <w:rPr>
                <w:ins w:id="1103" w:author="Gavin Ma (马国臣)-人工智能研究院" w:date="2026-04-27T20:23:00Z"/>
                <w:sz w:val="18"/>
                <w:rPrChange w:id="1104" w:author="Gavin Ma (马国臣)-人工智能研究院" w:date="2026-04-27T20:25:00Z">
                  <w:rPr>
                    <w:ins w:id="1105" w:author="Gavin Ma (马国臣)-人工智能研究院" w:date="2026-04-27T20:23:00Z"/>
                  </w:rPr>
                </w:rPrChange>
              </w:rPr>
              <w:pPrChange w:id="1106" w:author="Gavin Ma (马国臣)-人工智能研究院" w:date="2026-04-27T20:25:00Z">
                <w:pPr/>
              </w:pPrChange>
            </w:pPr>
            <w:ins w:id="1107" w:author="Gavin Ma (马国臣)-人工智能研究院" w:date="2026-04-27T20:23:00Z">
              <w:r w:rsidRPr="003406B7">
                <w:rPr>
                  <w:sz w:val="18"/>
                  <w:rPrChange w:id="1108" w:author="Gavin Ma (马国臣)-人工智能研究院" w:date="2026-04-27T20:25:00Z">
                    <w:rPr/>
                  </w:rPrChange>
                </w:rPr>
                <w:t>D=0</w:t>
              </w:r>
            </w:ins>
          </w:p>
        </w:tc>
        <w:tc>
          <w:tcPr>
            <w:tcW w:w="0" w:type="auto"/>
            <w:tcPrChange w:id="1109" w:author="Gavin Ma (马国臣)-人工智能研究院" w:date="2026-04-27T20:24:00Z">
              <w:tcPr>
                <w:tcW w:w="333" w:type="pct"/>
              </w:tcPr>
            </w:tcPrChange>
          </w:tcPr>
          <w:p w14:paraId="10EF1D7A" w14:textId="77777777" w:rsidR="004B6EB0" w:rsidRPr="003406B7" w:rsidRDefault="004B6EB0">
            <w:pPr>
              <w:pStyle w:val="a5"/>
              <w:ind w:firstLineChars="0" w:firstLine="0"/>
              <w:jc w:val="center"/>
              <w:rPr>
                <w:ins w:id="1110" w:author="Gavin Ma (马国臣)-人工智能研究院" w:date="2026-04-27T20:23:00Z"/>
                <w:sz w:val="18"/>
                <w:rPrChange w:id="1111" w:author="Gavin Ma (马国臣)-人工智能研究院" w:date="2026-04-27T20:25:00Z">
                  <w:rPr>
                    <w:ins w:id="1112" w:author="Gavin Ma (马国臣)-人工智能研究院" w:date="2026-04-27T20:23:00Z"/>
                  </w:rPr>
                </w:rPrChange>
              </w:rPr>
              <w:pPrChange w:id="1113" w:author="Gavin Ma (马国臣)-人工智能研究院" w:date="2026-04-27T20:25:00Z">
                <w:pPr/>
              </w:pPrChange>
            </w:pPr>
            <w:ins w:id="1114" w:author="Gavin Ma (马国臣)-人工智能研究院" w:date="2026-04-27T20:23:00Z">
              <w:r w:rsidRPr="003406B7">
                <w:rPr>
                  <w:sz w:val="18"/>
                  <w:rPrChange w:id="1115" w:author="Gavin Ma (马国臣)-人工智能研究院" w:date="2026-04-27T20:25:00Z">
                    <w:rPr/>
                  </w:rPrChange>
                </w:rPr>
                <w:t>pLRU</w:t>
              </w:r>
            </w:ins>
          </w:p>
        </w:tc>
        <w:tc>
          <w:tcPr>
            <w:tcW w:w="0" w:type="auto"/>
            <w:tcPrChange w:id="1116" w:author="Gavin Ma (马国臣)-人工智能研究院" w:date="2026-04-27T20:24:00Z">
              <w:tcPr>
                <w:tcW w:w="485" w:type="pct"/>
              </w:tcPr>
            </w:tcPrChange>
          </w:tcPr>
          <w:p w14:paraId="404A7FDA" w14:textId="77777777" w:rsidR="004B6EB0" w:rsidRPr="003406B7" w:rsidRDefault="004B6EB0">
            <w:pPr>
              <w:pStyle w:val="a5"/>
              <w:ind w:firstLineChars="0" w:firstLine="0"/>
              <w:jc w:val="center"/>
              <w:rPr>
                <w:ins w:id="1117" w:author="Gavin Ma (马国臣)-人工智能研究院" w:date="2026-04-27T20:23:00Z"/>
                <w:sz w:val="18"/>
                <w:rPrChange w:id="1118" w:author="Gavin Ma (马国臣)-人工智能研究院" w:date="2026-04-27T20:25:00Z">
                  <w:rPr>
                    <w:ins w:id="1119" w:author="Gavin Ma (马国臣)-人工智能研究院" w:date="2026-04-27T20:23:00Z"/>
                  </w:rPr>
                </w:rPrChange>
              </w:rPr>
              <w:pPrChange w:id="1120" w:author="Gavin Ma (马国臣)-人工智能研究院" w:date="2026-04-27T20:25:00Z">
                <w:pPr/>
              </w:pPrChange>
            </w:pPr>
            <w:ins w:id="1121" w:author="Gavin Ma (马国臣)-人工智能研究院" w:date="2026-04-27T20:23:00Z">
              <w:r w:rsidRPr="003406B7">
                <w:rPr>
                  <w:sz w:val="18"/>
                  <w:rPrChange w:id="1122" w:author="Gavin Ma (马国臣)-人工智能研究院" w:date="2026-04-27T20:25:00Z">
                    <w:rPr/>
                  </w:rPrChange>
                </w:rPr>
                <w:t>10000000</w:t>
              </w:r>
            </w:ins>
          </w:p>
        </w:tc>
        <w:tc>
          <w:tcPr>
            <w:tcW w:w="0" w:type="auto"/>
            <w:tcPrChange w:id="1123" w:author="Gavin Ma (马国臣)-人工智能研究院" w:date="2026-04-27T20:24:00Z">
              <w:tcPr>
                <w:tcW w:w="441" w:type="pct"/>
              </w:tcPr>
            </w:tcPrChange>
          </w:tcPr>
          <w:p w14:paraId="0517A052" w14:textId="77777777" w:rsidR="004B6EB0" w:rsidRPr="003406B7" w:rsidRDefault="004B6EB0">
            <w:pPr>
              <w:pStyle w:val="a5"/>
              <w:ind w:firstLineChars="0" w:firstLine="0"/>
              <w:jc w:val="center"/>
              <w:rPr>
                <w:ins w:id="1124" w:author="Gavin Ma (马国臣)-人工智能研究院" w:date="2026-04-27T20:23:00Z"/>
                <w:sz w:val="18"/>
                <w:rPrChange w:id="1125" w:author="Gavin Ma (马国臣)-人工智能研究院" w:date="2026-04-27T20:25:00Z">
                  <w:rPr>
                    <w:ins w:id="1126" w:author="Gavin Ma (马国臣)-人工智能研究院" w:date="2026-04-27T20:23:00Z"/>
                  </w:rPr>
                </w:rPrChange>
              </w:rPr>
              <w:pPrChange w:id="1127" w:author="Gavin Ma (马国臣)-人工智能研究院" w:date="2026-04-27T20:25:00Z">
                <w:pPr/>
              </w:pPrChange>
            </w:pPr>
            <w:ins w:id="1128" w:author="Gavin Ma (马国臣)-人工智能研究院" w:date="2026-04-27T20:23:00Z">
              <w:r w:rsidRPr="003406B7">
                <w:rPr>
                  <w:sz w:val="18"/>
                  <w:rPrChange w:id="1129" w:author="Gavin Ma (马国臣)-人工智能研究院" w:date="2026-04-27T20:25:00Z">
                    <w:rPr/>
                  </w:rPrChange>
                </w:rPr>
                <w:t>8297533</w:t>
              </w:r>
            </w:ins>
          </w:p>
        </w:tc>
        <w:tc>
          <w:tcPr>
            <w:tcW w:w="0" w:type="auto"/>
            <w:tcPrChange w:id="1130" w:author="Gavin Ma (马国臣)-人工智能研究院" w:date="2026-04-27T20:24:00Z">
              <w:tcPr>
                <w:tcW w:w="463" w:type="pct"/>
              </w:tcPr>
            </w:tcPrChange>
          </w:tcPr>
          <w:p w14:paraId="766E2042" w14:textId="77777777" w:rsidR="004B6EB0" w:rsidRPr="003406B7" w:rsidRDefault="004B6EB0">
            <w:pPr>
              <w:pStyle w:val="a5"/>
              <w:ind w:firstLineChars="0" w:firstLine="0"/>
              <w:jc w:val="center"/>
              <w:rPr>
                <w:ins w:id="1131" w:author="Gavin Ma (马国臣)-人工智能研究院" w:date="2026-04-27T20:23:00Z"/>
                <w:sz w:val="18"/>
                <w:rPrChange w:id="1132" w:author="Gavin Ma (马国臣)-人工智能研究院" w:date="2026-04-27T20:25:00Z">
                  <w:rPr>
                    <w:ins w:id="1133" w:author="Gavin Ma (马国臣)-人工智能研究院" w:date="2026-04-27T20:23:00Z"/>
                  </w:rPr>
                </w:rPrChange>
              </w:rPr>
              <w:pPrChange w:id="1134" w:author="Gavin Ma (马国臣)-人工智能研究院" w:date="2026-04-27T20:25:00Z">
                <w:pPr/>
              </w:pPrChange>
            </w:pPr>
            <w:ins w:id="1135" w:author="Gavin Ma (马国臣)-人工智能研究院" w:date="2026-04-27T20:23:00Z">
              <w:r w:rsidRPr="003406B7">
                <w:rPr>
                  <w:sz w:val="18"/>
                  <w:rPrChange w:id="1136" w:author="Gavin Ma (马国臣)-人工智能研究院" w:date="2026-04-27T20:25:00Z">
                    <w:rPr/>
                  </w:rPrChange>
                </w:rPr>
                <w:t>0.829753</w:t>
              </w:r>
            </w:ins>
          </w:p>
        </w:tc>
        <w:tc>
          <w:tcPr>
            <w:tcW w:w="0" w:type="auto"/>
            <w:tcPrChange w:id="1137" w:author="Gavin Ma (马国臣)-人工智能研究院" w:date="2026-04-27T20:24:00Z">
              <w:tcPr>
                <w:tcW w:w="441" w:type="pct"/>
              </w:tcPr>
            </w:tcPrChange>
          </w:tcPr>
          <w:p w14:paraId="79D88633" w14:textId="77777777" w:rsidR="004B6EB0" w:rsidRPr="003406B7" w:rsidRDefault="004B6EB0">
            <w:pPr>
              <w:pStyle w:val="a5"/>
              <w:ind w:firstLineChars="0" w:firstLine="0"/>
              <w:jc w:val="center"/>
              <w:rPr>
                <w:ins w:id="1138" w:author="Gavin Ma (马国臣)-人工智能研究院" w:date="2026-04-27T20:23:00Z"/>
                <w:sz w:val="18"/>
                <w:rPrChange w:id="1139" w:author="Gavin Ma (马国臣)-人工智能研究院" w:date="2026-04-27T20:25:00Z">
                  <w:rPr>
                    <w:ins w:id="1140" w:author="Gavin Ma (马国臣)-人工智能研究院" w:date="2026-04-27T20:23:00Z"/>
                  </w:rPr>
                </w:rPrChange>
              </w:rPr>
              <w:pPrChange w:id="1141" w:author="Gavin Ma (马国臣)-人工智能研究院" w:date="2026-04-27T20:25:00Z">
                <w:pPr/>
              </w:pPrChange>
            </w:pPr>
            <w:ins w:id="1142" w:author="Gavin Ma (马国臣)-人工智能研究院" w:date="2026-04-27T20:23:00Z">
              <w:r w:rsidRPr="003406B7">
                <w:rPr>
                  <w:sz w:val="18"/>
                  <w:rPrChange w:id="1143" w:author="Gavin Ma (马国臣)-人工智能研究院" w:date="2026-04-27T20:25:00Z">
                    <w:rPr/>
                  </w:rPrChange>
                </w:rPr>
                <w:t>1702467</w:t>
              </w:r>
            </w:ins>
          </w:p>
        </w:tc>
        <w:tc>
          <w:tcPr>
            <w:tcW w:w="0" w:type="auto"/>
            <w:tcPrChange w:id="1144" w:author="Gavin Ma (马国臣)-人工智能研究院" w:date="2026-04-27T20:24:00Z">
              <w:tcPr>
                <w:tcW w:w="463" w:type="pct"/>
              </w:tcPr>
            </w:tcPrChange>
          </w:tcPr>
          <w:p w14:paraId="02A1470B" w14:textId="77777777" w:rsidR="004B6EB0" w:rsidRPr="003406B7" w:rsidRDefault="004B6EB0">
            <w:pPr>
              <w:pStyle w:val="a5"/>
              <w:ind w:firstLineChars="0" w:firstLine="0"/>
              <w:jc w:val="center"/>
              <w:rPr>
                <w:ins w:id="1145" w:author="Gavin Ma (马国臣)-人工智能研究院" w:date="2026-04-27T20:23:00Z"/>
                <w:sz w:val="18"/>
                <w:rPrChange w:id="1146" w:author="Gavin Ma (马国臣)-人工智能研究院" w:date="2026-04-27T20:25:00Z">
                  <w:rPr>
                    <w:ins w:id="1147" w:author="Gavin Ma (马国臣)-人工智能研究院" w:date="2026-04-27T20:23:00Z"/>
                  </w:rPr>
                </w:rPrChange>
              </w:rPr>
              <w:pPrChange w:id="1148" w:author="Gavin Ma (马国臣)-人工智能研究院" w:date="2026-04-27T20:25:00Z">
                <w:pPr/>
              </w:pPrChange>
            </w:pPr>
            <w:ins w:id="1149" w:author="Gavin Ma (马国臣)-人工智能研究院" w:date="2026-04-27T20:23:00Z">
              <w:r w:rsidRPr="003406B7">
                <w:rPr>
                  <w:sz w:val="18"/>
                  <w:rPrChange w:id="1150" w:author="Gavin Ma (马国臣)-人工智能研究院" w:date="2026-04-27T20:25:00Z">
                    <w:rPr/>
                  </w:rPrChange>
                </w:rPr>
                <w:t>0.999999</w:t>
              </w:r>
            </w:ins>
          </w:p>
        </w:tc>
        <w:tc>
          <w:tcPr>
            <w:tcW w:w="0" w:type="auto"/>
            <w:tcPrChange w:id="1151" w:author="Gavin Ma (马国臣)-人工智能研究院" w:date="2026-04-27T20:24:00Z">
              <w:tcPr>
                <w:tcW w:w="441" w:type="pct"/>
              </w:tcPr>
            </w:tcPrChange>
          </w:tcPr>
          <w:p w14:paraId="002F35DC" w14:textId="77777777" w:rsidR="004B6EB0" w:rsidRPr="003406B7" w:rsidRDefault="004B6EB0">
            <w:pPr>
              <w:pStyle w:val="a5"/>
              <w:ind w:firstLineChars="0" w:firstLine="0"/>
              <w:jc w:val="center"/>
              <w:rPr>
                <w:ins w:id="1152" w:author="Gavin Ma (马国臣)-人工智能研究院" w:date="2026-04-27T20:23:00Z"/>
                <w:sz w:val="18"/>
                <w:rPrChange w:id="1153" w:author="Gavin Ma (马国臣)-人工智能研究院" w:date="2026-04-27T20:25:00Z">
                  <w:rPr>
                    <w:ins w:id="1154" w:author="Gavin Ma (马国臣)-人工智能研究院" w:date="2026-04-27T20:23:00Z"/>
                  </w:rPr>
                </w:rPrChange>
              </w:rPr>
              <w:pPrChange w:id="1155" w:author="Gavin Ma (马国臣)-人工智能研究院" w:date="2026-04-27T20:25:00Z">
                <w:pPr/>
              </w:pPrChange>
            </w:pPr>
            <w:ins w:id="1156" w:author="Gavin Ma (马国臣)-人工智能研究院" w:date="2026-04-27T20:23:00Z">
              <w:r w:rsidRPr="003406B7">
                <w:rPr>
                  <w:sz w:val="18"/>
                  <w:rPrChange w:id="1157" w:author="Gavin Ma (马国臣)-人工智能研究院" w:date="2026-04-27T20:25:00Z">
                    <w:rPr/>
                  </w:rPrChange>
                </w:rPr>
                <w:t>1702467</w:t>
              </w:r>
            </w:ins>
          </w:p>
        </w:tc>
        <w:tc>
          <w:tcPr>
            <w:tcW w:w="0" w:type="auto"/>
            <w:tcPrChange w:id="1158" w:author="Gavin Ma (马国臣)-人工智能研究院" w:date="2026-04-27T20:24:00Z">
              <w:tcPr>
                <w:tcW w:w="463" w:type="pct"/>
              </w:tcPr>
            </w:tcPrChange>
          </w:tcPr>
          <w:p w14:paraId="2E31E9A1" w14:textId="77777777" w:rsidR="004B6EB0" w:rsidRPr="003406B7" w:rsidRDefault="004B6EB0">
            <w:pPr>
              <w:pStyle w:val="a5"/>
              <w:ind w:firstLineChars="0" w:firstLine="0"/>
              <w:jc w:val="center"/>
              <w:rPr>
                <w:ins w:id="1159" w:author="Gavin Ma (马国臣)-人工智能研究院" w:date="2026-04-27T20:23:00Z"/>
                <w:sz w:val="18"/>
                <w:rPrChange w:id="1160" w:author="Gavin Ma (马国臣)-人工智能研究院" w:date="2026-04-27T20:25:00Z">
                  <w:rPr>
                    <w:ins w:id="1161" w:author="Gavin Ma (马国臣)-人工智能研究院" w:date="2026-04-27T20:23:00Z"/>
                  </w:rPr>
                </w:rPrChange>
              </w:rPr>
              <w:pPrChange w:id="1162" w:author="Gavin Ma (马国臣)-人工智能研究院" w:date="2026-04-27T20:25:00Z">
                <w:pPr/>
              </w:pPrChange>
            </w:pPr>
            <w:ins w:id="1163" w:author="Gavin Ma (马国臣)-人工智能研究院" w:date="2026-04-27T20:23:00Z">
              <w:r w:rsidRPr="003406B7">
                <w:rPr>
                  <w:sz w:val="18"/>
                  <w:rPrChange w:id="1164" w:author="Gavin Ma (马国臣)-人工智能研究院" w:date="2026-04-27T20:25:00Z">
                    <w:rPr/>
                  </w:rPrChange>
                </w:rPr>
                <w:t>0.999986</w:t>
              </w:r>
            </w:ins>
          </w:p>
        </w:tc>
        <w:tc>
          <w:tcPr>
            <w:tcW w:w="0" w:type="auto"/>
            <w:tcPrChange w:id="1165" w:author="Gavin Ma (马国臣)-人工智能研究院" w:date="2026-04-27T20:24:00Z">
              <w:tcPr>
                <w:tcW w:w="441" w:type="pct"/>
              </w:tcPr>
            </w:tcPrChange>
          </w:tcPr>
          <w:p w14:paraId="4BDC9282" w14:textId="77777777" w:rsidR="004B6EB0" w:rsidRPr="003406B7" w:rsidRDefault="004B6EB0">
            <w:pPr>
              <w:pStyle w:val="a5"/>
              <w:ind w:firstLineChars="0" w:firstLine="0"/>
              <w:jc w:val="center"/>
              <w:rPr>
                <w:ins w:id="1166" w:author="Gavin Ma (马国臣)-人工智能研究院" w:date="2026-04-27T20:23:00Z"/>
                <w:sz w:val="18"/>
                <w:rPrChange w:id="1167" w:author="Gavin Ma (马国臣)-人工智能研究院" w:date="2026-04-27T20:25:00Z">
                  <w:rPr>
                    <w:ins w:id="1168" w:author="Gavin Ma (马国臣)-人工智能研究院" w:date="2026-04-27T20:23:00Z"/>
                  </w:rPr>
                </w:rPrChange>
              </w:rPr>
              <w:pPrChange w:id="1169" w:author="Gavin Ma (马国臣)-人工智能研究院" w:date="2026-04-27T20:25:00Z">
                <w:pPr/>
              </w:pPrChange>
            </w:pPr>
            <w:ins w:id="1170" w:author="Gavin Ma (马国臣)-人工智能研究院" w:date="2026-04-27T20:23:00Z">
              <w:r w:rsidRPr="003406B7">
                <w:rPr>
                  <w:sz w:val="18"/>
                  <w:rPrChange w:id="1171" w:author="Gavin Ma (马国臣)-人工智能研究院" w:date="2026-04-27T20:25:00Z">
                    <w:rPr/>
                  </w:rPrChange>
                </w:rPr>
                <w:t>1702467</w:t>
              </w:r>
            </w:ins>
          </w:p>
        </w:tc>
        <w:tc>
          <w:tcPr>
            <w:tcW w:w="0" w:type="auto"/>
            <w:tcPrChange w:id="1172" w:author="Gavin Ma (马国臣)-人工智能研究院" w:date="2026-04-27T20:24:00Z">
              <w:tcPr>
                <w:tcW w:w="463" w:type="pct"/>
              </w:tcPr>
            </w:tcPrChange>
          </w:tcPr>
          <w:p w14:paraId="67ED6AAD" w14:textId="77777777" w:rsidR="004B6EB0" w:rsidRPr="003406B7" w:rsidRDefault="004B6EB0">
            <w:pPr>
              <w:pStyle w:val="a5"/>
              <w:ind w:firstLineChars="0" w:firstLine="0"/>
              <w:jc w:val="center"/>
              <w:rPr>
                <w:ins w:id="1173" w:author="Gavin Ma (马国臣)-人工智能研究院" w:date="2026-04-27T20:23:00Z"/>
                <w:sz w:val="18"/>
                <w:rPrChange w:id="1174" w:author="Gavin Ma (马国臣)-人工智能研究院" w:date="2026-04-27T20:25:00Z">
                  <w:rPr>
                    <w:ins w:id="1175" w:author="Gavin Ma (马国臣)-人工智能研究院" w:date="2026-04-27T20:23:00Z"/>
                  </w:rPr>
                </w:rPrChange>
              </w:rPr>
              <w:pPrChange w:id="1176" w:author="Gavin Ma (马国臣)-人工智能研究院" w:date="2026-04-27T20:25:00Z">
                <w:pPr/>
              </w:pPrChange>
            </w:pPr>
            <w:ins w:id="1177" w:author="Gavin Ma (马国臣)-人工智能研究院" w:date="2026-04-27T20:23:00Z">
              <w:r w:rsidRPr="003406B7">
                <w:rPr>
                  <w:sz w:val="18"/>
                  <w:rPrChange w:id="1178" w:author="Gavin Ma (马国臣)-人工智能研究院" w:date="2026-04-27T20:25:00Z">
                    <w:rPr/>
                  </w:rPrChange>
                </w:rPr>
                <w:t>0.993478</w:t>
              </w:r>
            </w:ins>
          </w:p>
        </w:tc>
      </w:tr>
      <w:tr w:rsidR="004B6EB0" w14:paraId="0012484D" w14:textId="77777777" w:rsidTr="004B6EB0">
        <w:trPr>
          <w:ins w:id="1179" w:author="Gavin Ma (马国臣)-人工智能研究院" w:date="2026-04-27T20:23:00Z"/>
        </w:trPr>
        <w:tc>
          <w:tcPr>
            <w:tcW w:w="0" w:type="auto"/>
            <w:vMerge/>
            <w:tcPrChange w:id="1180" w:author="Gavin Ma (马国臣)-人工智能研究院" w:date="2026-04-27T20:24:00Z">
              <w:tcPr>
                <w:tcW w:w="297" w:type="pct"/>
                <w:vMerge/>
              </w:tcPr>
            </w:tcPrChange>
          </w:tcPr>
          <w:p w14:paraId="35B4DB46" w14:textId="77777777" w:rsidR="004B6EB0" w:rsidRPr="003406B7" w:rsidRDefault="004B6EB0">
            <w:pPr>
              <w:pStyle w:val="a5"/>
              <w:ind w:firstLineChars="0" w:firstLine="0"/>
              <w:jc w:val="center"/>
              <w:rPr>
                <w:ins w:id="1181" w:author="Gavin Ma (马国臣)-人工智能研究院" w:date="2026-04-27T20:23:00Z"/>
                <w:sz w:val="18"/>
                <w:rPrChange w:id="1182" w:author="Gavin Ma (马国臣)-人工智能研究院" w:date="2026-04-27T20:25:00Z">
                  <w:rPr>
                    <w:ins w:id="1183" w:author="Gavin Ma (马国臣)-人工智能研究院" w:date="2026-04-27T20:23:00Z"/>
                  </w:rPr>
                </w:rPrChange>
              </w:rPr>
              <w:pPrChange w:id="1184" w:author="Gavin Ma (马国臣)-人工智能研究院" w:date="2026-04-27T20:25:00Z">
                <w:pPr/>
              </w:pPrChange>
            </w:pPr>
          </w:p>
        </w:tc>
        <w:tc>
          <w:tcPr>
            <w:tcW w:w="0" w:type="auto"/>
            <w:vMerge/>
            <w:tcPrChange w:id="1185" w:author="Gavin Ma (马国臣)-人工智能研究院" w:date="2026-04-27T20:24:00Z">
              <w:tcPr>
                <w:tcW w:w="272" w:type="pct"/>
                <w:gridSpan w:val="2"/>
                <w:vMerge/>
              </w:tcPr>
            </w:tcPrChange>
          </w:tcPr>
          <w:p w14:paraId="764CEE5C" w14:textId="77777777" w:rsidR="004B6EB0" w:rsidRPr="003406B7" w:rsidRDefault="004B6EB0">
            <w:pPr>
              <w:pStyle w:val="a5"/>
              <w:ind w:firstLineChars="0" w:firstLine="0"/>
              <w:jc w:val="center"/>
              <w:rPr>
                <w:ins w:id="1186" w:author="Gavin Ma (马国臣)-人工智能研究院" w:date="2026-04-27T20:23:00Z"/>
                <w:sz w:val="18"/>
                <w:rPrChange w:id="1187" w:author="Gavin Ma (马国臣)-人工智能研究院" w:date="2026-04-27T20:25:00Z">
                  <w:rPr>
                    <w:ins w:id="1188" w:author="Gavin Ma (马国臣)-人工智能研究院" w:date="2026-04-27T20:23:00Z"/>
                  </w:rPr>
                </w:rPrChange>
              </w:rPr>
              <w:pPrChange w:id="1189" w:author="Gavin Ma (马国臣)-人工智能研究院" w:date="2026-04-27T20:25:00Z">
                <w:pPr/>
              </w:pPrChange>
            </w:pPr>
          </w:p>
        </w:tc>
        <w:tc>
          <w:tcPr>
            <w:tcW w:w="0" w:type="auto"/>
            <w:tcPrChange w:id="1190" w:author="Gavin Ma (马国臣)-人工智能研究院" w:date="2026-04-27T20:24:00Z">
              <w:tcPr>
                <w:tcW w:w="333" w:type="pct"/>
              </w:tcPr>
            </w:tcPrChange>
          </w:tcPr>
          <w:p w14:paraId="006128C6" w14:textId="77777777" w:rsidR="004B6EB0" w:rsidRPr="003406B7" w:rsidRDefault="004B6EB0">
            <w:pPr>
              <w:pStyle w:val="a5"/>
              <w:ind w:firstLineChars="0" w:firstLine="0"/>
              <w:jc w:val="center"/>
              <w:rPr>
                <w:ins w:id="1191" w:author="Gavin Ma (马国臣)-人工智能研究院" w:date="2026-04-27T20:23:00Z"/>
                <w:sz w:val="18"/>
                <w:rPrChange w:id="1192" w:author="Gavin Ma (马国臣)-人工智能研究院" w:date="2026-04-27T20:25:00Z">
                  <w:rPr>
                    <w:ins w:id="1193" w:author="Gavin Ma (马国臣)-人工智能研究院" w:date="2026-04-27T20:23:00Z"/>
                  </w:rPr>
                </w:rPrChange>
              </w:rPr>
              <w:pPrChange w:id="1194" w:author="Gavin Ma (马国臣)-人工智能研究院" w:date="2026-04-27T20:25:00Z">
                <w:pPr/>
              </w:pPrChange>
            </w:pPr>
            <w:ins w:id="1195" w:author="Gavin Ma (马国臣)-人工智能研究院" w:date="2026-04-27T20:23:00Z">
              <w:r w:rsidRPr="003406B7">
                <w:rPr>
                  <w:sz w:val="18"/>
                  <w:rPrChange w:id="1196" w:author="Gavin Ma (马国臣)-人工智能研究院" w:date="2026-04-27T20:25:00Z">
                    <w:rPr/>
                  </w:rPrChange>
                </w:rPr>
                <w:t>SRRIP</w:t>
              </w:r>
            </w:ins>
          </w:p>
        </w:tc>
        <w:tc>
          <w:tcPr>
            <w:tcW w:w="0" w:type="auto"/>
            <w:tcPrChange w:id="1197" w:author="Gavin Ma (马国臣)-人工智能研究院" w:date="2026-04-27T20:24:00Z">
              <w:tcPr>
                <w:tcW w:w="485" w:type="pct"/>
              </w:tcPr>
            </w:tcPrChange>
          </w:tcPr>
          <w:p w14:paraId="2A65F665" w14:textId="77777777" w:rsidR="004B6EB0" w:rsidRPr="003406B7" w:rsidRDefault="004B6EB0">
            <w:pPr>
              <w:pStyle w:val="a5"/>
              <w:ind w:firstLineChars="0" w:firstLine="0"/>
              <w:jc w:val="center"/>
              <w:rPr>
                <w:ins w:id="1198" w:author="Gavin Ma (马国臣)-人工智能研究院" w:date="2026-04-27T20:23:00Z"/>
                <w:sz w:val="18"/>
                <w:rPrChange w:id="1199" w:author="Gavin Ma (马国臣)-人工智能研究院" w:date="2026-04-27T20:25:00Z">
                  <w:rPr>
                    <w:ins w:id="1200" w:author="Gavin Ma (马国臣)-人工智能研究院" w:date="2026-04-27T20:23:00Z"/>
                  </w:rPr>
                </w:rPrChange>
              </w:rPr>
              <w:pPrChange w:id="1201" w:author="Gavin Ma (马国臣)-人工智能研究院" w:date="2026-04-27T20:25:00Z">
                <w:pPr/>
              </w:pPrChange>
            </w:pPr>
            <w:ins w:id="1202" w:author="Gavin Ma (马国臣)-人工智能研究院" w:date="2026-04-27T20:23:00Z">
              <w:r w:rsidRPr="003406B7">
                <w:rPr>
                  <w:sz w:val="18"/>
                  <w:rPrChange w:id="1203" w:author="Gavin Ma (马国臣)-人工智能研究院" w:date="2026-04-27T20:25:00Z">
                    <w:rPr/>
                  </w:rPrChange>
                </w:rPr>
                <w:t>/</w:t>
              </w:r>
            </w:ins>
          </w:p>
        </w:tc>
        <w:tc>
          <w:tcPr>
            <w:tcW w:w="0" w:type="auto"/>
            <w:tcPrChange w:id="1204" w:author="Gavin Ma (马国臣)-人工智能研究院" w:date="2026-04-27T20:24:00Z">
              <w:tcPr>
                <w:tcW w:w="441" w:type="pct"/>
              </w:tcPr>
            </w:tcPrChange>
          </w:tcPr>
          <w:p w14:paraId="24AA3897" w14:textId="77777777" w:rsidR="004B6EB0" w:rsidRPr="003406B7" w:rsidRDefault="004B6EB0">
            <w:pPr>
              <w:pStyle w:val="a5"/>
              <w:ind w:firstLineChars="0" w:firstLine="0"/>
              <w:jc w:val="center"/>
              <w:rPr>
                <w:ins w:id="1205" w:author="Gavin Ma (马国臣)-人工智能研究院" w:date="2026-04-27T20:23:00Z"/>
                <w:sz w:val="18"/>
                <w:rPrChange w:id="1206" w:author="Gavin Ma (马国臣)-人工智能研究院" w:date="2026-04-27T20:25:00Z">
                  <w:rPr>
                    <w:ins w:id="1207" w:author="Gavin Ma (马国臣)-人工智能研究院" w:date="2026-04-27T20:23:00Z"/>
                  </w:rPr>
                </w:rPrChange>
              </w:rPr>
              <w:pPrChange w:id="1208" w:author="Gavin Ma (马国臣)-人工智能研究院" w:date="2026-04-27T20:25:00Z">
                <w:pPr/>
              </w:pPrChange>
            </w:pPr>
            <w:ins w:id="1209" w:author="Gavin Ma (马国臣)-人工智能研究院" w:date="2026-04-27T20:23:00Z">
              <w:r w:rsidRPr="003406B7">
                <w:rPr>
                  <w:sz w:val="18"/>
                  <w:rPrChange w:id="1210" w:author="Gavin Ma (马国臣)-人工智能研究院" w:date="2026-04-27T20:25:00Z">
                    <w:rPr/>
                  </w:rPrChange>
                </w:rPr>
                <w:t>8297533</w:t>
              </w:r>
            </w:ins>
          </w:p>
        </w:tc>
        <w:tc>
          <w:tcPr>
            <w:tcW w:w="0" w:type="auto"/>
            <w:tcPrChange w:id="1211" w:author="Gavin Ma (马国臣)-人工智能研究院" w:date="2026-04-27T20:24:00Z">
              <w:tcPr>
                <w:tcW w:w="463" w:type="pct"/>
              </w:tcPr>
            </w:tcPrChange>
          </w:tcPr>
          <w:p w14:paraId="3149CE0D" w14:textId="77777777" w:rsidR="004B6EB0" w:rsidRPr="003406B7" w:rsidRDefault="004B6EB0">
            <w:pPr>
              <w:pStyle w:val="a5"/>
              <w:ind w:firstLineChars="0" w:firstLine="0"/>
              <w:jc w:val="center"/>
              <w:rPr>
                <w:ins w:id="1212" w:author="Gavin Ma (马国臣)-人工智能研究院" w:date="2026-04-27T20:23:00Z"/>
                <w:sz w:val="18"/>
                <w:rPrChange w:id="1213" w:author="Gavin Ma (马国臣)-人工智能研究院" w:date="2026-04-27T20:25:00Z">
                  <w:rPr>
                    <w:ins w:id="1214" w:author="Gavin Ma (马国臣)-人工智能研究院" w:date="2026-04-27T20:23:00Z"/>
                  </w:rPr>
                </w:rPrChange>
              </w:rPr>
              <w:pPrChange w:id="1215" w:author="Gavin Ma (马国臣)-人工智能研究院" w:date="2026-04-27T20:25:00Z">
                <w:pPr/>
              </w:pPrChange>
            </w:pPr>
            <w:ins w:id="1216" w:author="Gavin Ma (马国臣)-人工智能研究院" w:date="2026-04-27T20:23:00Z">
              <w:r w:rsidRPr="003406B7">
                <w:rPr>
                  <w:sz w:val="18"/>
                  <w:rPrChange w:id="1217" w:author="Gavin Ma (马国臣)-人工智能研究院" w:date="2026-04-27T20:25:00Z">
                    <w:rPr/>
                  </w:rPrChange>
                </w:rPr>
                <w:t>0.829753</w:t>
              </w:r>
            </w:ins>
          </w:p>
        </w:tc>
        <w:tc>
          <w:tcPr>
            <w:tcW w:w="0" w:type="auto"/>
            <w:tcPrChange w:id="1218" w:author="Gavin Ma (马国臣)-人工智能研究院" w:date="2026-04-27T20:24:00Z">
              <w:tcPr>
                <w:tcW w:w="441" w:type="pct"/>
              </w:tcPr>
            </w:tcPrChange>
          </w:tcPr>
          <w:p w14:paraId="7772905A" w14:textId="77777777" w:rsidR="004B6EB0" w:rsidRPr="003406B7" w:rsidRDefault="004B6EB0">
            <w:pPr>
              <w:pStyle w:val="a5"/>
              <w:ind w:firstLineChars="0" w:firstLine="0"/>
              <w:jc w:val="center"/>
              <w:rPr>
                <w:ins w:id="1219" w:author="Gavin Ma (马国臣)-人工智能研究院" w:date="2026-04-27T20:23:00Z"/>
                <w:sz w:val="18"/>
                <w:rPrChange w:id="1220" w:author="Gavin Ma (马国臣)-人工智能研究院" w:date="2026-04-27T20:25:00Z">
                  <w:rPr>
                    <w:ins w:id="1221" w:author="Gavin Ma (马国臣)-人工智能研究院" w:date="2026-04-27T20:23:00Z"/>
                  </w:rPr>
                </w:rPrChange>
              </w:rPr>
              <w:pPrChange w:id="1222" w:author="Gavin Ma (马国臣)-人工智能研究院" w:date="2026-04-27T20:25:00Z">
                <w:pPr/>
              </w:pPrChange>
            </w:pPr>
            <w:ins w:id="1223" w:author="Gavin Ma (马国臣)-人工智能研究院" w:date="2026-04-27T20:23:00Z">
              <w:r w:rsidRPr="003406B7">
                <w:rPr>
                  <w:sz w:val="18"/>
                  <w:rPrChange w:id="1224" w:author="Gavin Ma (马国臣)-人工智能研究院" w:date="2026-04-27T20:25:00Z">
                    <w:rPr/>
                  </w:rPrChange>
                </w:rPr>
                <w:t>1702467</w:t>
              </w:r>
            </w:ins>
          </w:p>
        </w:tc>
        <w:tc>
          <w:tcPr>
            <w:tcW w:w="0" w:type="auto"/>
            <w:tcPrChange w:id="1225" w:author="Gavin Ma (马国臣)-人工智能研究院" w:date="2026-04-27T20:24:00Z">
              <w:tcPr>
                <w:tcW w:w="463" w:type="pct"/>
              </w:tcPr>
            </w:tcPrChange>
          </w:tcPr>
          <w:p w14:paraId="0118BF6A" w14:textId="77777777" w:rsidR="004B6EB0" w:rsidRPr="003406B7" w:rsidRDefault="004B6EB0">
            <w:pPr>
              <w:pStyle w:val="a5"/>
              <w:ind w:firstLineChars="0" w:firstLine="0"/>
              <w:jc w:val="center"/>
              <w:rPr>
                <w:ins w:id="1226" w:author="Gavin Ma (马国臣)-人工智能研究院" w:date="2026-04-27T20:23:00Z"/>
                <w:sz w:val="18"/>
                <w:rPrChange w:id="1227" w:author="Gavin Ma (马国臣)-人工智能研究院" w:date="2026-04-27T20:25:00Z">
                  <w:rPr>
                    <w:ins w:id="1228" w:author="Gavin Ma (马国臣)-人工智能研究院" w:date="2026-04-27T20:23:00Z"/>
                  </w:rPr>
                </w:rPrChange>
              </w:rPr>
              <w:pPrChange w:id="1229" w:author="Gavin Ma (马国臣)-人工智能研究院" w:date="2026-04-27T20:25:00Z">
                <w:pPr/>
              </w:pPrChange>
            </w:pPr>
            <w:ins w:id="1230" w:author="Gavin Ma (马国臣)-人工智能研究院" w:date="2026-04-27T20:23:00Z">
              <w:r w:rsidRPr="003406B7">
                <w:rPr>
                  <w:sz w:val="18"/>
                  <w:rPrChange w:id="1231" w:author="Gavin Ma (马国臣)-人工智能研究院" w:date="2026-04-27T20:25:00Z">
                    <w:rPr/>
                  </w:rPrChange>
                </w:rPr>
                <w:t>0.999999</w:t>
              </w:r>
            </w:ins>
          </w:p>
        </w:tc>
        <w:tc>
          <w:tcPr>
            <w:tcW w:w="0" w:type="auto"/>
            <w:tcPrChange w:id="1232" w:author="Gavin Ma (马国臣)-人工智能研究院" w:date="2026-04-27T20:24:00Z">
              <w:tcPr>
                <w:tcW w:w="441" w:type="pct"/>
              </w:tcPr>
            </w:tcPrChange>
          </w:tcPr>
          <w:p w14:paraId="2D73FC95" w14:textId="77777777" w:rsidR="004B6EB0" w:rsidRPr="003406B7" w:rsidRDefault="004B6EB0">
            <w:pPr>
              <w:pStyle w:val="a5"/>
              <w:ind w:firstLineChars="0" w:firstLine="0"/>
              <w:jc w:val="center"/>
              <w:rPr>
                <w:ins w:id="1233" w:author="Gavin Ma (马国臣)-人工智能研究院" w:date="2026-04-27T20:23:00Z"/>
                <w:sz w:val="18"/>
                <w:rPrChange w:id="1234" w:author="Gavin Ma (马国臣)-人工智能研究院" w:date="2026-04-27T20:25:00Z">
                  <w:rPr>
                    <w:ins w:id="1235" w:author="Gavin Ma (马国臣)-人工智能研究院" w:date="2026-04-27T20:23:00Z"/>
                  </w:rPr>
                </w:rPrChange>
              </w:rPr>
              <w:pPrChange w:id="1236" w:author="Gavin Ma (马国臣)-人工智能研究院" w:date="2026-04-27T20:25:00Z">
                <w:pPr/>
              </w:pPrChange>
            </w:pPr>
            <w:ins w:id="1237" w:author="Gavin Ma (马国臣)-人工智能研究院" w:date="2026-04-27T20:23:00Z">
              <w:r w:rsidRPr="003406B7">
                <w:rPr>
                  <w:sz w:val="18"/>
                  <w:rPrChange w:id="1238" w:author="Gavin Ma (马国臣)-人工智能研究院" w:date="2026-04-27T20:25:00Z">
                    <w:rPr/>
                  </w:rPrChange>
                </w:rPr>
                <w:t>/</w:t>
              </w:r>
            </w:ins>
          </w:p>
        </w:tc>
        <w:tc>
          <w:tcPr>
            <w:tcW w:w="0" w:type="auto"/>
            <w:tcPrChange w:id="1239" w:author="Gavin Ma (马国臣)-人工智能研究院" w:date="2026-04-27T20:24:00Z">
              <w:tcPr>
                <w:tcW w:w="463" w:type="pct"/>
              </w:tcPr>
            </w:tcPrChange>
          </w:tcPr>
          <w:p w14:paraId="55ADA703" w14:textId="77777777" w:rsidR="004B6EB0" w:rsidRPr="003406B7" w:rsidRDefault="004B6EB0">
            <w:pPr>
              <w:pStyle w:val="a5"/>
              <w:ind w:firstLineChars="0" w:firstLine="0"/>
              <w:jc w:val="center"/>
              <w:rPr>
                <w:ins w:id="1240" w:author="Gavin Ma (马国臣)-人工智能研究院" w:date="2026-04-27T20:23:00Z"/>
                <w:sz w:val="18"/>
                <w:rPrChange w:id="1241" w:author="Gavin Ma (马国臣)-人工智能研究院" w:date="2026-04-27T20:25:00Z">
                  <w:rPr>
                    <w:ins w:id="1242" w:author="Gavin Ma (马国臣)-人工智能研究院" w:date="2026-04-27T20:23:00Z"/>
                  </w:rPr>
                </w:rPrChange>
              </w:rPr>
              <w:pPrChange w:id="1243" w:author="Gavin Ma (马国臣)-人工智能研究院" w:date="2026-04-27T20:25:00Z">
                <w:pPr/>
              </w:pPrChange>
            </w:pPr>
            <w:ins w:id="1244" w:author="Gavin Ma (马国臣)-人工智能研究院" w:date="2026-04-27T20:23:00Z">
              <w:r w:rsidRPr="003406B7">
                <w:rPr>
                  <w:sz w:val="18"/>
                  <w:rPrChange w:id="1245" w:author="Gavin Ma (马国臣)-人工智能研究院" w:date="2026-04-27T20:25:00Z">
                    <w:rPr/>
                  </w:rPrChange>
                </w:rPr>
                <w:t>0.999986</w:t>
              </w:r>
            </w:ins>
          </w:p>
        </w:tc>
        <w:tc>
          <w:tcPr>
            <w:tcW w:w="0" w:type="auto"/>
            <w:tcPrChange w:id="1246" w:author="Gavin Ma (马国臣)-人工智能研究院" w:date="2026-04-27T20:24:00Z">
              <w:tcPr>
                <w:tcW w:w="441" w:type="pct"/>
              </w:tcPr>
            </w:tcPrChange>
          </w:tcPr>
          <w:p w14:paraId="01ECFCFE" w14:textId="77777777" w:rsidR="004B6EB0" w:rsidRPr="003406B7" w:rsidRDefault="004B6EB0">
            <w:pPr>
              <w:pStyle w:val="a5"/>
              <w:ind w:firstLineChars="0" w:firstLine="0"/>
              <w:jc w:val="center"/>
              <w:rPr>
                <w:ins w:id="1247" w:author="Gavin Ma (马国臣)-人工智能研究院" w:date="2026-04-27T20:23:00Z"/>
                <w:sz w:val="18"/>
                <w:rPrChange w:id="1248" w:author="Gavin Ma (马国臣)-人工智能研究院" w:date="2026-04-27T20:25:00Z">
                  <w:rPr>
                    <w:ins w:id="1249" w:author="Gavin Ma (马国臣)-人工智能研究院" w:date="2026-04-27T20:23:00Z"/>
                  </w:rPr>
                </w:rPrChange>
              </w:rPr>
              <w:pPrChange w:id="1250" w:author="Gavin Ma (马国臣)-人工智能研究院" w:date="2026-04-27T20:25:00Z">
                <w:pPr/>
              </w:pPrChange>
            </w:pPr>
            <w:ins w:id="1251" w:author="Gavin Ma (马国臣)-人工智能研究院" w:date="2026-04-27T20:23:00Z">
              <w:r w:rsidRPr="003406B7">
                <w:rPr>
                  <w:sz w:val="18"/>
                  <w:rPrChange w:id="1252" w:author="Gavin Ma (马国臣)-人工智能研究院" w:date="2026-04-27T20:25:00Z">
                    <w:rPr/>
                  </w:rPrChange>
                </w:rPr>
                <w:t>/</w:t>
              </w:r>
            </w:ins>
          </w:p>
        </w:tc>
        <w:tc>
          <w:tcPr>
            <w:tcW w:w="0" w:type="auto"/>
            <w:tcPrChange w:id="1253" w:author="Gavin Ma (马国臣)-人工智能研究院" w:date="2026-04-27T20:24:00Z">
              <w:tcPr>
                <w:tcW w:w="463" w:type="pct"/>
              </w:tcPr>
            </w:tcPrChange>
          </w:tcPr>
          <w:p w14:paraId="7BB23E70" w14:textId="77777777" w:rsidR="004B6EB0" w:rsidRPr="003406B7" w:rsidRDefault="004B6EB0">
            <w:pPr>
              <w:pStyle w:val="a5"/>
              <w:ind w:firstLineChars="0" w:firstLine="0"/>
              <w:jc w:val="center"/>
              <w:rPr>
                <w:ins w:id="1254" w:author="Gavin Ma (马国臣)-人工智能研究院" w:date="2026-04-27T20:23:00Z"/>
                <w:sz w:val="18"/>
                <w:rPrChange w:id="1255" w:author="Gavin Ma (马国臣)-人工智能研究院" w:date="2026-04-27T20:25:00Z">
                  <w:rPr>
                    <w:ins w:id="1256" w:author="Gavin Ma (马国臣)-人工智能研究院" w:date="2026-04-27T20:23:00Z"/>
                  </w:rPr>
                </w:rPrChange>
              </w:rPr>
              <w:pPrChange w:id="1257" w:author="Gavin Ma (马国臣)-人工智能研究院" w:date="2026-04-27T20:25:00Z">
                <w:pPr/>
              </w:pPrChange>
            </w:pPr>
            <w:ins w:id="1258" w:author="Gavin Ma (马国臣)-人工智能研究院" w:date="2026-04-27T20:23:00Z">
              <w:r w:rsidRPr="003406B7">
                <w:rPr>
                  <w:sz w:val="18"/>
                  <w:rPrChange w:id="1259" w:author="Gavin Ma (马国臣)-人工智能研究院" w:date="2026-04-27T20:25:00Z">
                    <w:rPr/>
                  </w:rPrChange>
                </w:rPr>
                <w:t>0.993478</w:t>
              </w:r>
            </w:ins>
          </w:p>
        </w:tc>
      </w:tr>
      <w:tr w:rsidR="004B6EB0" w14:paraId="721E57E7" w14:textId="77777777" w:rsidTr="004B6EB0">
        <w:trPr>
          <w:ins w:id="1260" w:author="Gavin Ma (马国臣)-人工智能研究院" w:date="2026-04-27T20:23:00Z"/>
        </w:trPr>
        <w:tc>
          <w:tcPr>
            <w:tcW w:w="0" w:type="auto"/>
            <w:vMerge/>
            <w:tcPrChange w:id="1261" w:author="Gavin Ma (马国臣)-人工智能研究院" w:date="2026-04-27T20:24:00Z">
              <w:tcPr>
                <w:tcW w:w="297" w:type="pct"/>
                <w:vMerge/>
              </w:tcPr>
            </w:tcPrChange>
          </w:tcPr>
          <w:p w14:paraId="586C74E2" w14:textId="77777777" w:rsidR="004B6EB0" w:rsidRPr="003406B7" w:rsidRDefault="004B6EB0">
            <w:pPr>
              <w:pStyle w:val="a5"/>
              <w:ind w:firstLineChars="0" w:firstLine="0"/>
              <w:jc w:val="center"/>
              <w:rPr>
                <w:ins w:id="1262" w:author="Gavin Ma (马国臣)-人工智能研究院" w:date="2026-04-27T20:23:00Z"/>
                <w:sz w:val="18"/>
                <w:rPrChange w:id="1263" w:author="Gavin Ma (马国臣)-人工智能研究院" w:date="2026-04-27T20:25:00Z">
                  <w:rPr>
                    <w:ins w:id="1264" w:author="Gavin Ma (马国臣)-人工智能研究院" w:date="2026-04-27T20:23:00Z"/>
                  </w:rPr>
                </w:rPrChange>
              </w:rPr>
              <w:pPrChange w:id="1265" w:author="Gavin Ma (马国臣)-人工智能研究院" w:date="2026-04-27T20:25:00Z">
                <w:pPr/>
              </w:pPrChange>
            </w:pPr>
          </w:p>
        </w:tc>
        <w:tc>
          <w:tcPr>
            <w:tcW w:w="0" w:type="auto"/>
            <w:vMerge w:val="restart"/>
            <w:tcPrChange w:id="1266" w:author="Gavin Ma (马国臣)-人工智能研究院" w:date="2026-04-27T20:24:00Z">
              <w:tcPr>
                <w:tcW w:w="272" w:type="pct"/>
                <w:gridSpan w:val="2"/>
                <w:vMerge w:val="restart"/>
              </w:tcPr>
            </w:tcPrChange>
          </w:tcPr>
          <w:p w14:paraId="53CCE3CF" w14:textId="77777777" w:rsidR="004B6EB0" w:rsidRPr="003406B7" w:rsidRDefault="004B6EB0">
            <w:pPr>
              <w:pStyle w:val="a5"/>
              <w:ind w:firstLineChars="0" w:firstLine="0"/>
              <w:jc w:val="center"/>
              <w:rPr>
                <w:ins w:id="1267" w:author="Gavin Ma (马国臣)-人工智能研究院" w:date="2026-04-27T20:23:00Z"/>
                <w:sz w:val="18"/>
                <w:rPrChange w:id="1268" w:author="Gavin Ma (马国臣)-人工智能研究院" w:date="2026-04-27T20:25:00Z">
                  <w:rPr>
                    <w:ins w:id="1269" w:author="Gavin Ma (马国臣)-人工智能研究院" w:date="2026-04-27T20:23:00Z"/>
                  </w:rPr>
                </w:rPrChange>
              </w:rPr>
              <w:pPrChange w:id="1270" w:author="Gavin Ma (马国臣)-人工智能研究院" w:date="2026-04-27T20:25:00Z">
                <w:pPr/>
              </w:pPrChange>
            </w:pPr>
            <w:ins w:id="1271" w:author="Gavin Ma (马国臣)-人工智能研究院" w:date="2026-04-27T20:23:00Z">
              <w:r w:rsidRPr="003406B7">
                <w:rPr>
                  <w:sz w:val="18"/>
                  <w:rPrChange w:id="1272" w:author="Gavin Ma (马国臣)-人工智能研究院" w:date="2026-04-27T20:25:00Z">
                    <w:rPr/>
                  </w:rPrChange>
                </w:rPr>
                <w:t>D=8</w:t>
              </w:r>
            </w:ins>
          </w:p>
        </w:tc>
        <w:tc>
          <w:tcPr>
            <w:tcW w:w="0" w:type="auto"/>
            <w:tcPrChange w:id="1273" w:author="Gavin Ma (马国臣)-人工智能研究院" w:date="2026-04-27T20:24:00Z">
              <w:tcPr>
                <w:tcW w:w="333" w:type="pct"/>
              </w:tcPr>
            </w:tcPrChange>
          </w:tcPr>
          <w:p w14:paraId="764C5E47" w14:textId="77777777" w:rsidR="004B6EB0" w:rsidRPr="003406B7" w:rsidRDefault="004B6EB0">
            <w:pPr>
              <w:pStyle w:val="a5"/>
              <w:ind w:firstLineChars="0" w:firstLine="0"/>
              <w:jc w:val="center"/>
              <w:rPr>
                <w:ins w:id="1274" w:author="Gavin Ma (马国臣)-人工智能研究院" w:date="2026-04-27T20:23:00Z"/>
                <w:sz w:val="18"/>
                <w:rPrChange w:id="1275" w:author="Gavin Ma (马国臣)-人工智能研究院" w:date="2026-04-27T20:25:00Z">
                  <w:rPr>
                    <w:ins w:id="1276" w:author="Gavin Ma (马国臣)-人工智能研究院" w:date="2026-04-27T20:23:00Z"/>
                  </w:rPr>
                </w:rPrChange>
              </w:rPr>
              <w:pPrChange w:id="1277" w:author="Gavin Ma (马国臣)-人工智能研究院" w:date="2026-04-27T20:25:00Z">
                <w:pPr/>
              </w:pPrChange>
            </w:pPr>
            <w:ins w:id="1278" w:author="Gavin Ma (马国臣)-人工智能研究院" w:date="2026-04-27T20:23:00Z">
              <w:r w:rsidRPr="003406B7">
                <w:rPr>
                  <w:sz w:val="18"/>
                  <w:rPrChange w:id="1279" w:author="Gavin Ma (马国臣)-人工智能研究院" w:date="2026-04-27T20:25:00Z">
                    <w:rPr/>
                  </w:rPrChange>
                </w:rPr>
                <w:t>pLRU</w:t>
              </w:r>
            </w:ins>
          </w:p>
        </w:tc>
        <w:tc>
          <w:tcPr>
            <w:tcW w:w="0" w:type="auto"/>
            <w:tcPrChange w:id="1280" w:author="Gavin Ma (马国臣)-人工智能研究院" w:date="2026-04-27T20:24:00Z">
              <w:tcPr>
                <w:tcW w:w="485" w:type="pct"/>
              </w:tcPr>
            </w:tcPrChange>
          </w:tcPr>
          <w:p w14:paraId="6AC9C114" w14:textId="77777777" w:rsidR="004B6EB0" w:rsidRPr="003406B7" w:rsidRDefault="004B6EB0">
            <w:pPr>
              <w:pStyle w:val="a5"/>
              <w:ind w:firstLineChars="0" w:firstLine="0"/>
              <w:jc w:val="center"/>
              <w:rPr>
                <w:ins w:id="1281" w:author="Gavin Ma (马国臣)-人工智能研究院" w:date="2026-04-27T20:23:00Z"/>
                <w:sz w:val="18"/>
                <w:rPrChange w:id="1282" w:author="Gavin Ma (马国臣)-人工智能研究院" w:date="2026-04-27T20:25:00Z">
                  <w:rPr>
                    <w:ins w:id="1283" w:author="Gavin Ma (马国臣)-人工智能研究院" w:date="2026-04-27T20:23:00Z"/>
                  </w:rPr>
                </w:rPrChange>
              </w:rPr>
              <w:pPrChange w:id="1284" w:author="Gavin Ma (马国臣)-人工智能研究院" w:date="2026-04-27T20:25:00Z">
                <w:pPr/>
              </w:pPrChange>
            </w:pPr>
            <w:ins w:id="1285" w:author="Gavin Ma (马国臣)-人工智能研究院" w:date="2026-04-27T20:23:00Z">
              <w:r w:rsidRPr="003406B7">
                <w:rPr>
                  <w:sz w:val="18"/>
                  <w:rPrChange w:id="1286" w:author="Gavin Ma (马国臣)-人工智能研究院" w:date="2026-04-27T20:25:00Z">
                    <w:rPr/>
                  </w:rPrChange>
                </w:rPr>
                <w:t>/</w:t>
              </w:r>
            </w:ins>
          </w:p>
        </w:tc>
        <w:tc>
          <w:tcPr>
            <w:tcW w:w="0" w:type="auto"/>
            <w:tcPrChange w:id="1287" w:author="Gavin Ma (马国臣)-人工智能研究院" w:date="2026-04-27T20:24:00Z">
              <w:tcPr>
                <w:tcW w:w="441" w:type="pct"/>
              </w:tcPr>
            </w:tcPrChange>
          </w:tcPr>
          <w:p w14:paraId="5900FCB2" w14:textId="77777777" w:rsidR="004B6EB0" w:rsidRPr="003406B7" w:rsidRDefault="004B6EB0">
            <w:pPr>
              <w:pStyle w:val="a5"/>
              <w:ind w:firstLineChars="0" w:firstLine="0"/>
              <w:jc w:val="center"/>
              <w:rPr>
                <w:ins w:id="1288" w:author="Gavin Ma (马国臣)-人工智能研究院" w:date="2026-04-27T20:23:00Z"/>
                <w:sz w:val="18"/>
                <w:rPrChange w:id="1289" w:author="Gavin Ma (马国臣)-人工智能研究院" w:date="2026-04-27T20:25:00Z">
                  <w:rPr>
                    <w:ins w:id="1290" w:author="Gavin Ma (马国臣)-人工智能研究院" w:date="2026-04-27T20:23:00Z"/>
                  </w:rPr>
                </w:rPrChange>
              </w:rPr>
              <w:pPrChange w:id="1291" w:author="Gavin Ma (马国臣)-人工智能研究院" w:date="2026-04-27T20:25:00Z">
                <w:pPr/>
              </w:pPrChange>
            </w:pPr>
            <w:ins w:id="1292" w:author="Gavin Ma (马国臣)-人工智能研究院" w:date="2026-04-27T20:23:00Z">
              <w:r w:rsidRPr="003406B7">
                <w:rPr>
                  <w:sz w:val="18"/>
                  <w:rPrChange w:id="1293" w:author="Gavin Ma (马国臣)-人工智能研究院" w:date="2026-04-27T20:25:00Z">
                    <w:rPr/>
                  </w:rPrChange>
                </w:rPr>
                <w:t>9548291</w:t>
              </w:r>
            </w:ins>
          </w:p>
        </w:tc>
        <w:tc>
          <w:tcPr>
            <w:tcW w:w="0" w:type="auto"/>
            <w:tcPrChange w:id="1294" w:author="Gavin Ma (马国臣)-人工智能研究院" w:date="2026-04-27T20:24:00Z">
              <w:tcPr>
                <w:tcW w:w="463" w:type="pct"/>
              </w:tcPr>
            </w:tcPrChange>
          </w:tcPr>
          <w:p w14:paraId="15EB302D" w14:textId="77777777" w:rsidR="004B6EB0" w:rsidRPr="003406B7" w:rsidRDefault="004B6EB0">
            <w:pPr>
              <w:pStyle w:val="a5"/>
              <w:ind w:firstLineChars="0" w:firstLine="0"/>
              <w:jc w:val="center"/>
              <w:rPr>
                <w:ins w:id="1295" w:author="Gavin Ma (马国臣)-人工智能研究院" w:date="2026-04-27T20:23:00Z"/>
                <w:sz w:val="18"/>
                <w:rPrChange w:id="1296" w:author="Gavin Ma (马国臣)-人工智能研究院" w:date="2026-04-27T20:25:00Z">
                  <w:rPr>
                    <w:ins w:id="1297" w:author="Gavin Ma (马国臣)-人工智能研究院" w:date="2026-04-27T20:23:00Z"/>
                  </w:rPr>
                </w:rPrChange>
              </w:rPr>
              <w:pPrChange w:id="1298" w:author="Gavin Ma (马国臣)-人工智能研究院" w:date="2026-04-27T20:25:00Z">
                <w:pPr/>
              </w:pPrChange>
            </w:pPr>
            <w:ins w:id="1299" w:author="Gavin Ma (马国臣)-人工智能研究院" w:date="2026-04-27T20:23:00Z">
              <w:r w:rsidRPr="003406B7">
                <w:rPr>
                  <w:sz w:val="18"/>
                  <w:rPrChange w:id="1300" w:author="Gavin Ma (马国臣)-人工智能研究院" w:date="2026-04-27T20:25:00Z">
                    <w:rPr/>
                  </w:rPrChange>
                </w:rPr>
                <w:t>0.954829</w:t>
              </w:r>
            </w:ins>
          </w:p>
        </w:tc>
        <w:tc>
          <w:tcPr>
            <w:tcW w:w="0" w:type="auto"/>
            <w:tcPrChange w:id="1301" w:author="Gavin Ma (马国臣)-人工智能研究院" w:date="2026-04-27T20:24:00Z">
              <w:tcPr>
                <w:tcW w:w="441" w:type="pct"/>
              </w:tcPr>
            </w:tcPrChange>
          </w:tcPr>
          <w:p w14:paraId="7AA3FD52" w14:textId="77777777" w:rsidR="004B6EB0" w:rsidRPr="003406B7" w:rsidRDefault="004B6EB0">
            <w:pPr>
              <w:pStyle w:val="a5"/>
              <w:ind w:firstLineChars="0" w:firstLine="0"/>
              <w:jc w:val="center"/>
              <w:rPr>
                <w:ins w:id="1302" w:author="Gavin Ma (马国臣)-人工智能研究院" w:date="2026-04-27T20:23:00Z"/>
                <w:sz w:val="18"/>
                <w:rPrChange w:id="1303" w:author="Gavin Ma (马国臣)-人工智能研究院" w:date="2026-04-27T20:25:00Z">
                  <w:rPr>
                    <w:ins w:id="1304" w:author="Gavin Ma (马国臣)-人工智能研究院" w:date="2026-04-27T20:23:00Z"/>
                  </w:rPr>
                </w:rPrChange>
              </w:rPr>
              <w:pPrChange w:id="1305" w:author="Gavin Ma (马国臣)-人工智能研究院" w:date="2026-04-27T20:25:00Z">
                <w:pPr/>
              </w:pPrChange>
            </w:pPr>
            <w:ins w:id="1306" w:author="Gavin Ma (马国臣)-人工智能研究院" w:date="2026-04-27T20:23:00Z">
              <w:r w:rsidRPr="003406B7">
                <w:rPr>
                  <w:sz w:val="18"/>
                  <w:rPrChange w:id="1307" w:author="Gavin Ma (马国臣)-人工智能研究院" w:date="2026-04-27T20:25:00Z">
                    <w:rPr/>
                  </w:rPrChange>
                </w:rPr>
                <w:t>451709</w:t>
              </w:r>
            </w:ins>
          </w:p>
        </w:tc>
        <w:tc>
          <w:tcPr>
            <w:tcW w:w="0" w:type="auto"/>
            <w:tcPrChange w:id="1308" w:author="Gavin Ma (马国臣)-人工智能研究院" w:date="2026-04-27T20:24:00Z">
              <w:tcPr>
                <w:tcW w:w="463" w:type="pct"/>
              </w:tcPr>
            </w:tcPrChange>
          </w:tcPr>
          <w:p w14:paraId="003A1DDE" w14:textId="77777777" w:rsidR="004B6EB0" w:rsidRPr="003406B7" w:rsidRDefault="004B6EB0">
            <w:pPr>
              <w:pStyle w:val="a5"/>
              <w:ind w:firstLineChars="0" w:firstLine="0"/>
              <w:jc w:val="center"/>
              <w:rPr>
                <w:ins w:id="1309" w:author="Gavin Ma (马国臣)-人工智能研究院" w:date="2026-04-27T20:23:00Z"/>
                <w:sz w:val="18"/>
                <w:rPrChange w:id="1310" w:author="Gavin Ma (马国臣)-人工智能研究院" w:date="2026-04-27T20:25:00Z">
                  <w:rPr>
                    <w:ins w:id="1311" w:author="Gavin Ma (马国臣)-人工智能研究院" w:date="2026-04-27T20:23:00Z"/>
                  </w:rPr>
                </w:rPrChange>
              </w:rPr>
              <w:pPrChange w:id="1312" w:author="Gavin Ma (马国臣)-人工智能研究院" w:date="2026-04-27T20:25:00Z">
                <w:pPr/>
              </w:pPrChange>
            </w:pPr>
            <w:ins w:id="1313" w:author="Gavin Ma (马国臣)-人工智能研究院" w:date="2026-04-27T20:23:00Z">
              <w:r w:rsidRPr="003406B7">
                <w:rPr>
                  <w:sz w:val="18"/>
                  <w:rPrChange w:id="1314" w:author="Gavin Ma (马国臣)-人工智能研究院" w:date="2026-04-27T20:25:00Z">
                    <w:rPr/>
                  </w:rPrChange>
                </w:rPr>
                <w:t>0.999998</w:t>
              </w:r>
            </w:ins>
          </w:p>
        </w:tc>
        <w:tc>
          <w:tcPr>
            <w:tcW w:w="0" w:type="auto"/>
            <w:tcPrChange w:id="1315" w:author="Gavin Ma (马国臣)-人工智能研究院" w:date="2026-04-27T20:24:00Z">
              <w:tcPr>
                <w:tcW w:w="441" w:type="pct"/>
              </w:tcPr>
            </w:tcPrChange>
          </w:tcPr>
          <w:p w14:paraId="5098707D" w14:textId="77777777" w:rsidR="004B6EB0" w:rsidRPr="003406B7" w:rsidRDefault="004B6EB0">
            <w:pPr>
              <w:pStyle w:val="a5"/>
              <w:ind w:firstLineChars="0" w:firstLine="0"/>
              <w:jc w:val="center"/>
              <w:rPr>
                <w:ins w:id="1316" w:author="Gavin Ma (马国臣)-人工智能研究院" w:date="2026-04-27T20:23:00Z"/>
                <w:sz w:val="18"/>
                <w:rPrChange w:id="1317" w:author="Gavin Ma (马国臣)-人工智能研究院" w:date="2026-04-27T20:25:00Z">
                  <w:rPr>
                    <w:ins w:id="1318" w:author="Gavin Ma (马国臣)-人工智能研究院" w:date="2026-04-27T20:23:00Z"/>
                  </w:rPr>
                </w:rPrChange>
              </w:rPr>
              <w:pPrChange w:id="1319" w:author="Gavin Ma (马国臣)-人工智能研究院" w:date="2026-04-27T20:25:00Z">
                <w:pPr/>
              </w:pPrChange>
            </w:pPr>
            <w:ins w:id="1320" w:author="Gavin Ma (马国臣)-人工智能研究院" w:date="2026-04-27T20:23:00Z">
              <w:r w:rsidRPr="003406B7">
                <w:rPr>
                  <w:sz w:val="18"/>
                  <w:rPrChange w:id="1321" w:author="Gavin Ma (马国臣)-人工智能研究院" w:date="2026-04-27T20:25:00Z">
                    <w:rPr/>
                  </w:rPrChange>
                </w:rPr>
                <w:t>/</w:t>
              </w:r>
            </w:ins>
          </w:p>
        </w:tc>
        <w:tc>
          <w:tcPr>
            <w:tcW w:w="0" w:type="auto"/>
            <w:tcPrChange w:id="1322" w:author="Gavin Ma (马国臣)-人工智能研究院" w:date="2026-04-27T20:24:00Z">
              <w:tcPr>
                <w:tcW w:w="463" w:type="pct"/>
              </w:tcPr>
            </w:tcPrChange>
          </w:tcPr>
          <w:p w14:paraId="03205703" w14:textId="77777777" w:rsidR="004B6EB0" w:rsidRPr="003406B7" w:rsidRDefault="004B6EB0">
            <w:pPr>
              <w:pStyle w:val="a5"/>
              <w:ind w:firstLineChars="0" w:firstLine="0"/>
              <w:jc w:val="center"/>
              <w:rPr>
                <w:ins w:id="1323" w:author="Gavin Ma (马国臣)-人工智能研究院" w:date="2026-04-27T20:23:00Z"/>
                <w:sz w:val="18"/>
                <w:rPrChange w:id="1324" w:author="Gavin Ma (马国臣)-人工智能研究院" w:date="2026-04-27T20:25:00Z">
                  <w:rPr>
                    <w:ins w:id="1325" w:author="Gavin Ma (马国臣)-人工智能研究院" w:date="2026-04-27T20:23:00Z"/>
                  </w:rPr>
                </w:rPrChange>
              </w:rPr>
              <w:pPrChange w:id="1326" w:author="Gavin Ma (马国臣)-人工智能研究院" w:date="2026-04-27T20:25:00Z">
                <w:pPr/>
              </w:pPrChange>
            </w:pPr>
            <w:ins w:id="1327" w:author="Gavin Ma (马国臣)-人工智能研究院" w:date="2026-04-27T20:23:00Z">
              <w:r w:rsidRPr="003406B7">
                <w:rPr>
                  <w:sz w:val="18"/>
                  <w:rPrChange w:id="1328" w:author="Gavin Ma (马国臣)-人工智能研究院" w:date="2026-04-27T20:25:00Z">
                    <w:rPr/>
                  </w:rPrChange>
                </w:rPr>
                <w:t>0.999949</w:t>
              </w:r>
            </w:ins>
          </w:p>
        </w:tc>
        <w:tc>
          <w:tcPr>
            <w:tcW w:w="0" w:type="auto"/>
            <w:tcPrChange w:id="1329" w:author="Gavin Ma (马国臣)-人工智能研究院" w:date="2026-04-27T20:24:00Z">
              <w:tcPr>
                <w:tcW w:w="441" w:type="pct"/>
              </w:tcPr>
            </w:tcPrChange>
          </w:tcPr>
          <w:p w14:paraId="0AB6C9A9" w14:textId="77777777" w:rsidR="004B6EB0" w:rsidRPr="003406B7" w:rsidRDefault="004B6EB0">
            <w:pPr>
              <w:pStyle w:val="a5"/>
              <w:ind w:firstLineChars="0" w:firstLine="0"/>
              <w:jc w:val="center"/>
              <w:rPr>
                <w:ins w:id="1330" w:author="Gavin Ma (马国臣)-人工智能研究院" w:date="2026-04-27T20:23:00Z"/>
                <w:sz w:val="18"/>
                <w:rPrChange w:id="1331" w:author="Gavin Ma (马国臣)-人工智能研究院" w:date="2026-04-27T20:25:00Z">
                  <w:rPr>
                    <w:ins w:id="1332" w:author="Gavin Ma (马国臣)-人工智能研究院" w:date="2026-04-27T20:23:00Z"/>
                  </w:rPr>
                </w:rPrChange>
              </w:rPr>
              <w:pPrChange w:id="1333" w:author="Gavin Ma (马国臣)-人工智能研究院" w:date="2026-04-27T20:25:00Z">
                <w:pPr/>
              </w:pPrChange>
            </w:pPr>
            <w:ins w:id="1334" w:author="Gavin Ma (马国臣)-人工智能研究院" w:date="2026-04-27T20:23:00Z">
              <w:r w:rsidRPr="003406B7">
                <w:rPr>
                  <w:sz w:val="18"/>
                  <w:rPrChange w:id="1335" w:author="Gavin Ma (马国臣)-人工智能研究院" w:date="2026-04-27T20:25:00Z">
                    <w:rPr/>
                  </w:rPrChange>
                </w:rPr>
                <w:t>/</w:t>
              </w:r>
            </w:ins>
          </w:p>
        </w:tc>
        <w:tc>
          <w:tcPr>
            <w:tcW w:w="0" w:type="auto"/>
            <w:tcPrChange w:id="1336" w:author="Gavin Ma (马国臣)-人工智能研究院" w:date="2026-04-27T20:24:00Z">
              <w:tcPr>
                <w:tcW w:w="463" w:type="pct"/>
              </w:tcPr>
            </w:tcPrChange>
          </w:tcPr>
          <w:p w14:paraId="21631B63" w14:textId="77777777" w:rsidR="004B6EB0" w:rsidRPr="003406B7" w:rsidRDefault="004B6EB0">
            <w:pPr>
              <w:pStyle w:val="a5"/>
              <w:ind w:firstLineChars="0" w:firstLine="0"/>
              <w:jc w:val="center"/>
              <w:rPr>
                <w:ins w:id="1337" w:author="Gavin Ma (马国臣)-人工智能研究院" w:date="2026-04-27T20:23:00Z"/>
                <w:sz w:val="18"/>
                <w:rPrChange w:id="1338" w:author="Gavin Ma (马国臣)-人工智能研究院" w:date="2026-04-27T20:25:00Z">
                  <w:rPr>
                    <w:ins w:id="1339" w:author="Gavin Ma (马国臣)-人工智能研究院" w:date="2026-04-27T20:23:00Z"/>
                  </w:rPr>
                </w:rPrChange>
              </w:rPr>
              <w:pPrChange w:id="1340" w:author="Gavin Ma (马国臣)-人工智能研究院" w:date="2026-04-27T20:25:00Z">
                <w:pPr/>
              </w:pPrChange>
            </w:pPr>
            <w:ins w:id="1341" w:author="Gavin Ma (马国臣)-人工智能研究院" w:date="2026-04-27T20:23:00Z">
              <w:r w:rsidRPr="003406B7">
                <w:rPr>
                  <w:sz w:val="18"/>
                  <w:rPrChange w:id="1342" w:author="Gavin Ma (马国臣)-人工智能研究院" w:date="2026-04-27T20:25:00Z">
                    <w:rPr/>
                  </w:rPrChange>
                </w:rPr>
                <w:t>0.97542</w:t>
              </w:r>
            </w:ins>
          </w:p>
        </w:tc>
      </w:tr>
      <w:tr w:rsidR="004B6EB0" w14:paraId="34445431" w14:textId="77777777" w:rsidTr="004B6EB0">
        <w:trPr>
          <w:ins w:id="1343" w:author="Gavin Ma (马国臣)-人工智能研究院" w:date="2026-04-27T20:23:00Z"/>
        </w:trPr>
        <w:tc>
          <w:tcPr>
            <w:tcW w:w="0" w:type="auto"/>
            <w:vMerge/>
            <w:tcPrChange w:id="1344" w:author="Gavin Ma (马国臣)-人工智能研究院" w:date="2026-04-27T20:24:00Z">
              <w:tcPr>
                <w:tcW w:w="297" w:type="pct"/>
                <w:vMerge/>
              </w:tcPr>
            </w:tcPrChange>
          </w:tcPr>
          <w:p w14:paraId="111F3DA8" w14:textId="77777777" w:rsidR="004B6EB0" w:rsidRPr="003406B7" w:rsidRDefault="004B6EB0">
            <w:pPr>
              <w:pStyle w:val="a5"/>
              <w:ind w:firstLineChars="0" w:firstLine="0"/>
              <w:jc w:val="center"/>
              <w:rPr>
                <w:ins w:id="1345" w:author="Gavin Ma (马国臣)-人工智能研究院" w:date="2026-04-27T20:23:00Z"/>
                <w:sz w:val="18"/>
                <w:rPrChange w:id="1346" w:author="Gavin Ma (马国臣)-人工智能研究院" w:date="2026-04-27T20:25:00Z">
                  <w:rPr>
                    <w:ins w:id="1347" w:author="Gavin Ma (马国臣)-人工智能研究院" w:date="2026-04-27T20:23:00Z"/>
                  </w:rPr>
                </w:rPrChange>
              </w:rPr>
              <w:pPrChange w:id="1348" w:author="Gavin Ma (马国臣)-人工智能研究院" w:date="2026-04-27T20:25:00Z">
                <w:pPr/>
              </w:pPrChange>
            </w:pPr>
          </w:p>
        </w:tc>
        <w:tc>
          <w:tcPr>
            <w:tcW w:w="0" w:type="auto"/>
            <w:vMerge/>
            <w:tcPrChange w:id="1349" w:author="Gavin Ma (马国臣)-人工智能研究院" w:date="2026-04-27T20:24:00Z">
              <w:tcPr>
                <w:tcW w:w="272" w:type="pct"/>
                <w:gridSpan w:val="2"/>
                <w:vMerge/>
              </w:tcPr>
            </w:tcPrChange>
          </w:tcPr>
          <w:p w14:paraId="768D1425" w14:textId="77777777" w:rsidR="004B6EB0" w:rsidRPr="003406B7" w:rsidRDefault="004B6EB0">
            <w:pPr>
              <w:pStyle w:val="a5"/>
              <w:ind w:firstLineChars="0" w:firstLine="0"/>
              <w:jc w:val="center"/>
              <w:rPr>
                <w:ins w:id="1350" w:author="Gavin Ma (马国臣)-人工智能研究院" w:date="2026-04-27T20:23:00Z"/>
                <w:sz w:val="18"/>
                <w:rPrChange w:id="1351" w:author="Gavin Ma (马国臣)-人工智能研究院" w:date="2026-04-27T20:25:00Z">
                  <w:rPr>
                    <w:ins w:id="1352" w:author="Gavin Ma (马国臣)-人工智能研究院" w:date="2026-04-27T20:23:00Z"/>
                  </w:rPr>
                </w:rPrChange>
              </w:rPr>
              <w:pPrChange w:id="1353" w:author="Gavin Ma (马国臣)-人工智能研究院" w:date="2026-04-27T20:25:00Z">
                <w:pPr/>
              </w:pPrChange>
            </w:pPr>
          </w:p>
        </w:tc>
        <w:tc>
          <w:tcPr>
            <w:tcW w:w="0" w:type="auto"/>
            <w:tcPrChange w:id="1354" w:author="Gavin Ma (马国臣)-人工智能研究院" w:date="2026-04-27T20:24:00Z">
              <w:tcPr>
                <w:tcW w:w="333" w:type="pct"/>
              </w:tcPr>
            </w:tcPrChange>
          </w:tcPr>
          <w:p w14:paraId="1D4ABF89" w14:textId="77777777" w:rsidR="004B6EB0" w:rsidRPr="003406B7" w:rsidRDefault="004B6EB0">
            <w:pPr>
              <w:pStyle w:val="a5"/>
              <w:ind w:firstLineChars="0" w:firstLine="0"/>
              <w:jc w:val="center"/>
              <w:rPr>
                <w:ins w:id="1355" w:author="Gavin Ma (马国臣)-人工智能研究院" w:date="2026-04-27T20:23:00Z"/>
                <w:sz w:val="18"/>
                <w:rPrChange w:id="1356" w:author="Gavin Ma (马国臣)-人工智能研究院" w:date="2026-04-27T20:25:00Z">
                  <w:rPr>
                    <w:ins w:id="1357" w:author="Gavin Ma (马国臣)-人工智能研究院" w:date="2026-04-27T20:23:00Z"/>
                  </w:rPr>
                </w:rPrChange>
              </w:rPr>
              <w:pPrChange w:id="1358" w:author="Gavin Ma (马国臣)-人工智能研究院" w:date="2026-04-27T20:25:00Z">
                <w:pPr/>
              </w:pPrChange>
            </w:pPr>
            <w:ins w:id="1359" w:author="Gavin Ma (马国臣)-人工智能研究院" w:date="2026-04-27T20:23:00Z">
              <w:r w:rsidRPr="003406B7">
                <w:rPr>
                  <w:sz w:val="18"/>
                  <w:rPrChange w:id="1360" w:author="Gavin Ma (马国臣)-人工智能研究院" w:date="2026-04-27T20:25:00Z">
                    <w:rPr/>
                  </w:rPrChange>
                </w:rPr>
                <w:t>SRRIP</w:t>
              </w:r>
            </w:ins>
          </w:p>
        </w:tc>
        <w:tc>
          <w:tcPr>
            <w:tcW w:w="0" w:type="auto"/>
            <w:tcPrChange w:id="1361" w:author="Gavin Ma (马国臣)-人工智能研究院" w:date="2026-04-27T20:24:00Z">
              <w:tcPr>
                <w:tcW w:w="485" w:type="pct"/>
              </w:tcPr>
            </w:tcPrChange>
          </w:tcPr>
          <w:p w14:paraId="57A2BA6B" w14:textId="77777777" w:rsidR="004B6EB0" w:rsidRPr="003406B7" w:rsidRDefault="004B6EB0">
            <w:pPr>
              <w:pStyle w:val="a5"/>
              <w:ind w:firstLineChars="0" w:firstLine="0"/>
              <w:jc w:val="center"/>
              <w:rPr>
                <w:ins w:id="1362" w:author="Gavin Ma (马国臣)-人工智能研究院" w:date="2026-04-27T20:23:00Z"/>
                <w:sz w:val="18"/>
                <w:rPrChange w:id="1363" w:author="Gavin Ma (马国臣)-人工智能研究院" w:date="2026-04-27T20:25:00Z">
                  <w:rPr>
                    <w:ins w:id="1364" w:author="Gavin Ma (马国臣)-人工智能研究院" w:date="2026-04-27T20:23:00Z"/>
                  </w:rPr>
                </w:rPrChange>
              </w:rPr>
              <w:pPrChange w:id="1365" w:author="Gavin Ma (马国臣)-人工智能研究院" w:date="2026-04-27T20:25:00Z">
                <w:pPr/>
              </w:pPrChange>
            </w:pPr>
            <w:ins w:id="1366" w:author="Gavin Ma (马国臣)-人工智能研究院" w:date="2026-04-27T20:23:00Z">
              <w:r w:rsidRPr="003406B7">
                <w:rPr>
                  <w:sz w:val="18"/>
                  <w:rPrChange w:id="1367" w:author="Gavin Ma (马国臣)-人工智能研究院" w:date="2026-04-27T20:25:00Z">
                    <w:rPr/>
                  </w:rPrChange>
                </w:rPr>
                <w:t>/</w:t>
              </w:r>
            </w:ins>
          </w:p>
        </w:tc>
        <w:tc>
          <w:tcPr>
            <w:tcW w:w="0" w:type="auto"/>
            <w:tcPrChange w:id="1368" w:author="Gavin Ma (马国臣)-人工智能研究院" w:date="2026-04-27T20:24:00Z">
              <w:tcPr>
                <w:tcW w:w="441" w:type="pct"/>
              </w:tcPr>
            </w:tcPrChange>
          </w:tcPr>
          <w:p w14:paraId="18D677EF" w14:textId="77777777" w:rsidR="004B6EB0" w:rsidRPr="003406B7" w:rsidRDefault="004B6EB0">
            <w:pPr>
              <w:pStyle w:val="a5"/>
              <w:ind w:firstLineChars="0" w:firstLine="0"/>
              <w:jc w:val="center"/>
              <w:rPr>
                <w:ins w:id="1369" w:author="Gavin Ma (马国臣)-人工智能研究院" w:date="2026-04-27T20:23:00Z"/>
                <w:sz w:val="18"/>
                <w:rPrChange w:id="1370" w:author="Gavin Ma (马国臣)-人工智能研究院" w:date="2026-04-27T20:25:00Z">
                  <w:rPr>
                    <w:ins w:id="1371" w:author="Gavin Ma (马国臣)-人工智能研究院" w:date="2026-04-27T20:23:00Z"/>
                  </w:rPr>
                </w:rPrChange>
              </w:rPr>
              <w:pPrChange w:id="1372" w:author="Gavin Ma (马国臣)-人工智能研究院" w:date="2026-04-27T20:25:00Z">
                <w:pPr/>
              </w:pPrChange>
            </w:pPr>
            <w:ins w:id="1373" w:author="Gavin Ma (马国臣)-人工智能研究院" w:date="2026-04-27T20:23:00Z">
              <w:r w:rsidRPr="003406B7">
                <w:rPr>
                  <w:sz w:val="18"/>
                  <w:rPrChange w:id="1374" w:author="Gavin Ma (马国臣)-人工智能研究院" w:date="2026-04-27T20:25:00Z">
                    <w:rPr/>
                  </w:rPrChange>
                </w:rPr>
                <w:t>9548466</w:t>
              </w:r>
            </w:ins>
          </w:p>
        </w:tc>
        <w:tc>
          <w:tcPr>
            <w:tcW w:w="0" w:type="auto"/>
            <w:tcPrChange w:id="1375" w:author="Gavin Ma (马国臣)-人工智能研究院" w:date="2026-04-27T20:24:00Z">
              <w:tcPr>
                <w:tcW w:w="463" w:type="pct"/>
              </w:tcPr>
            </w:tcPrChange>
          </w:tcPr>
          <w:p w14:paraId="76C3D63A" w14:textId="77777777" w:rsidR="004B6EB0" w:rsidRPr="003406B7" w:rsidRDefault="004B6EB0">
            <w:pPr>
              <w:pStyle w:val="a5"/>
              <w:ind w:firstLineChars="0" w:firstLine="0"/>
              <w:jc w:val="center"/>
              <w:rPr>
                <w:ins w:id="1376" w:author="Gavin Ma (马国臣)-人工智能研究院" w:date="2026-04-27T20:23:00Z"/>
                <w:sz w:val="18"/>
                <w:rPrChange w:id="1377" w:author="Gavin Ma (马国臣)-人工智能研究院" w:date="2026-04-27T20:25:00Z">
                  <w:rPr>
                    <w:ins w:id="1378" w:author="Gavin Ma (马国臣)-人工智能研究院" w:date="2026-04-27T20:23:00Z"/>
                  </w:rPr>
                </w:rPrChange>
              </w:rPr>
              <w:pPrChange w:id="1379" w:author="Gavin Ma (马国臣)-人工智能研究院" w:date="2026-04-27T20:25:00Z">
                <w:pPr/>
              </w:pPrChange>
            </w:pPr>
            <w:ins w:id="1380" w:author="Gavin Ma (马国臣)-人工智能研究院" w:date="2026-04-27T20:23:00Z">
              <w:r w:rsidRPr="003406B7">
                <w:rPr>
                  <w:sz w:val="18"/>
                  <w:rPrChange w:id="1381" w:author="Gavin Ma (马国臣)-人工智能研究院" w:date="2026-04-27T20:25:00Z">
                    <w:rPr/>
                  </w:rPrChange>
                </w:rPr>
                <w:t>0.954847</w:t>
              </w:r>
            </w:ins>
          </w:p>
        </w:tc>
        <w:tc>
          <w:tcPr>
            <w:tcW w:w="0" w:type="auto"/>
            <w:tcPrChange w:id="1382" w:author="Gavin Ma (马国臣)-人工智能研究院" w:date="2026-04-27T20:24:00Z">
              <w:tcPr>
                <w:tcW w:w="441" w:type="pct"/>
              </w:tcPr>
            </w:tcPrChange>
          </w:tcPr>
          <w:p w14:paraId="51FE5712" w14:textId="77777777" w:rsidR="004B6EB0" w:rsidRPr="003406B7" w:rsidRDefault="004B6EB0">
            <w:pPr>
              <w:pStyle w:val="a5"/>
              <w:ind w:firstLineChars="0" w:firstLine="0"/>
              <w:jc w:val="center"/>
              <w:rPr>
                <w:ins w:id="1383" w:author="Gavin Ma (马国臣)-人工智能研究院" w:date="2026-04-27T20:23:00Z"/>
                <w:sz w:val="18"/>
                <w:rPrChange w:id="1384" w:author="Gavin Ma (马国臣)-人工智能研究院" w:date="2026-04-27T20:25:00Z">
                  <w:rPr>
                    <w:ins w:id="1385" w:author="Gavin Ma (马国臣)-人工智能研究院" w:date="2026-04-27T20:23:00Z"/>
                  </w:rPr>
                </w:rPrChange>
              </w:rPr>
              <w:pPrChange w:id="1386" w:author="Gavin Ma (马国臣)-人工智能研究院" w:date="2026-04-27T20:25:00Z">
                <w:pPr/>
              </w:pPrChange>
            </w:pPr>
            <w:ins w:id="1387" w:author="Gavin Ma (马国臣)-人工智能研究院" w:date="2026-04-27T20:23:00Z">
              <w:r w:rsidRPr="003406B7">
                <w:rPr>
                  <w:sz w:val="18"/>
                  <w:rPrChange w:id="1388" w:author="Gavin Ma (马国臣)-人工智能研究院" w:date="2026-04-27T20:25:00Z">
                    <w:rPr/>
                  </w:rPrChange>
                </w:rPr>
                <w:t>451534</w:t>
              </w:r>
            </w:ins>
          </w:p>
        </w:tc>
        <w:tc>
          <w:tcPr>
            <w:tcW w:w="0" w:type="auto"/>
            <w:tcPrChange w:id="1389" w:author="Gavin Ma (马国臣)-人工智能研究院" w:date="2026-04-27T20:24:00Z">
              <w:tcPr>
                <w:tcW w:w="463" w:type="pct"/>
              </w:tcPr>
            </w:tcPrChange>
          </w:tcPr>
          <w:p w14:paraId="255F2BE0" w14:textId="77777777" w:rsidR="004B6EB0" w:rsidRPr="003406B7" w:rsidRDefault="004B6EB0">
            <w:pPr>
              <w:pStyle w:val="a5"/>
              <w:ind w:firstLineChars="0" w:firstLine="0"/>
              <w:jc w:val="center"/>
              <w:rPr>
                <w:ins w:id="1390" w:author="Gavin Ma (马国臣)-人工智能研究院" w:date="2026-04-27T20:23:00Z"/>
                <w:sz w:val="18"/>
                <w:rPrChange w:id="1391" w:author="Gavin Ma (马国臣)-人工智能研究院" w:date="2026-04-27T20:25:00Z">
                  <w:rPr>
                    <w:ins w:id="1392" w:author="Gavin Ma (马国臣)-人工智能研究院" w:date="2026-04-27T20:23:00Z"/>
                  </w:rPr>
                </w:rPrChange>
              </w:rPr>
              <w:pPrChange w:id="1393" w:author="Gavin Ma (马国臣)-人工智能研究院" w:date="2026-04-27T20:25:00Z">
                <w:pPr/>
              </w:pPrChange>
            </w:pPr>
            <w:ins w:id="1394" w:author="Gavin Ma (马国臣)-人工智能研究院" w:date="2026-04-27T20:23:00Z">
              <w:r w:rsidRPr="003406B7">
                <w:rPr>
                  <w:sz w:val="18"/>
                  <w:rPrChange w:id="1395" w:author="Gavin Ma (马国臣)-人工智能研究院" w:date="2026-04-27T20:25:00Z">
                    <w:rPr/>
                  </w:rPrChange>
                </w:rPr>
                <w:t>0.999998</w:t>
              </w:r>
            </w:ins>
          </w:p>
        </w:tc>
        <w:tc>
          <w:tcPr>
            <w:tcW w:w="0" w:type="auto"/>
            <w:tcPrChange w:id="1396" w:author="Gavin Ma (马国臣)-人工智能研究院" w:date="2026-04-27T20:24:00Z">
              <w:tcPr>
                <w:tcW w:w="441" w:type="pct"/>
              </w:tcPr>
            </w:tcPrChange>
          </w:tcPr>
          <w:p w14:paraId="4F22FE26" w14:textId="77777777" w:rsidR="004B6EB0" w:rsidRPr="003406B7" w:rsidRDefault="004B6EB0">
            <w:pPr>
              <w:pStyle w:val="a5"/>
              <w:ind w:firstLineChars="0" w:firstLine="0"/>
              <w:jc w:val="center"/>
              <w:rPr>
                <w:ins w:id="1397" w:author="Gavin Ma (马国臣)-人工智能研究院" w:date="2026-04-27T20:23:00Z"/>
                <w:sz w:val="18"/>
                <w:rPrChange w:id="1398" w:author="Gavin Ma (马国臣)-人工智能研究院" w:date="2026-04-27T20:25:00Z">
                  <w:rPr>
                    <w:ins w:id="1399" w:author="Gavin Ma (马国臣)-人工智能研究院" w:date="2026-04-27T20:23:00Z"/>
                  </w:rPr>
                </w:rPrChange>
              </w:rPr>
              <w:pPrChange w:id="1400" w:author="Gavin Ma (马国臣)-人工智能研究院" w:date="2026-04-27T20:25:00Z">
                <w:pPr/>
              </w:pPrChange>
            </w:pPr>
            <w:ins w:id="1401" w:author="Gavin Ma (马国臣)-人工智能研究院" w:date="2026-04-27T20:23:00Z">
              <w:r w:rsidRPr="003406B7">
                <w:rPr>
                  <w:sz w:val="18"/>
                  <w:rPrChange w:id="1402" w:author="Gavin Ma (马国臣)-人工智能研究院" w:date="2026-04-27T20:25:00Z">
                    <w:rPr/>
                  </w:rPrChange>
                </w:rPr>
                <w:t>/</w:t>
              </w:r>
            </w:ins>
          </w:p>
        </w:tc>
        <w:tc>
          <w:tcPr>
            <w:tcW w:w="0" w:type="auto"/>
            <w:tcPrChange w:id="1403" w:author="Gavin Ma (马国臣)-人工智能研究院" w:date="2026-04-27T20:24:00Z">
              <w:tcPr>
                <w:tcW w:w="463" w:type="pct"/>
              </w:tcPr>
            </w:tcPrChange>
          </w:tcPr>
          <w:p w14:paraId="0C7CE67A" w14:textId="77777777" w:rsidR="004B6EB0" w:rsidRPr="003406B7" w:rsidRDefault="004B6EB0">
            <w:pPr>
              <w:pStyle w:val="a5"/>
              <w:ind w:firstLineChars="0" w:firstLine="0"/>
              <w:jc w:val="center"/>
              <w:rPr>
                <w:ins w:id="1404" w:author="Gavin Ma (马国臣)-人工智能研究院" w:date="2026-04-27T20:23:00Z"/>
                <w:sz w:val="18"/>
                <w:rPrChange w:id="1405" w:author="Gavin Ma (马国臣)-人工智能研究院" w:date="2026-04-27T20:25:00Z">
                  <w:rPr>
                    <w:ins w:id="1406" w:author="Gavin Ma (马国臣)-人工智能研究院" w:date="2026-04-27T20:23:00Z"/>
                  </w:rPr>
                </w:rPrChange>
              </w:rPr>
              <w:pPrChange w:id="1407" w:author="Gavin Ma (马国臣)-人工智能研究院" w:date="2026-04-27T20:25:00Z">
                <w:pPr/>
              </w:pPrChange>
            </w:pPr>
            <w:ins w:id="1408" w:author="Gavin Ma (马国臣)-人工智能研究院" w:date="2026-04-27T20:23:00Z">
              <w:r w:rsidRPr="003406B7">
                <w:rPr>
                  <w:sz w:val="18"/>
                  <w:rPrChange w:id="1409" w:author="Gavin Ma (马国臣)-人工智能研究院" w:date="2026-04-27T20:25:00Z">
                    <w:rPr/>
                  </w:rPrChange>
                </w:rPr>
                <w:t>0.999961</w:t>
              </w:r>
            </w:ins>
          </w:p>
        </w:tc>
        <w:tc>
          <w:tcPr>
            <w:tcW w:w="0" w:type="auto"/>
            <w:tcPrChange w:id="1410" w:author="Gavin Ma (马国臣)-人工智能研究院" w:date="2026-04-27T20:24:00Z">
              <w:tcPr>
                <w:tcW w:w="441" w:type="pct"/>
              </w:tcPr>
            </w:tcPrChange>
          </w:tcPr>
          <w:p w14:paraId="2EA294A9" w14:textId="77777777" w:rsidR="004B6EB0" w:rsidRPr="003406B7" w:rsidRDefault="004B6EB0">
            <w:pPr>
              <w:pStyle w:val="a5"/>
              <w:ind w:firstLineChars="0" w:firstLine="0"/>
              <w:jc w:val="center"/>
              <w:rPr>
                <w:ins w:id="1411" w:author="Gavin Ma (马国臣)-人工智能研究院" w:date="2026-04-27T20:23:00Z"/>
                <w:sz w:val="18"/>
                <w:rPrChange w:id="1412" w:author="Gavin Ma (马国臣)-人工智能研究院" w:date="2026-04-27T20:25:00Z">
                  <w:rPr>
                    <w:ins w:id="1413" w:author="Gavin Ma (马国臣)-人工智能研究院" w:date="2026-04-27T20:23:00Z"/>
                  </w:rPr>
                </w:rPrChange>
              </w:rPr>
              <w:pPrChange w:id="1414" w:author="Gavin Ma (马国臣)-人工智能研究院" w:date="2026-04-27T20:25:00Z">
                <w:pPr/>
              </w:pPrChange>
            </w:pPr>
            <w:ins w:id="1415" w:author="Gavin Ma (马国臣)-人工智能研究院" w:date="2026-04-27T20:23:00Z">
              <w:r w:rsidRPr="003406B7">
                <w:rPr>
                  <w:sz w:val="18"/>
                  <w:rPrChange w:id="1416" w:author="Gavin Ma (马国臣)-人工智能研究院" w:date="2026-04-27T20:25:00Z">
                    <w:rPr/>
                  </w:rPrChange>
                </w:rPr>
                <w:t>/</w:t>
              </w:r>
            </w:ins>
          </w:p>
        </w:tc>
        <w:tc>
          <w:tcPr>
            <w:tcW w:w="0" w:type="auto"/>
            <w:tcPrChange w:id="1417" w:author="Gavin Ma (马国臣)-人工智能研究院" w:date="2026-04-27T20:24:00Z">
              <w:tcPr>
                <w:tcW w:w="463" w:type="pct"/>
              </w:tcPr>
            </w:tcPrChange>
          </w:tcPr>
          <w:p w14:paraId="2E2DF608" w14:textId="77777777" w:rsidR="004B6EB0" w:rsidRPr="003406B7" w:rsidRDefault="004B6EB0">
            <w:pPr>
              <w:pStyle w:val="a5"/>
              <w:ind w:firstLineChars="0" w:firstLine="0"/>
              <w:jc w:val="center"/>
              <w:rPr>
                <w:ins w:id="1418" w:author="Gavin Ma (马国臣)-人工智能研究院" w:date="2026-04-27T20:23:00Z"/>
                <w:sz w:val="18"/>
                <w:rPrChange w:id="1419" w:author="Gavin Ma (马国臣)-人工智能研究院" w:date="2026-04-27T20:25:00Z">
                  <w:rPr>
                    <w:ins w:id="1420" w:author="Gavin Ma (马国臣)-人工智能研究院" w:date="2026-04-27T20:23:00Z"/>
                  </w:rPr>
                </w:rPrChange>
              </w:rPr>
              <w:pPrChange w:id="1421" w:author="Gavin Ma (马国臣)-人工智能研究院" w:date="2026-04-27T20:25:00Z">
                <w:pPr/>
              </w:pPrChange>
            </w:pPr>
            <w:ins w:id="1422" w:author="Gavin Ma (马国臣)-人工智能研究院" w:date="2026-04-27T20:23:00Z">
              <w:r w:rsidRPr="003406B7">
                <w:rPr>
                  <w:sz w:val="18"/>
                  <w:rPrChange w:id="1423" w:author="Gavin Ma (马国臣)-人工智能研究院" w:date="2026-04-27T20:25:00Z">
                    <w:rPr/>
                  </w:rPrChange>
                </w:rPr>
                <w:t>0.975798</w:t>
              </w:r>
            </w:ins>
          </w:p>
        </w:tc>
      </w:tr>
      <w:tr w:rsidR="004B6EB0" w14:paraId="776BBCBE" w14:textId="77777777" w:rsidTr="004B6EB0">
        <w:trPr>
          <w:ins w:id="1424" w:author="Gavin Ma (马国臣)-人工智能研究院" w:date="2026-04-27T20:23:00Z"/>
        </w:trPr>
        <w:tc>
          <w:tcPr>
            <w:tcW w:w="0" w:type="auto"/>
            <w:vMerge w:val="restart"/>
            <w:tcPrChange w:id="1425" w:author="Gavin Ma (马国臣)-人工智能研究院" w:date="2026-04-27T20:24:00Z">
              <w:tcPr>
                <w:tcW w:w="297" w:type="pct"/>
                <w:vMerge w:val="restart"/>
              </w:tcPr>
            </w:tcPrChange>
          </w:tcPr>
          <w:p w14:paraId="3C5EB9FC" w14:textId="77777777" w:rsidR="004B6EB0" w:rsidRPr="003406B7" w:rsidRDefault="004B6EB0">
            <w:pPr>
              <w:pStyle w:val="a5"/>
              <w:ind w:firstLineChars="0" w:firstLine="0"/>
              <w:jc w:val="center"/>
              <w:rPr>
                <w:ins w:id="1426" w:author="Gavin Ma (马国臣)-人工智能研究院" w:date="2026-04-27T20:23:00Z"/>
                <w:sz w:val="18"/>
                <w:rPrChange w:id="1427" w:author="Gavin Ma (马国臣)-人工智能研究院" w:date="2026-04-27T20:25:00Z">
                  <w:rPr>
                    <w:ins w:id="1428" w:author="Gavin Ma (马国臣)-人工智能研究院" w:date="2026-04-27T20:23:00Z"/>
                  </w:rPr>
                </w:rPrChange>
              </w:rPr>
              <w:pPrChange w:id="1429" w:author="Gavin Ma (马国臣)-人工智能研究院" w:date="2026-04-27T20:25:00Z">
                <w:pPr/>
              </w:pPrChange>
            </w:pPr>
            <w:ins w:id="1430" w:author="Gavin Ma (马国臣)-人工智能研究院" w:date="2026-04-27T20:23:00Z">
              <w:r w:rsidRPr="003406B7">
                <w:rPr>
                  <w:sz w:val="18"/>
                  <w:rPrChange w:id="1431" w:author="Gavin Ma (马国臣)-人工智能研究院" w:date="2026-04-27T20:25:00Z">
                    <w:rPr/>
                  </w:rPrChange>
                </w:rPr>
                <w:t>Case 2</w:t>
              </w:r>
            </w:ins>
          </w:p>
        </w:tc>
        <w:tc>
          <w:tcPr>
            <w:tcW w:w="0" w:type="auto"/>
            <w:tcPrChange w:id="1432" w:author="Gavin Ma (马国臣)-人工智能研究院" w:date="2026-04-27T20:24:00Z">
              <w:tcPr>
                <w:tcW w:w="272" w:type="pct"/>
                <w:gridSpan w:val="2"/>
              </w:tcPr>
            </w:tcPrChange>
          </w:tcPr>
          <w:p w14:paraId="1911DEC0" w14:textId="77777777" w:rsidR="004B6EB0" w:rsidRPr="003406B7" w:rsidRDefault="004B6EB0">
            <w:pPr>
              <w:pStyle w:val="a5"/>
              <w:ind w:firstLineChars="0" w:firstLine="0"/>
              <w:jc w:val="center"/>
              <w:rPr>
                <w:ins w:id="1433" w:author="Gavin Ma (马国臣)-人工智能研究院" w:date="2026-04-27T20:23:00Z"/>
                <w:sz w:val="18"/>
                <w:rPrChange w:id="1434" w:author="Gavin Ma (马国臣)-人工智能研究院" w:date="2026-04-27T20:25:00Z">
                  <w:rPr>
                    <w:ins w:id="1435" w:author="Gavin Ma (马国臣)-人工智能研究院" w:date="2026-04-27T20:23:00Z"/>
                  </w:rPr>
                </w:rPrChange>
              </w:rPr>
              <w:pPrChange w:id="1436" w:author="Gavin Ma (马国臣)-人工智能研究院" w:date="2026-04-27T20:25:00Z">
                <w:pPr/>
              </w:pPrChange>
            </w:pPr>
            <w:ins w:id="1437" w:author="Gavin Ma (马国臣)-人工智能研究院" w:date="2026-04-27T20:23:00Z">
              <w:r w:rsidRPr="003406B7">
                <w:rPr>
                  <w:sz w:val="18"/>
                  <w:rPrChange w:id="1438" w:author="Gavin Ma (马国臣)-人工智能研究院" w:date="2026-04-27T20:25:00Z">
                    <w:rPr/>
                  </w:rPrChange>
                </w:rPr>
                <w:t>D=0</w:t>
              </w:r>
            </w:ins>
          </w:p>
        </w:tc>
        <w:tc>
          <w:tcPr>
            <w:tcW w:w="0" w:type="auto"/>
            <w:tcPrChange w:id="1439" w:author="Gavin Ma (马国臣)-人工智能研究院" w:date="2026-04-27T20:24:00Z">
              <w:tcPr>
                <w:tcW w:w="333" w:type="pct"/>
              </w:tcPr>
            </w:tcPrChange>
          </w:tcPr>
          <w:p w14:paraId="5D9B3C4C" w14:textId="77777777" w:rsidR="004B6EB0" w:rsidRPr="003406B7" w:rsidRDefault="004B6EB0">
            <w:pPr>
              <w:pStyle w:val="a5"/>
              <w:ind w:firstLineChars="0" w:firstLine="0"/>
              <w:jc w:val="center"/>
              <w:rPr>
                <w:ins w:id="1440" w:author="Gavin Ma (马国臣)-人工智能研究院" w:date="2026-04-27T20:23:00Z"/>
                <w:sz w:val="18"/>
                <w:rPrChange w:id="1441" w:author="Gavin Ma (马国臣)-人工智能研究院" w:date="2026-04-27T20:25:00Z">
                  <w:rPr>
                    <w:ins w:id="1442" w:author="Gavin Ma (马国臣)-人工智能研究院" w:date="2026-04-27T20:23:00Z"/>
                  </w:rPr>
                </w:rPrChange>
              </w:rPr>
              <w:pPrChange w:id="1443" w:author="Gavin Ma (马国臣)-人工智能研究院" w:date="2026-04-27T20:25:00Z">
                <w:pPr/>
              </w:pPrChange>
            </w:pPr>
            <w:ins w:id="1444" w:author="Gavin Ma (马国臣)-人工智能研究院" w:date="2026-04-27T20:23:00Z">
              <w:r w:rsidRPr="003406B7">
                <w:rPr>
                  <w:sz w:val="18"/>
                  <w:rPrChange w:id="1445" w:author="Gavin Ma (马国臣)-人工智能研究院" w:date="2026-04-27T20:25:00Z">
                    <w:rPr/>
                  </w:rPrChange>
                </w:rPr>
                <w:t>/</w:t>
              </w:r>
            </w:ins>
          </w:p>
        </w:tc>
        <w:tc>
          <w:tcPr>
            <w:tcW w:w="0" w:type="auto"/>
            <w:tcPrChange w:id="1446" w:author="Gavin Ma (马国臣)-人工智能研究院" w:date="2026-04-27T20:24:00Z">
              <w:tcPr>
                <w:tcW w:w="485" w:type="pct"/>
              </w:tcPr>
            </w:tcPrChange>
          </w:tcPr>
          <w:p w14:paraId="27651391" w14:textId="77777777" w:rsidR="004B6EB0" w:rsidRPr="003406B7" w:rsidRDefault="004B6EB0">
            <w:pPr>
              <w:pStyle w:val="a5"/>
              <w:ind w:firstLineChars="0" w:firstLine="0"/>
              <w:jc w:val="center"/>
              <w:rPr>
                <w:ins w:id="1447" w:author="Gavin Ma (马国臣)-人工智能研究院" w:date="2026-04-27T20:23:00Z"/>
                <w:sz w:val="18"/>
                <w:rPrChange w:id="1448" w:author="Gavin Ma (马国臣)-人工智能研究院" w:date="2026-04-27T20:25:00Z">
                  <w:rPr>
                    <w:ins w:id="1449" w:author="Gavin Ma (马国臣)-人工智能研究院" w:date="2026-04-27T20:23:00Z"/>
                  </w:rPr>
                </w:rPrChange>
              </w:rPr>
              <w:pPrChange w:id="1450" w:author="Gavin Ma (马国臣)-人工智能研究院" w:date="2026-04-27T20:25:00Z">
                <w:pPr/>
              </w:pPrChange>
            </w:pPr>
            <w:ins w:id="1451" w:author="Gavin Ma (马国臣)-人工智能研究院" w:date="2026-04-27T20:23:00Z">
              <w:r w:rsidRPr="003406B7">
                <w:rPr>
                  <w:sz w:val="18"/>
                  <w:rPrChange w:id="1452" w:author="Gavin Ma (马国臣)-人工智能研究院" w:date="2026-04-27T20:25:00Z">
                    <w:rPr/>
                  </w:rPrChange>
                </w:rPr>
                <w:t>/</w:t>
              </w:r>
            </w:ins>
          </w:p>
        </w:tc>
        <w:tc>
          <w:tcPr>
            <w:tcW w:w="0" w:type="auto"/>
            <w:tcPrChange w:id="1453" w:author="Gavin Ma (马国臣)-人工智能研究院" w:date="2026-04-27T20:24:00Z">
              <w:tcPr>
                <w:tcW w:w="441" w:type="pct"/>
              </w:tcPr>
            </w:tcPrChange>
          </w:tcPr>
          <w:p w14:paraId="6BAC60FD" w14:textId="77777777" w:rsidR="004B6EB0" w:rsidRPr="003406B7" w:rsidRDefault="004B6EB0">
            <w:pPr>
              <w:pStyle w:val="a5"/>
              <w:ind w:firstLineChars="0" w:firstLine="0"/>
              <w:jc w:val="center"/>
              <w:rPr>
                <w:ins w:id="1454" w:author="Gavin Ma (马国臣)-人工智能研究院" w:date="2026-04-27T20:23:00Z"/>
                <w:sz w:val="18"/>
                <w:rPrChange w:id="1455" w:author="Gavin Ma (马国臣)-人工智能研究院" w:date="2026-04-27T20:25:00Z">
                  <w:rPr>
                    <w:ins w:id="1456" w:author="Gavin Ma (马国臣)-人工智能研究院" w:date="2026-04-27T20:23:00Z"/>
                  </w:rPr>
                </w:rPrChange>
              </w:rPr>
              <w:pPrChange w:id="1457" w:author="Gavin Ma (马国臣)-人工智能研究院" w:date="2026-04-27T20:25:00Z">
                <w:pPr/>
              </w:pPrChange>
            </w:pPr>
            <w:ins w:id="1458" w:author="Gavin Ma (马国臣)-人工智能研究院" w:date="2026-04-27T20:23:00Z">
              <w:r w:rsidRPr="003406B7">
                <w:rPr>
                  <w:sz w:val="18"/>
                  <w:rPrChange w:id="1459" w:author="Gavin Ma (马国臣)-人工智能研究院" w:date="2026-04-27T20:25:00Z">
                    <w:rPr/>
                  </w:rPrChange>
                </w:rPr>
                <w:t>8294311</w:t>
              </w:r>
            </w:ins>
          </w:p>
        </w:tc>
        <w:tc>
          <w:tcPr>
            <w:tcW w:w="0" w:type="auto"/>
            <w:tcPrChange w:id="1460" w:author="Gavin Ma (马国臣)-人工智能研究院" w:date="2026-04-27T20:24:00Z">
              <w:tcPr>
                <w:tcW w:w="463" w:type="pct"/>
              </w:tcPr>
            </w:tcPrChange>
          </w:tcPr>
          <w:p w14:paraId="4F11B668" w14:textId="77777777" w:rsidR="004B6EB0" w:rsidRPr="003406B7" w:rsidRDefault="004B6EB0">
            <w:pPr>
              <w:pStyle w:val="a5"/>
              <w:ind w:firstLineChars="0" w:firstLine="0"/>
              <w:jc w:val="center"/>
              <w:rPr>
                <w:ins w:id="1461" w:author="Gavin Ma (马国臣)-人工智能研究院" w:date="2026-04-27T20:23:00Z"/>
                <w:sz w:val="18"/>
                <w:rPrChange w:id="1462" w:author="Gavin Ma (马国臣)-人工智能研究院" w:date="2026-04-27T20:25:00Z">
                  <w:rPr>
                    <w:ins w:id="1463" w:author="Gavin Ma (马国臣)-人工智能研究院" w:date="2026-04-27T20:23:00Z"/>
                  </w:rPr>
                </w:rPrChange>
              </w:rPr>
              <w:pPrChange w:id="1464" w:author="Gavin Ma (马国臣)-人工智能研究院" w:date="2026-04-27T20:25:00Z">
                <w:pPr/>
              </w:pPrChange>
            </w:pPr>
            <w:ins w:id="1465" w:author="Gavin Ma (马国臣)-人工智能研究院" w:date="2026-04-27T20:23:00Z">
              <w:r w:rsidRPr="003406B7">
                <w:rPr>
                  <w:sz w:val="18"/>
                  <w:rPrChange w:id="1466" w:author="Gavin Ma (马国臣)-人工智能研究院" w:date="2026-04-27T20:25:00Z">
                    <w:rPr/>
                  </w:rPrChange>
                </w:rPr>
                <w:t>0.829431</w:t>
              </w:r>
            </w:ins>
          </w:p>
        </w:tc>
        <w:tc>
          <w:tcPr>
            <w:tcW w:w="0" w:type="auto"/>
            <w:tcPrChange w:id="1467" w:author="Gavin Ma (马国臣)-人工智能研究院" w:date="2026-04-27T20:24:00Z">
              <w:tcPr>
                <w:tcW w:w="441" w:type="pct"/>
              </w:tcPr>
            </w:tcPrChange>
          </w:tcPr>
          <w:p w14:paraId="758F8E37" w14:textId="77777777" w:rsidR="004B6EB0" w:rsidRPr="003406B7" w:rsidRDefault="004B6EB0">
            <w:pPr>
              <w:pStyle w:val="a5"/>
              <w:ind w:firstLineChars="0" w:firstLine="0"/>
              <w:jc w:val="center"/>
              <w:rPr>
                <w:ins w:id="1468" w:author="Gavin Ma (马国臣)-人工智能研究院" w:date="2026-04-27T20:23:00Z"/>
                <w:sz w:val="18"/>
                <w:rPrChange w:id="1469" w:author="Gavin Ma (马国臣)-人工智能研究院" w:date="2026-04-27T20:25:00Z">
                  <w:rPr>
                    <w:ins w:id="1470" w:author="Gavin Ma (马国臣)-人工智能研究院" w:date="2026-04-27T20:23:00Z"/>
                  </w:rPr>
                </w:rPrChange>
              </w:rPr>
              <w:pPrChange w:id="1471" w:author="Gavin Ma (马国臣)-人工智能研究院" w:date="2026-04-27T20:25:00Z">
                <w:pPr/>
              </w:pPrChange>
            </w:pPr>
            <w:ins w:id="1472" w:author="Gavin Ma (马国臣)-人工智能研究院" w:date="2026-04-27T20:23:00Z">
              <w:r w:rsidRPr="003406B7">
                <w:rPr>
                  <w:sz w:val="18"/>
                  <w:rPrChange w:id="1473" w:author="Gavin Ma (马国臣)-人工智能研究院" w:date="2026-04-27T20:25:00Z">
                    <w:rPr/>
                  </w:rPrChange>
                </w:rPr>
                <w:t>1705689</w:t>
              </w:r>
            </w:ins>
          </w:p>
        </w:tc>
        <w:tc>
          <w:tcPr>
            <w:tcW w:w="0" w:type="auto"/>
            <w:tcPrChange w:id="1474" w:author="Gavin Ma (马国臣)-人工智能研究院" w:date="2026-04-27T20:24:00Z">
              <w:tcPr>
                <w:tcW w:w="463" w:type="pct"/>
              </w:tcPr>
            </w:tcPrChange>
          </w:tcPr>
          <w:p w14:paraId="1F4FDD67" w14:textId="77777777" w:rsidR="004B6EB0" w:rsidRPr="003406B7" w:rsidRDefault="004B6EB0">
            <w:pPr>
              <w:pStyle w:val="a5"/>
              <w:ind w:firstLineChars="0" w:firstLine="0"/>
              <w:jc w:val="center"/>
              <w:rPr>
                <w:ins w:id="1475" w:author="Gavin Ma (马国臣)-人工智能研究院" w:date="2026-04-27T20:23:00Z"/>
                <w:sz w:val="18"/>
                <w:rPrChange w:id="1476" w:author="Gavin Ma (马国臣)-人工智能研究院" w:date="2026-04-27T20:25:00Z">
                  <w:rPr>
                    <w:ins w:id="1477" w:author="Gavin Ma (马国臣)-人工智能研究院" w:date="2026-04-27T20:23:00Z"/>
                  </w:rPr>
                </w:rPrChange>
              </w:rPr>
              <w:pPrChange w:id="1478" w:author="Gavin Ma (马国臣)-人工智能研究院" w:date="2026-04-27T20:25:00Z">
                <w:pPr/>
              </w:pPrChange>
            </w:pPr>
            <w:ins w:id="1479" w:author="Gavin Ma (马国臣)-人工智能研究院" w:date="2026-04-27T20:23:00Z">
              <w:r w:rsidRPr="003406B7">
                <w:rPr>
                  <w:sz w:val="18"/>
                  <w:rPrChange w:id="1480" w:author="Gavin Ma (马国臣)-人工智能研究院" w:date="2026-04-27T20:25:00Z">
                    <w:rPr/>
                  </w:rPrChange>
                </w:rPr>
                <w:t>0.999999</w:t>
              </w:r>
            </w:ins>
          </w:p>
        </w:tc>
        <w:tc>
          <w:tcPr>
            <w:tcW w:w="0" w:type="auto"/>
            <w:tcPrChange w:id="1481" w:author="Gavin Ma (马国臣)-人工智能研究院" w:date="2026-04-27T20:24:00Z">
              <w:tcPr>
                <w:tcW w:w="441" w:type="pct"/>
              </w:tcPr>
            </w:tcPrChange>
          </w:tcPr>
          <w:p w14:paraId="55ED70FD" w14:textId="77777777" w:rsidR="004B6EB0" w:rsidRPr="003406B7" w:rsidRDefault="004B6EB0">
            <w:pPr>
              <w:pStyle w:val="a5"/>
              <w:ind w:firstLineChars="0" w:firstLine="0"/>
              <w:jc w:val="center"/>
              <w:rPr>
                <w:ins w:id="1482" w:author="Gavin Ma (马国臣)-人工智能研究院" w:date="2026-04-27T20:23:00Z"/>
                <w:sz w:val="18"/>
                <w:rPrChange w:id="1483" w:author="Gavin Ma (马国臣)-人工智能研究院" w:date="2026-04-27T20:25:00Z">
                  <w:rPr>
                    <w:ins w:id="1484" w:author="Gavin Ma (马国臣)-人工智能研究院" w:date="2026-04-27T20:23:00Z"/>
                  </w:rPr>
                </w:rPrChange>
              </w:rPr>
              <w:pPrChange w:id="1485" w:author="Gavin Ma (马国臣)-人工智能研究院" w:date="2026-04-27T20:25:00Z">
                <w:pPr/>
              </w:pPrChange>
            </w:pPr>
          </w:p>
        </w:tc>
        <w:tc>
          <w:tcPr>
            <w:tcW w:w="0" w:type="auto"/>
            <w:tcPrChange w:id="1486" w:author="Gavin Ma (马国臣)-人工智能研究院" w:date="2026-04-27T20:24:00Z">
              <w:tcPr>
                <w:tcW w:w="463" w:type="pct"/>
              </w:tcPr>
            </w:tcPrChange>
          </w:tcPr>
          <w:p w14:paraId="11147913" w14:textId="77777777" w:rsidR="004B6EB0" w:rsidRPr="003406B7" w:rsidRDefault="004B6EB0">
            <w:pPr>
              <w:pStyle w:val="a5"/>
              <w:ind w:firstLineChars="0" w:firstLine="0"/>
              <w:jc w:val="center"/>
              <w:rPr>
                <w:ins w:id="1487" w:author="Gavin Ma (马国臣)-人工智能研究院" w:date="2026-04-27T20:23:00Z"/>
                <w:sz w:val="18"/>
                <w:rPrChange w:id="1488" w:author="Gavin Ma (马国臣)-人工智能研究院" w:date="2026-04-27T20:25:00Z">
                  <w:rPr>
                    <w:ins w:id="1489" w:author="Gavin Ma (马国臣)-人工智能研究院" w:date="2026-04-27T20:23:00Z"/>
                  </w:rPr>
                </w:rPrChange>
              </w:rPr>
              <w:pPrChange w:id="1490" w:author="Gavin Ma (马国臣)-人工智能研究院" w:date="2026-04-27T20:25:00Z">
                <w:pPr/>
              </w:pPrChange>
            </w:pPr>
            <w:ins w:id="1491" w:author="Gavin Ma (马国臣)-人工智能研究院" w:date="2026-04-27T20:23:00Z">
              <w:r w:rsidRPr="003406B7">
                <w:rPr>
                  <w:sz w:val="18"/>
                  <w:rPrChange w:id="1492" w:author="Gavin Ma (马国臣)-人工智能研究院" w:date="2026-04-27T20:25:00Z">
                    <w:rPr/>
                  </w:rPrChange>
                </w:rPr>
                <w:t>0.999999</w:t>
              </w:r>
            </w:ins>
          </w:p>
        </w:tc>
        <w:tc>
          <w:tcPr>
            <w:tcW w:w="0" w:type="auto"/>
            <w:tcPrChange w:id="1493" w:author="Gavin Ma (马国臣)-人工智能研究院" w:date="2026-04-27T20:24:00Z">
              <w:tcPr>
                <w:tcW w:w="441" w:type="pct"/>
              </w:tcPr>
            </w:tcPrChange>
          </w:tcPr>
          <w:p w14:paraId="5975753D" w14:textId="77777777" w:rsidR="004B6EB0" w:rsidRPr="003406B7" w:rsidRDefault="004B6EB0">
            <w:pPr>
              <w:pStyle w:val="a5"/>
              <w:ind w:firstLineChars="0" w:firstLine="0"/>
              <w:jc w:val="center"/>
              <w:rPr>
                <w:ins w:id="1494" w:author="Gavin Ma (马国臣)-人工智能研究院" w:date="2026-04-27T20:23:00Z"/>
                <w:sz w:val="18"/>
                <w:rPrChange w:id="1495" w:author="Gavin Ma (马国臣)-人工智能研究院" w:date="2026-04-27T20:25:00Z">
                  <w:rPr>
                    <w:ins w:id="1496" w:author="Gavin Ma (马国臣)-人工智能研究院" w:date="2026-04-27T20:23:00Z"/>
                  </w:rPr>
                </w:rPrChange>
              </w:rPr>
              <w:pPrChange w:id="1497" w:author="Gavin Ma (马国臣)-人工智能研究院" w:date="2026-04-27T20:25:00Z">
                <w:pPr/>
              </w:pPrChange>
            </w:pPr>
          </w:p>
        </w:tc>
        <w:tc>
          <w:tcPr>
            <w:tcW w:w="0" w:type="auto"/>
            <w:tcPrChange w:id="1498" w:author="Gavin Ma (马国臣)-人工智能研究院" w:date="2026-04-27T20:24:00Z">
              <w:tcPr>
                <w:tcW w:w="463" w:type="pct"/>
              </w:tcPr>
            </w:tcPrChange>
          </w:tcPr>
          <w:p w14:paraId="0A1F8CDD" w14:textId="77777777" w:rsidR="004B6EB0" w:rsidRPr="003406B7" w:rsidRDefault="004B6EB0">
            <w:pPr>
              <w:pStyle w:val="a5"/>
              <w:ind w:firstLineChars="0" w:firstLine="0"/>
              <w:jc w:val="center"/>
              <w:rPr>
                <w:ins w:id="1499" w:author="Gavin Ma (马国臣)-人工智能研究院" w:date="2026-04-27T20:23:00Z"/>
                <w:sz w:val="18"/>
                <w:rPrChange w:id="1500" w:author="Gavin Ma (马国臣)-人工智能研究院" w:date="2026-04-27T20:25:00Z">
                  <w:rPr>
                    <w:ins w:id="1501" w:author="Gavin Ma (马国臣)-人工智能研究院" w:date="2026-04-27T20:23:00Z"/>
                  </w:rPr>
                </w:rPrChange>
              </w:rPr>
              <w:pPrChange w:id="1502" w:author="Gavin Ma (马国臣)-人工智能研究院" w:date="2026-04-27T20:25:00Z">
                <w:pPr/>
              </w:pPrChange>
            </w:pPr>
            <w:ins w:id="1503" w:author="Gavin Ma (马国臣)-人工智能研究院" w:date="2026-04-27T20:23:00Z">
              <w:r w:rsidRPr="003406B7">
                <w:rPr>
                  <w:sz w:val="18"/>
                  <w:rPrChange w:id="1504" w:author="Gavin Ma (马国臣)-人工智能研究院" w:date="2026-04-27T20:25:00Z">
                    <w:rPr/>
                  </w:rPrChange>
                </w:rPr>
                <w:t>0.993474</w:t>
              </w:r>
            </w:ins>
          </w:p>
        </w:tc>
      </w:tr>
      <w:tr w:rsidR="004B6EB0" w14:paraId="416E2FE7" w14:textId="77777777" w:rsidTr="004B6EB0">
        <w:trPr>
          <w:ins w:id="1505" w:author="Gavin Ma (马国臣)-人工智能研究院" w:date="2026-04-27T20:23:00Z"/>
        </w:trPr>
        <w:tc>
          <w:tcPr>
            <w:tcW w:w="0" w:type="auto"/>
            <w:vMerge/>
            <w:tcPrChange w:id="1506" w:author="Gavin Ma (马国臣)-人工智能研究院" w:date="2026-04-27T20:24:00Z">
              <w:tcPr>
                <w:tcW w:w="297" w:type="pct"/>
                <w:vMerge/>
              </w:tcPr>
            </w:tcPrChange>
          </w:tcPr>
          <w:p w14:paraId="7B34C9A5" w14:textId="77777777" w:rsidR="004B6EB0" w:rsidRPr="003406B7" w:rsidRDefault="004B6EB0">
            <w:pPr>
              <w:pStyle w:val="a5"/>
              <w:ind w:firstLineChars="0" w:firstLine="0"/>
              <w:jc w:val="center"/>
              <w:rPr>
                <w:ins w:id="1507" w:author="Gavin Ma (马国臣)-人工智能研究院" w:date="2026-04-27T20:23:00Z"/>
                <w:sz w:val="18"/>
                <w:rPrChange w:id="1508" w:author="Gavin Ma (马国臣)-人工智能研究院" w:date="2026-04-27T20:25:00Z">
                  <w:rPr>
                    <w:ins w:id="1509" w:author="Gavin Ma (马国臣)-人工智能研究院" w:date="2026-04-27T20:23:00Z"/>
                  </w:rPr>
                </w:rPrChange>
              </w:rPr>
              <w:pPrChange w:id="1510" w:author="Gavin Ma (马国臣)-人工智能研究院" w:date="2026-04-27T20:25:00Z">
                <w:pPr/>
              </w:pPrChange>
            </w:pPr>
          </w:p>
        </w:tc>
        <w:tc>
          <w:tcPr>
            <w:tcW w:w="0" w:type="auto"/>
            <w:tcPrChange w:id="1511" w:author="Gavin Ma (马国臣)-人工智能研究院" w:date="2026-04-27T20:24:00Z">
              <w:tcPr>
                <w:tcW w:w="272" w:type="pct"/>
                <w:gridSpan w:val="2"/>
              </w:tcPr>
            </w:tcPrChange>
          </w:tcPr>
          <w:p w14:paraId="3328AC43" w14:textId="77777777" w:rsidR="004B6EB0" w:rsidRPr="003406B7" w:rsidRDefault="004B6EB0">
            <w:pPr>
              <w:pStyle w:val="a5"/>
              <w:ind w:firstLineChars="0" w:firstLine="0"/>
              <w:jc w:val="center"/>
              <w:rPr>
                <w:ins w:id="1512" w:author="Gavin Ma (马国臣)-人工智能研究院" w:date="2026-04-27T20:23:00Z"/>
                <w:sz w:val="18"/>
                <w:rPrChange w:id="1513" w:author="Gavin Ma (马国臣)-人工智能研究院" w:date="2026-04-27T20:25:00Z">
                  <w:rPr>
                    <w:ins w:id="1514" w:author="Gavin Ma (马国臣)-人工智能研究院" w:date="2026-04-27T20:23:00Z"/>
                  </w:rPr>
                </w:rPrChange>
              </w:rPr>
              <w:pPrChange w:id="1515" w:author="Gavin Ma (马国臣)-人工智能研究院" w:date="2026-04-27T20:25:00Z">
                <w:pPr/>
              </w:pPrChange>
            </w:pPr>
            <w:ins w:id="1516" w:author="Gavin Ma (马国臣)-人工智能研究院" w:date="2026-04-27T20:23:00Z">
              <w:r w:rsidRPr="003406B7">
                <w:rPr>
                  <w:sz w:val="18"/>
                  <w:rPrChange w:id="1517" w:author="Gavin Ma (马国臣)-人工智能研究院" w:date="2026-04-27T20:25:00Z">
                    <w:rPr/>
                  </w:rPrChange>
                </w:rPr>
                <w:t>D=8</w:t>
              </w:r>
            </w:ins>
          </w:p>
        </w:tc>
        <w:tc>
          <w:tcPr>
            <w:tcW w:w="0" w:type="auto"/>
            <w:tcPrChange w:id="1518" w:author="Gavin Ma (马国臣)-人工智能研究院" w:date="2026-04-27T20:24:00Z">
              <w:tcPr>
                <w:tcW w:w="333" w:type="pct"/>
              </w:tcPr>
            </w:tcPrChange>
          </w:tcPr>
          <w:p w14:paraId="3A6560C7" w14:textId="77777777" w:rsidR="004B6EB0" w:rsidRPr="003406B7" w:rsidRDefault="004B6EB0">
            <w:pPr>
              <w:pStyle w:val="a5"/>
              <w:ind w:firstLineChars="0" w:firstLine="0"/>
              <w:jc w:val="center"/>
              <w:rPr>
                <w:ins w:id="1519" w:author="Gavin Ma (马国臣)-人工智能研究院" w:date="2026-04-27T20:23:00Z"/>
                <w:sz w:val="18"/>
                <w:rPrChange w:id="1520" w:author="Gavin Ma (马国臣)-人工智能研究院" w:date="2026-04-27T20:25:00Z">
                  <w:rPr>
                    <w:ins w:id="1521" w:author="Gavin Ma (马国臣)-人工智能研究院" w:date="2026-04-27T20:23:00Z"/>
                  </w:rPr>
                </w:rPrChange>
              </w:rPr>
              <w:pPrChange w:id="1522" w:author="Gavin Ma (马国臣)-人工智能研究院" w:date="2026-04-27T20:25:00Z">
                <w:pPr/>
              </w:pPrChange>
            </w:pPr>
            <w:ins w:id="1523" w:author="Gavin Ma (马国臣)-人工智能研究院" w:date="2026-04-27T20:23:00Z">
              <w:r w:rsidRPr="003406B7">
                <w:rPr>
                  <w:sz w:val="18"/>
                  <w:rPrChange w:id="1524" w:author="Gavin Ma (马国臣)-人工智能研究院" w:date="2026-04-27T20:25:00Z">
                    <w:rPr/>
                  </w:rPrChange>
                </w:rPr>
                <w:t>/</w:t>
              </w:r>
            </w:ins>
          </w:p>
        </w:tc>
        <w:tc>
          <w:tcPr>
            <w:tcW w:w="0" w:type="auto"/>
            <w:tcPrChange w:id="1525" w:author="Gavin Ma (马国臣)-人工智能研究院" w:date="2026-04-27T20:24:00Z">
              <w:tcPr>
                <w:tcW w:w="485" w:type="pct"/>
              </w:tcPr>
            </w:tcPrChange>
          </w:tcPr>
          <w:p w14:paraId="5E3E9559" w14:textId="77777777" w:rsidR="004B6EB0" w:rsidRPr="003406B7" w:rsidRDefault="004B6EB0">
            <w:pPr>
              <w:pStyle w:val="a5"/>
              <w:ind w:firstLineChars="0" w:firstLine="0"/>
              <w:jc w:val="center"/>
              <w:rPr>
                <w:ins w:id="1526" w:author="Gavin Ma (马国臣)-人工智能研究院" w:date="2026-04-27T20:23:00Z"/>
                <w:sz w:val="18"/>
                <w:rPrChange w:id="1527" w:author="Gavin Ma (马国臣)-人工智能研究院" w:date="2026-04-27T20:25:00Z">
                  <w:rPr>
                    <w:ins w:id="1528" w:author="Gavin Ma (马国臣)-人工智能研究院" w:date="2026-04-27T20:23:00Z"/>
                  </w:rPr>
                </w:rPrChange>
              </w:rPr>
              <w:pPrChange w:id="1529" w:author="Gavin Ma (马国臣)-人工智能研究院" w:date="2026-04-27T20:25:00Z">
                <w:pPr/>
              </w:pPrChange>
            </w:pPr>
            <w:ins w:id="1530" w:author="Gavin Ma (马国臣)-人工智能研究院" w:date="2026-04-27T20:23:00Z">
              <w:r w:rsidRPr="003406B7">
                <w:rPr>
                  <w:sz w:val="18"/>
                  <w:rPrChange w:id="1531" w:author="Gavin Ma (马国臣)-人工智能研究院" w:date="2026-04-27T20:25:00Z">
                    <w:rPr/>
                  </w:rPrChange>
                </w:rPr>
                <w:t>/</w:t>
              </w:r>
            </w:ins>
          </w:p>
        </w:tc>
        <w:tc>
          <w:tcPr>
            <w:tcW w:w="0" w:type="auto"/>
            <w:tcPrChange w:id="1532" w:author="Gavin Ma (马国臣)-人工智能研究院" w:date="2026-04-27T20:24:00Z">
              <w:tcPr>
                <w:tcW w:w="441" w:type="pct"/>
              </w:tcPr>
            </w:tcPrChange>
          </w:tcPr>
          <w:p w14:paraId="21F4561E" w14:textId="77777777" w:rsidR="004B6EB0" w:rsidRPr="003406B7" w:rsidRDefault="004B6EB0">
            <w:pPr>
              <w:pStyle w:val="a5"/>
              <w:ind w:firstLineChars="0" w:firstLine="0"/>
              <w:jc w:val="center"/>
              <w:rPr>
                <w:ins w:id="1533" w:author="Gavin Ma (马国臣)-人工智能研究院" w:date="2026-04-27T20:23:00Z"/>
                <w:sz w:val="18"/>
                <w:rPrChange w:id="1534" w:author="Gavin Ma (马国臣)-人工智能研究院" w:date="2026-04-27T20:25:00Z">
                  <w:rPr>
                    <w:ins w:id="1535" w:author="Gavin Ma (马国臣)-人工智能研究院" w:date="2026-04-27T20:23:00Z"/>
                  </w:rPr>
                </w:rPrChange>
              </w:rPr>
              <w:pPrChange w:id="1536" w:author="Gavin Ma (马国臣)-人工智能研究院" w:date="2026-04-27T20:25:00Z">
                <w:pPr/>
              </w:pPrChange>
            </w:pPr>
            <w:ins w:id="1537" w:author="Gavin Ma (马国臣)-人工智能研究院" w:date="2026-04-27T20:23:00Z">
              <w:r w:rsidRPr="003406B7">
                <w:rPr>
                  <w:sz w:val="18"/>
                  <w:rPrChange w:id="1538" w:author="Gavin Ma (马国臣)-人工智能研究院" w:date="2026-04-27T20:25:00Z">
                    <w:rPr/>
                  </w:rPrChange>
                </w:rPr>
                <w:t>9546461</w:t>
              </w:r>
            </w:ins>
          </w:p>
        </w:tc>
        <w:tc>
          <w:tcPr>
            <w:tcW w:w="0" w:type="auto"/>
            <w:tcPrChange w:id="1539" w:author="Gavin Ma (马国臣)-人工智能研究院" w:date="2026-04-27T20:24:00Z">
              <w:tcPr>
                <w:tcW w:w="463" w:type="pct"/>
              </w:tcPr>
            </w:tcPrChange>
          </w:tcPr>
          <w:p w14:paraId="35988E1F" w14:textId="77777777" w:rsidR="004B6EB0" w:rsidRPr="003406B7" w:rsidRDefault="004B6EB0">
            <w:pPr>
              <w:pStyle w:val="a5"/>
              <w:ind w:firstLineChars="0" w:firstLine="0"/>
              <w:jc w:val="center"/>
              <w:rPr>
                <w:ins w:id="1540" w:author="Gavin Ma (马国臣)-人工智能研究院" w:date="2026-04-27T20:23:00Z"/>
                <w:sz w:val="18"/>
                <w:rPrChange w:id="1541" w:author="Gavin Ma (马国臣)-人工智能研究院" w:date="2026-04-27T20:25:00Z">
                  <w:rPr>
                    <w:ins w:id="1542" w:author="Gavin Ma (马国臣)-人工智能研究院" w:date="2026-04-27T20:23:00Z"/>
                  </w:rPr>
                </w:rPrChange>
              </w:rPr>
              <w:pPrChange w:id="1543" w:author="Gavin Ma (马国臣)-人工智能研究院" w:date="2026-04-27T20:25:00Z">
                <w:pPr/>
              </w:pPrChange>
            </w:pPr>
            <w:ins w:id="1544" w:author="Gavin Ma (马国臣)-人工智能研究院" w:date="2026-04-27T20:23:00Z">
              <w:r w:rsidRPr="003406B7">
                <w:rPr>
                  <w:sz w:val="18"/>
                  <w:rPrChange w:id="1545" w:author="Gavin Ma (马国臣)-人工智能研究院" w:date="2026-04-27T20:25:00Z">
                    <w:rPr/>
                  </w:rPrChange>
                </w:rPr>
                <w:t>0.954646</w:t>
              </w:r>
            </w:ins>
          </w:p>
        </w:tc>
        <w:tc>
          <w:tcPr>
            <w:tcW w:w="0" w:type="auto"/>
            <w:tcPrChange w:id="1546" w:author="Gavin Ma (马国臣)-人工智能研究院" w:date="2026-04-27T20:24:00Z">
              <w:tcPr>
                <w:tcW w:w="441" w:type="pct"/>
              </w:tcPr>
            </w:tcPrChange>
          </w:tcPr>
          <w:p w14:paraId="38911135" w14:textId="77777777" w:rsidR="004B6EB0" w:rsidRPr="003406B7" w:rsidRDefault="004B6EB0">
            <w:pPr>
              <w:pStyle w:val="a5"/>
              <w:ind w:firstLineChars="0" w:firstLine="0"/>
              <w:jc w:val="center"/>
              <w:rPr>
                <w:ins w:id="1547" w:author="Gavin Ma (马国臣)-人工智能研究院" w:date="2026-04-27T20:23:00Z"/>
                <w:sz w:val="18"/>
                <w:rPrChange w:id="1548" w:author="Gavin Ma (马国臣)-人工智能研究院" w:date="2026-04-27T20:25:00Z">
                  <w:rPr>
                    <w:ins w:id="1549" w:author="Gavin Ma (马国臣)-人工智能研究院" w:date="2026-04-27T20:23:00Z"/>
                  </w:rPr>
                </w:rPrChange>
              </w:rPr>
              <w:pPrChange w:id="1550" w:author="Gavin Ma (马国臣)-人工智能研究院" w:date="2026-04-27T20:25:00Z">
                <w:pPr/>
              </w:pPrChange>
            </w:pPr>
            <w:ins w:id="1551" w:author="Gavin Ma (马国臣)-人工智能研究院" w:date="2026-04-27T20:23:00Z">
              <w:r w:rsidRPr="003406B7">
                <w:rPr>
                  <w:sz w:val="18"/>
                  <w:rPrChange w:id="1552" w:author="Gavin Ma (马国臣)-人工智能研究院" w:date="2026-04-27T20:25:00Z">
                    <w:rPr/>
                  </w:rPrChange>
                </w:rPr>
                <w:t>453539</w:t>
              </w:r>
            </w:ins>
          </w:p>
        </w:tc>
        <w:tc>
          <w:tcPr>
            <w:tcW w:w="0" w:type="auto"/>
            <w:tcPrChange w:id="1553" w:author="Gavin Ma (马国臣)-人工智能研究院" w:date="2026-04-27T20:24:00Z">
              <w:tcPr>
                <w:tcW w:w="463" w:type="pct"/>
              </w:tcPr>
            </w:tcPrChange>
          </w:tcPr>
          <w:p w14:paraId="304DDED8" w14:textId="77777777" w:rsidR="004B6EB0" w:rsidRPr="003406B7" w:rsidRDefault="004B6EB0">
            <w:pPr>
              <w:pStyle w:val="a5"/>
              <w:ind w:firstLineChars="0" w:firstLine="0"/>
              <w:jc w:val="center"/>
              <w:rPr>
                <w:ins w:id="1554" w:author="Gavin Ma (马国臣)-人工智能研究院" w:date="2026-04-27T20:23:00Z"/>
                <w:sz w:val="18"/>
                <w:rPrChange w:id="1555" w:author="Gavin Ma (马国臣)-人工智能研究院" w:date="2026-04-27T20:25:00Z">
                  <w:rPr>
                    <w:ins w:id="1556" w:author="Gavin Ma (马国臣)-人工智能研究院" w:date="2026-04-27T20:23:00Z"/>
                  </w:rPr>
                </w:rPrChange>
              </w:rPr>
              <w:pPrChange w:id="1557" w:author="Gavin Ma (马国臣)-人工智能研究院" w:date="2026-04-27T20:25:00Z">
                <w:pPr/>
              </w:pPrChange>
            </w:pPr>
            <w:ins w:id="1558" w:author="Gavin Ma (马国臣)-人工智能研究院" w:date="2026-04-27T20:23:00Z">
              <w:r w:rsidRPr="003406B7">
                <w:rPr>
                  <w:sz w:val="18"/>
                  <w:rPrChange w:id="1559" w:author="Gavin Ma (马国臣)-人工智能研究院" w:date="2026-04-27T20:25:00Z">
                    <w:rPr/>
                  </w:rPrChange>
                </w:rPr>
                <w:t>0.999998</w:t>
              </w:r>
            </w:ins>
          </w:p>
        </w:tc>
        <w:tc>
          <w:tcPr>
            <w:tcW w:w="0" w:type="auto"/>
            <w:tcPrChange w:id="1560" w:author="Gavin Ma (马国臣)-人工智能研究院" w:date="2026-04-27T20:24:00Z">
              <w:tcPr>
                <w:tcW w:w="441" w:type="pct"/>
              </w:tcPr>
            </w:tcPrChange>
          </w:tcPr>
          <w:p w14:paraId="366ACDF9" w14:textId="77777777" w:rsidR="004B6EB0" w:rsidRPr="003406B7" w:rsidRDefault="004B6EB0">
            <w:pPr>
              <w:pStyle w:val="a5"/>
              <w:ind w:firstLineChars="0" w:firstLine="0"/>
              <w:jc w:val="center"/>
              <w:rPr>
                <w:ins w:id="1561" w:author="Gavin Ma (马国臣)-人工智能研究院" w:date="2026-04-27T20:23:00Z"/>
                <w:sz w:val="18"/>
                <w:rPrChange w:id="1562" w:author="Gavin Ma (马国臣)-人工智能研究院" w:date="2026-04-27T20:25:00Z">
                  <w:rPr>
                    <w:ins w:id="1563" w:author="Gavin Ma (马国臣)-人工智能研究院" w:date="2026-04-27T20:23:00Z"/>
                  </w:rPr>
                </w:rPrChange>
              </w:rPr>
              <w:pPrChange w:id="1564" w:author="Gavin Ma (马国臣)-人工智能研究院" w:date="2026-04-27T20:25:00Z">
                <w:pPr/>
              </w:pPrChange>
            </w:pPr>
          </w:p>
        </w:tc>
        <w:tc>
          <w:tcPr>
            <w:tcW w:w="0" w:type="auto"/>
            <w:tcPrChange w:id="1565" w:author="Gavin Ma (马国臣)-人工智能研究院" w:date="2026-04-27T20:24:00Z">
              <w:tcPr>
                <w:tcW w:w="463" w:type="pct"/>
              </w:tcPr>
            </w:tcPrChange>
          </w:tcPr>
          <w:p w14:paraId="3A6CAA91" w14:textId="77777777" w:rsidR="004B6EB0" w:rsidRPr="003406B7" w:rsidRDefault="004B6EB0">
            <w:pPr>
              <w:pStyle w:val="a5"/>
              <w:ind w:firstLineChars="0" w:firstLine="0"/>
              <w:jc w:val="center"/>
              <w:rPr>
                <w:ins w:id="1566" w:author="Gavin Ma (马国臣)-人工智能研究院" w:date="2026-04-27T20:23:00Z"/>
                <w:sz w:val="18"/>
                <w:rPrChange w:id="1567" w:author="Gavin Ma (马国臣)-人工智能研究院" w:date="2026-04-27T20:25:00Z">
                  <w:rPr>
                    <w:ins w:id="1568" w:author="Gavin Ma (马国臣)-人工智能研究院" w:date="2026-04-27T20:23:00Z"/>
                  </w:rPr>
                </w:rPrChange>
              </w:rPr>
              <w:pPrChange w:id="1569" w:author="Gavin Ma (马国臣)-人工智能研究院" w:date="2026-04-27T20:25:00Z">
                <w:pPr/>
              </w:pPrChange>
            </w:pPr>
            <w:ins w:id="1570" w:author="Gavin Ma (马国臣)-人工智能研究院" w:date="2026-04-27T20:23:00Z">
              <w:r w:rsidRPr="003406B7">
                <w:rPr>
                  <w:sz w:val="18"/>
                  <w:rPrChange w:id="1571" w:author="Gavin Ma (马国臣)-人工智能研究院" w:date="2026-04-27T20:25:00Z">
                    <w:rPr/>
                  </w:rPrChange>
                </w:rPr>
                <w:t>0.999996</w:t>
              </w:r>
            </w:ins>
          </w:p>
        </w:tc>
        <w:tc>
          <w:tcPr>
            <w:tcW w:w="0" w:type="auto"/>
            <w:tcPrChange w:id="1572" w:author="Gavin Ma (马国臣)-人工智能研究院" w:date="2026-04-27T20:24:00Z">
              <w:tcPr>
                <w:tcW w:w="441" w:type="pct"/>
              </w:tcPr>
            </w:tcPrChange>
          </w:tcPr>
          <w:p w14:paraId="75D83FBC" w14:textId="77777777" w:rsidR="004B6EB0" w:rsidRPr="003406B7" w:rsidRDefault="004B6EB0">
            <w:pPr>
              <w:pStyle w:val="a5"/>
              <w:ind w:firstLineChars="0" w:firstLine="0"/>
              <w:jc w:val="center"/>
              <w:rPr>
                <w:ins w:id="1573" w:author="Gavin Ma (马国臣)-人工智能研究院" w:date="2026-04-27T20:23:00Z"/>
                <w:sz w:val="18"/>
                <w:rPrChange w:id="1574" w:author="Gavin Ma (马国臣)-人工智能研究院" w:date="2026-04-27T20:25:00Z">
                  <w:rPr>
                    <w:ins w:id="1575" w:author="Gavin Ma (马国臣)-人工智能研究院" w:date="2026-04-27T20:23:00Z"/>
                  </w:rPr>
                </w:rPrChange>
              </w:rPr>
              <w:pPrChange w:id="1576" w:author="Gavin Ma (马国臣)-人工智能研究院" w:date="2026-04-27T20:25:00Z">
                <w:pPr/>
              </w:pPrChange>
            </w:pPr>
          </w:p>
        </w:tc>
        <w:tc>
          <w:tcPr>
            <w:tcW w:w="0" w:type="auto"/>
            <w:tcPrChange w:id="1577" w:author="Gavin Ma (马国臣)-人工智能研究院" w:date="2026-04-27T20:24:00Z">
              <w:tcPr>
                <w:tcW w:w="463" w:type="pct"/>
              </w:tcPr>
            </w:tcPrChange>
          </w:tcPr>
          <w:p w14:paraId="0411FEF2" w14:textId="77777777" w:rsidR="004B6EB0" w:rsidRPr="003406B7" w:rsidRDefault="004B6EB0">
            <w:pPr>
              <w:pStyle w:val="a5"/>
              <w:ind w:firstLineChars="0" w:firstLine="0"/>
              <w:jc w:val="center"/>
              <w:rPr>
                <w:ins w:id="1578" w:author="Gavin Ma (马国臣)-人工智能研究院" w:date="2026-04-27T20:23:00Z"/>
                <w:sz w:val="18"/>
                <w:rPrChange w:id="1579" w:author="Gavin Ma (马国臣)-人工智能研究院" w:date="2026-04-27T20:25:00Z">
                  <w:rPr>
                    <w:ins w:id="1580" w:author="Gavin Ma (马国臣)-人工智能研究院" w:date="2026-04-27T20:23:00Z"/>
                  </w:rPr>
                </w:rPrChange>
              </w:rPr>
              <w:pPrChange w:id="1581" w:author="Gavin Ma (马国臣)-人工智能研究院" w:date="2026-04-27T20:25:00Z">
                <w:pPr/>
              </w:pPrChange>
            </w:pPr>
            <w:ins w:id="1582" w:author="Gavin Ma (马国臣)-人工智能研究院" w:date="2026-04-27T20:23:00Z">
              <w:r w:rsidRPr="003406B7">
                <w:rPr>
                  <w:sz w:val="18"/>
                  <w:rPrChange w:id="1583" w:author="Gavin Ma (马国臣)-人工智能研究院" w:date="2026-04-27T20:25:00Z">
                    <w:rPr/>
                  </w:rPrChange>
                </w:rPr>
                <w:t>0.975455</w:t>
              </w:r>
            </w:ins>
          </w:p>
        </w:tc>
      </w:tr>
      <w:tr w:rsidR="004B6EB0" w14:paraId="1B132448" w14:textId="77777777" w:rsidTr="004B6EB0">
        <w:trPr>
          <w:ins w:id="1584" w:author="Gavin Ma (马国臣)-人工智能研究院" w:date="2026-04-27T20:23:00Z"/>
        </w:trPr>
        <w:tc>
          <w:tcPr>
            <w:tcW w:w="0" w:type="auto"/>
            <w:vMerge w:val="restart"/>
            <w:tcPrChange w:id="1585" w:author="Gavin Ma (马国臣)-人工智能研究院" w:date="2026-04-27T20:24:00Z">
              <w:tcPr>
                <w:tcW w:w="297" w:type="pct"/>
                <w:vMerge w:val="restart"/>
              </w:tcPr>
            </w:tcPrChange>
          </w:tcPr>
          <w:p w14:paraId="3B308E47" w14:textId="77777777" w:rsidR="004B6EB0" w:rsidRPr="003406B7" w:rsidRDefault="004B6EB0">
            <w:pPr>
              <w:pStyle w:val="a5"/>
              <w:ind w:firstLineChars="0" w:firstLine="0"/>
              <w:jc w:val="center"/>
              <w:rPr>
                <w:ins w:id="1586" w:author="Gavin Ma (马国臣)-人工智能研究院" w:date="2026-04-27T20:23:00Z"/>
                <w:sz w:val="18"/>
                <w:rPrChange w:id="1587" w:author="Gavin Ma (马国臣)-人工智能研究院" w:date="2026-04-27T20:25:00Z">
                  <w:rPr>
                    <w:ins w:id="1588" w:author="Gavin Ma (马国臣)-人工智能研究院" w:date="2026-04-27T20:23:00Z"/>
                  </w:rPr>
                </w:rPrChange>
              </w:rPr>
              <w:pPrChange w:id="1589" w:author="Gavin Ma (马国臣)-人工智能研究院" w:date="2026-04-27T20:25:00Z">
                <w:pPr/>
              </w:pPrChange>
            </w:pPr>
            <w:ins w:id="1590" w:author="Gavin Ma (马国臣)-人工智能研究院" w:date="2026-04-27T20:23:00Z">
              <w:r w:rsidRPr="003406B7">
                <w:rPr>
                  <w:sz w:val="18"/>
                  <w:rPrChange w:id="1591" w:author="Gavin Ma (马国臣)-人工智能研究院" w:date="2026-04-27T20:25:00Z">
                    <w:rPr/>
                  </w:rPrChange>
                </w:rPr>
                <w:t>Case 3</w:t>
              </w:r>
            </w:ins>
          </w:p>
        </w:tc>
        <w:tc>
          <w:tcPr>
            <w:tcW w:w="0" w:type="auto"/>
            <w:vMerge w:val="restart"/>
            <w:tcPrChange w:id="1592" w:author="Gavin Ma (马国臣)-人工智能研究院" w:date="2026-04-27T20:24:00Z">
              <w:tcPr>
                <w:tcW w:w="272" w:type="pct"/>
                <w:gridSpan w:val="2"/>
                <w:vMerge w:val="restart"/>
              </w:tcPr>
            </w:tcPrChange>
          </w:tcPr>
          <w:p w14:paraId="50CF2012" w14:textId="77777777" w:rsidR="004B6EB0" w:rsidRPr="003406B7" w:rsidRDefault="004B6EB0">
            <w:pPr>
              <w:pStyle w:val="a5"/>
              <w:ind w:firstLineChars="0" w:firstLine="0"/>
              <w:jc w:val="center"/>
              <w:rPr>
                <w:ins w:id="1593" w:author="Gavin Ma (马国臣)-人工智能研究院" w:date="2026-04-27T20:23:00Z"/>
                <w:sz w:val="18"/>
                <w:rPrChange w:id="1594" w:author="Gavin Ma (马国臣)-人工智能研究院" w:date="2026-04-27T20:25:00Z">
                  <w:rPr>
                    <w:ins w:id="1595" w:author="Gavin Ma (马国臣)-人工智能研究院" w:date="2026-04-27T20:23:00Z"/>
                  </w:rPr>
                </w:rPrChange>
              </w:rPr>
              <w:pPrChange w:id="1596" w:author="Gavin Ma (马国臣)-人工智能研究院" w:date="2026-04-27T20:25:00Z">
                <w:pPr/>
              </w:pPrChange>
            </w:pPr>
            <w:ins w:id="1597" w:author="Gavin Ma (马国臣)-人工智能研究院" w:date="2026-04-27T20:23:00Z">
              <w:r w:rsidRPr="003406B7">
                <w:rPr>
                  <w:sz w:val="18"/>
                  <w:rPrChange w:id="1598" w:author="Gavin Ma (马国臣)-人工智能研究院" w:date="2026-04-27T20:25:00Z">
                    <w:rPr/>
                  </w:rPrChange>
                </w:rPr>
                <w:t>D=0</w:t>
              </w:r>
            </w:ins>
          </w:p>
        </w:tc>
        <w:tc>
          <w:tcPr>
            <w:tcW w:w="0" w:type="auto"/>
            <w:tcPrChange w:id="1599" w:author="Gavin Ma (马国臣)-人工智能研究院" w:date="2026-04-27T20:24:00Z">
              <w:tcPr>
                <w:tcW w:w="333" w:type="pct"/>
              </w:tcPr>
            </w:tcPrChange>
          </w:tcPr>
          <w:p w14:paraId="350E2A0E" w14:textId="77777777" w:rsidR="004B6EB0" w:rsidRPr="003406B7" w:rsidRDefault="004B6EB0">
            <w:pPr>
              <w:pStyle w:val="a5"/>
              <w:ind w:firstLineChars="0" w:firstLine="0"/>
              <w:jc w:val="center"/>
              <w:rPr>
                <w:ins w:id="1600" w:author="Gavin Ma (马国臣)-人工智能研究院" w:date="2026-04-27T20:23:00Z"/>
                <w:sz w:val="18"/>
                <w:rPrChange w:id="1601" w:author="Gavin Ma (马国臣)-人工智能研究院" w:date="2026-04-27T20:25:00Z">
                  <w:rPr>
                    <w:ins w:id="1602" w:author="Gavin Ma (马国臣)-人工智能研究院" w:date="2026-04-27T20:23:00Z"/>
                  </w:rPr>
                </w:rPrChange>
              </w:rPr>
              <w:pPrChange w:id="1603" w:author="Gavin Ma (马国臣)-人工智能研究院" w:date="2026-04-27T20:25:00Z">
                <w:pPr/>
              </w:pPrChange>
            </w:pPr>
            <w:ins w:id="1604" w:author="Gavin Ma (马国臣)-人工智能研究院" w:date="2026-04-27T20:23:00Z">
              <w:r w:rsidRPr="003406B7">
                <w:rPr>
                  <w:sz w:val="18"/>
                  <w:rPrChange w:id="1605" w:author="Gavin Ma (马国臣)-人工智能研究院" w:date="2026-04-27T20:25:00Z">
                    <w:rPr/>
                  </w:rPrChange>
                </w:rPr>
                <w:t>pLRU</w:t>
              </w:r>
            </w:ins>
          </w:p>
        </w:tc>
        <w:tc>
          <w:tcPr>
            <w:tcW w:w="0" w:type="auto"/>
            <w:tcPrChange w:id="1606" w:author="Gavin Ma (马国臣)-人工智能研究院" w:date="2026-04-27T20:24:00Z">
              <w:tcPr>
                <w:tcW w:w="485" w:type="pct"/>
              </w:tcPr>
            </w:tcPrChange>
          </w:tcPr>
          <w:p w14:paraId="7B703AEA" w14:textId="77777777" w:rsidR="004B6EB0" w:rsidRPr="003406B7" w:rsidRDefault="004B6EB0">
            <w:pPr>
              <w:pStyle w:val="a5"/>
              <w:ind w:firstLineChars="0" w:firstLine="0"/>
              <w:jc w:val="center"/>
              <w:rPr>
                <w:ins w:id="1607" w:author="Gavin Ma (马国臣)-人工智能研究院" w:date="2026-04-27T20:23:00Z"/>
                <w:sz w:val="18"/>
                <w:rPrChange w:id="1608" w:author="Gavin Ma (马国臣)-人工智能研究院" w:date="2026-04-27T20:25:00Z">
                  <w:rPr>
                    <w:ins w:id="1609" w:author="Gavin Ma (马国臣)-人工智能研究院" w:date="2026-04-27T20:23:00Z"/>
                  </w:rPr>
                </w:rPrChange>
              </w:rPr>
              <w:pPrChange w:id="1610" w:author="Gavin Ma (马国臣)-人工智能研究院" w:date="2026-04-27T20:25:00Z">
                <w:pPr/>
              </w:pPrChange>
            </w:pPr>
            <w:ins w:id="1611" w:author="Gavin Ma (马国臣)-人工智能研究院" w:date="2026-04-27T20:23:00Z">
              <w:r w:rsidRPr="003406B7">
                <w:rPr>
                  <w:sz w:val="18"/>
                  <w:rPrChange w:id="1612" w:author="Gavin Ma (马国臣)-人工智能研究院" w:date="2026-04-27T20:25:00Z">
                    <w:rPr/>
                  </w:rPrChange>
                </w:rPr>
                <w:t>/</w:t>
              </w:r>
            </w:ins>
          </w:p>
        </w:tc>
        <w:tc>
          <w:tcPr>
            <w:tcW w:w="0" w:type="auto"/>
            <w:tcPrChange w:id="1613" w:author="Gavin Ma (马国臣)-人工智能研究院" w:date="2026-04-27T20:24:00Z">
              <w:tcPr>
                <w:tcW w:w="441" w:type="pct"/>
              </w:tcPr>
            </w:tcPrChange>
          </w:tcPr>
          <w:p w14:paraId="1B912F6D" w14:textId="77777777" w:rsidR="004B6EB0" w:rsidRPr="003406B7" w:rsidRDefault="004B6EB0">
            <w:pPr>
              <w:pStyle w:val="a5"/>
              <w:ind w:firstLineChars="0" w:firstLine="0"/>
              <w:jc w:val="center"/>
              <w:rPr>
                <w:ins w:id="1614" w:author="Gavin Ma (马国臣)-人工智能研究院" w:date="2026-04-27T20:23:00Z"/>
                <w:sz w:val="18"/>
                <w:rPrChange w:id="1615" w:author="Gavin Ma (马国臣)-人工智能研究院" w:date="2026-04-27T20:25:00Z">
                  <w:rPr>
                    <w:ins w:id="1616" w:author="Gavin Ma (马国臣)-人工智能研究院" w:date="2026-04-27T20:23:00Z"/>
                  </w:rPr>
                </w:rPrChange>
              </w:rPr>
              <w:pPrChange w:id="1617" w:author="Gavin Ma (马国臣)-人工智能研究院" w:date="2026-04-27T20:25:00Z">
                <w:pPr/>
              </w:pPrChange>
            </w:pPr>
            <w:ins w:id="1618" w:author="Gavin Ma (马国臣)-人工智能研究院" w:date="2026-04-27T20:23:00Z">
              <w:r w:rsidRPr="003406B7">
                <w:rPr>
                  <w:sz w:val="18"/>
                  <w:rPrChange w:id="1619" w:author="Gavin Ma (马国臣)-人工智能研究院" w:date="2026-04-27T20:25:00Z">
                    <w:rPr/>
                  </w:rPrChange>
                </w:rPr>
                <w:t>8771384</w:t>
              </w:r>
            </w:ins>
          </w:p>
        </w:tc>
        <w:tc>
          <w:tcPr>
            <w:tcW w:w="0" w:type="auto"/>
            <w:tcPrChange w:id="1620" w:author="Gavin Ma (马国臣)-人工智能研究院" w:date="2026-04-27T20:24:00Z">
              <w:tcPr>
                <w:tcW w:w="463" w:type="pct"/>
              </w:tcPr>
            </w:tcPrChange>
          </w:tcPr>
          <w:p w14:paraId="2BD52B5C" w14:textId="77777777" w:rsidR="004B6EB0" w:rsidRPr="003406B7" w:rsidRDefault="004B6EB0">
            <w:pPr>
              <w:pStyle w:val="a5"/>
              <w:ind w:firstLineChars="0" w:firstLine="0"/>
              <w:jc w:val="center"/>
              <w:rPr>
                <w:ins w:id="1621" w:author="Gavin Ma (马国臣)-人工智能研究院" w:date="2026-04-27T20:23:00Z"/>
                <w:sz w:val="18"/>
                <w:rPrChange w:id="1622" w:author="Gavin Ma (马国臣)-人工智能研究院" w:date="2026-04-27T20:25:00Z">
                  <w:rPr>
                    <w:ins w:id="1623" w:author="Gavin Ma (马国臣)-人工智能研究院" w:date="2026-04-27T20:23:00Z"/>
                  </w:rPr>
                </w:rPrChange>
              </w:rPr>
              <w:pPrChange w:id="1624" w:author="Gavin Ma (马国臣)-人工智能研究院" w:date="2026-04-27T20:25:00Z">
                <w:pPr/>
              </w:pPrChange>
            </w:pPr>
            <w:ins w:id="1625" w:author="Gavin Ma (马国臣)-人工智能研究院" w:date="2026-04-27T20:23:00Z">
              <w:r w:rsidRPr="003406B7">
                <w:rPr>
                  <w:sz w:val="18"/>
                  <w:rPrChange w:id="1626" w:author="Gavin Ma (马国臣)-人工智能研究院" w:date="2026-04-27T20:25:00Z">
                    <w:rPr/>
                  </w:rPrChange>
                </w:rPr>
                <w:t>0.877138</w:t>
              </w:r>
            </w:ins>
          </w:p>
        </w:tc>
        <w:tc>
          <w:tcPr>
            <w:tcW w:w="0" w:type="auto"/>
            <w:tcPrChange w:id="1627" w:author="Gavin Ma (马国臣)-人工智能研究院" w:date="2026-04-27T20:24:00Z">
              <w:tcPr>
                <w:tcW w:w="441" w:type="pct"/>
              </w:tcPr>
            </w:tcPrChange>
          </w:tcPr>
          <w:p w14:paraId="2BED3C31" w14:textId="77777777" w:rsidR="004B6EB0" w:rsidRPr="003406B7" w:rsidRDefault="004B6EB0">
            <w:pPr>
              <w:pStyle w:val="a5"/>
              <w:ind w:firstLineChars="0" w:firstLine="0"/>
              <w:jc w:val="center"/>
              <w:rPr>
                <w:ins w:id="1628" w:author="Gavin Ma (马国臣)-人工智能研究院" w:date="2026-04-27T20:23:00Z"/>
                <w:sz w:val="18"/>
                <w:rPrChange w:id="1629" w:author="Gavin Ma (马国臣)-人工智能研究院" w:date="2026-04-27T20:25:00Z">
                  <w:rPr>
                    <w:ins w:id="1630" w:author="Gavin Ma (马国臣)-人工智能研究院" w:date="2026-04-27T20:23:00Z"/>
                  </w:rPr>
                </w:rPrChange>
              </w:rPr>
              <w:pPrChange w:id="1631" w:author="Gavin Ma (马国臣)-人工智能研究院" w:date="2026-04-27T20:25:00Z">
                <w:pPr/>
              </w:pPrChange>
            </w:pPr>
            <w:ins w:id="1632" w:author="Gavin Ma (马国臣)-人工智能研究院" w:date="2026-04-27T20:23:00Z">
              <w:r w:rsidRPr="003406B7">
                <w:rPr>
                  <w:sz w:val="18"/>
                  <w:rPrChange w:id="1633" w:author="Gavin Ma (马国臣)-人工智能研究院" w:date="2026-04-27T20:25:00Z">
                    <w:rPr/>
                  </w:rPrChange>
                </w:rPr>
                <w:t>1228616</w:t>
              </w:r>
            </w:ins>
          </w:p>
        </w:tc>
        <w:tc>
          <w:tcPr>
            <w:tcW w:w="0" w:type="auto"/>
            <w:tcPrChange w:id="1634" w:author="Gavin Ma (马国臣)-人工智能研究院" w:date="2026-04-27T20:24:00Z">
              <w:tcPr>
                <w:tcW w:w="463" w:type="pct"/>
              </w:tcPr>
            </w:tcPrChange>
          </w:tcPr>
          <w:p w14:paraId="472B007D" w14:textId="77777777" w:rsidR="004B6EB0" w:rsidRPr="003406B7" w:rsidRDefault="004B6EB0">
            <w:pPr>
              <w:pStyle w:val="a5"/>
              <w:ind w:firstLineChars="0" w:firstLine="0"/>
              <w:jc w:val="center"/>
              <w:rPr>
                <w:ins w:id="1635" w:author="Gavin Ma (马国臣)-人工智能研究院" w:date="2026-04-27T20:23:00Z"/>
                <w:sz w:val="18"/>
                <w:rPrChange w:id="1636" w:author="Gavin Ma (马国臣)-人工智能研究院" w:date="2026-04-27T20:25:00Z">
                  <w:rPr>
                    <w:ins w:id="1637" w:author="Gavin Ma (马国臣)-人工智能研究院" w:date="2026-04-27T20:23:00Z"/>
                  </w:rPr>
                </w:rPrChange>
              </w:rPr>
              <w:pPrChange w:id="1638" w:author="Gavin Ma (马国臣)-人工智能研究院" w:date="2026-04-27T20:25:00Z">
                <w:pPr/>
              </w:pPrChange>
            </w:pPr>
            <w:ins w:id="1639" w:author="Gavin Ma (马国臣)-人工智能研究院" w:date="2026-04-27T20:23:00Z">
              <w:r w:rsidRPr="003406B7">
                <w:rPr>
                  <w:sz w:val="18"/>
                  <w:rPrChange w:id="1640" w:author="Gavin Ma (马国臣)-人工智能研究院" w:date="2026-04-27T20:25:00Z">
                    <w:rPr/>
                  </w:rPrChange>
                </w:rPr>
                <w:t>0.999999</w:t>
              </w:r>
            </w:ins>
          </w:p>
        </w:tc>
        <w:tc>
          <w:tcPr>
            <w:tcW w:w="0" w:type="auto"/>
            <w:tcPrChange w:id="1641" w:author="Gavin Ma (马国臣)-人工智能研究院" w:date="2026-04-27T20:24:00Z">
              <w:tcPr>
                <w:tcW w:w="441" w:type="pct"/>
              </w:tcPr>
            </w:tcPrChange>
          </w:tcPr>
          <w:p w14:paraId="57BE8956" w14:textId="77777777" w:rsidR="004B6EB0" w:rsidRPr="003406B7" w:rsidRDefault="004B6EB0">
            <w:pPr>
              <w:pStyle w:val="a5"/>
              <w:ind w:firstLineChars="0" w:firstLine="0"/>
              <w:jc w:val="center"/>
              <w:rPr>
                <w:ins w:id="1642" w:author="Gavin Ma (马国臣)-人工智能研究院" w:date="2026-04-27T20:23:00Z"/>
                <w:sz w:val="18"/>
                <w:rPrChange w:id="1643" w:author="Gavin Ma (马国臣)-人工智能研究院" w:date="2026-04-27T20:25:00Z">
                  <w:rPr>
                    <w:ins w:id="1644" w:author="Gavin Ma (马国臣)-人工智能研究院" w:date="2026-04-27T20:23:00Z"/>
                  </w:rPr>
                </w:rPrChange>
              </w:rPr>
              <w:pPrChange w:id="1645" w:author="Gavin Ma (马国臣)-人工智能研究院" w:date="2026-04-27T20:25:00Z">
                <w:pPr/>
              </w:pPrChange>
            </w:pPr>
          </w:p>
        </w:tc>
        <w:tc>
          <w:tcPr>
            <w:tcW w:w="0" w:type="auto"/>
            <w:tcPrChange w:id="1646" w:author="Gavin Ma (马国臣)-人工智能研究院" w:date="2026-04-27T20:24:00Z">
              <w:tcPr>
                <w:tcW w:w="463" w:type="pct"/>
              </w:tcPr>
            </w:tcPrChange>
          </w:tcPr>
          <w:p w14:paraId="43A77E7C" w14:textId="77777777" w:rsidR="004B6EB0" w:rsidRPr="003406B7" w:rsidRDefault="004B6EB0">
            <w:pPr>
              <w:pStyle w:val="a5"/>
              <w:ind w:firstLineChars="0" w:firstLine="0"/>
              <w:jc w:val="center"/>
              <w:rPr>
                <w:ins w:id="1647" w:author="Gavin Ma (马国臣)-人工智能研究院" w:date="2026-04-27T20:23:00Z"/>
                <w:sz w:val="18"/>
                <w:rPrChange w:id="1648" w:author="Gavin Ma (马国臣)-人工智能研究院" w:date="2026-04-27T20:25:00Z">
                  <w:rPr>
                    <w:ins w:id="1649" w:author="Gavin Ma (马国臣)-人工智能研究院" w:date="2026-04-27T20:23:00Z"/>
                  </w:rPr>
                </w:rPrChange>
              </w:rPr>
              <w:pPrChange w:id="1650" w:author="Gavin Ma (马国臣)-人工智能研究院" w:date="2026-04-27T20:25:00Z">
                <w:pPr/>
              </w:pPrChange>
            </w:pPr>
            <w:ins w:id="1651" w:author="Gavin Ma (马国臣)-人工智能研究院" w:date="2026-04-27T20:23:00Z">
              <w:r w:rsidRPr="003406B7">
                <w:rPr>
                  <w:sz w:val="18"/>
                  <w:rPrChange w:id="1652" w:author="Gavin Ma (马国臣)-人工智能研究院" w:date="2026-04-27T20:25:00Z">
                    <w:rPr/>
                  </w:rPrChange>
                </w:rPr>
                <w:t>0.999999</w:t>
              </w:r>
            </w:ins>
          </w:p>
        </w:tc>
        <w:tc>
          <w:tcPr>
            <w:tcW w:w="0" w:type="auto"/>
            <w:tcPrChange w:id="1653" w:author="Gavin Ma (马国臣)-人工智能研究院" w:date="2026-04-27T20:24:00Z">
              <w:tcPr>
                <w:tcW w:w="441" w:type="pct"/>
              </w:tcPr>
            </w:tcPrChange>
          </w:tcPr>
          <w:p w14:paraId="0BAC3783" w14:textId="77777777" w:rsidR="004B6EB0" w:rsidRPr="003406B7" w:rsidRDefault="004B6EB0">
            <w:pPr>
              <w:pStyle w:val="a5"/>
              <w:ind w:firstLineChars="0" w:firstLine="0"/>
              <w:jc w:val="center"/>
              <w:rPr>
                <w:ins w:id="1654" w:author="Gavin Ma (马国臣)-人工智能研究院" w:date="2026-04-27T20:23:00Z"/>
                <w:sz w:val="18"/>
                <w:rPrChange w:id="1655" w:author="Gavin Ma (马国臣)-人工智能研究院" w:date="2026-04-27T20:25:00Z">
                  <w:rPr>
                    <w:ins w:id="1656" w:author="Gavin Ma (马国臣)-人工智能研究院" w:date="2026-04-27T20:23:00Z"/>
                  </w:rPr>
                </w:rPrChange>
              </w:rPr>
              <w:pPrChange w:id="1657" w:author="Gavin Ma (马国臣)-人工智能研究院" w:date="2026-04-27T20:25:00Z">
                <w:pPr/>
              </w:pPrChange>
            </w:pPr>
          </w:p>
        </w:tc>
        <w:tc>
          <w:tcPr>
            <w:tcW w:w="0" w:type="auto"/>
            <w:tcPrChange w:id="1658" w:author="Gavin Ma (马国臣)-人工智能研究院" w:date="2026-04-27T20:24:00Z">
              <w:tcPr>
                <w:tcW w:w="463" w:type="pct"/>
              </w:tcPr>
            </w:tcPrChange>
          </w:tcPr>
          <w:p w14:paraId="68DA559C" w14:textId="77777777" w:rsidR="004B6EB0" w:rsidRPr="003406B7" w:rsidRDefault="004B6EB0">
            <w:pPr>
              <w:pStyle w:val="a5"/>
              <w:ind w:firstLineChars="0" w:firstLine="0"/>
              <w:jc w:val="center"/>
              <w:rPr>
                <w:ins w:id="1659" w:author="Gavin Ma (马国臣)-人工智能研究院" w:date="2026-04-27T20:23:00Z"/>
                <w:sz w:val="18"/>
                <w:rPrChange w:id="1660" w:author="Gavin Ma (马国臣)-人工智能研究院" w:date="2026-04-27T20:25:00Z">
                  <w:rPr>
                    <w:ins w:id="1661" w:author="Gavin Ma (马国臣)-人工智能研究院" w:date="2026-04-27T20:23:00Z"/>
                  </w:rPr>
                </w:rPrChange>
              </w:rPr>
              <w:pPrChange w:id="1662" w:author="Gavin Ma (马国臣)-人工智能研究院" w:date="2026-04-27T20:25:00Z">
                <w:pPr/>
              </w:pPrChange>
            </w:pPr>
            <w:ins w:id="1663" w:author="Gavin Ma (马国臣)-人工智能研究院" w:date="2026-04-27T20:23:00Z">
              <w:r w:rsidRPr="003406B7">
                <w:rPr>
                  <w:sz w:val="18"/>
                  <w:rPrChange w:id="1664" w:author="Gavin Ma (马国臣)-人工智能研究院" w:date="2026-04-27T20:25:00Z">
                    <w:rPr/>
                  </w:rPrChange>
                </w:rPr>
                <w:t>0.999896</w:t>
              </w:r>
            </w:ins>
          </w:p>
        </w:tc>
      </w:tr>
      <w:tr w:rsidR="004B6EB0" w14:paraId="5D1DCAA7" w14:textId="77777777" w:rsidTr="004B6EB0">
        <w:trPr>
          <w:ins w:id="1665" w:author="Gavin Ma (马国臣)-人工智能研究院" w:date="2026-04-27T20:23:00Z"/>
        </w:trPr>
        <w:tc>
          <w:tcPr>
            <w:tcW w:w="0" w:type="auto"/>
            <w:vMerge/>
            <w:tcPrChange w:id="1666" w:author="Gavin Ma (马国臣)-人工智能研究院" w:date="2026-04-27T20:24:00Z">
              <w:tcPr>
                <w:tcW w:w="297" w:type="pct"/>
                <w:vMerge/>
              </w:tcPr>
            </w:tcPrChange>
          </w:tcPr>
          <w:p w14:paraId="48639321" w14:textId="77777777" w:rsidR="004B6EB0" w:rsidRPr="003406B7" w:rsidRDefault="004B6EB0">
            <w:pPr>
              <w:pStyle w:val="a5"/>
              <w:ind w:firstLineChars="0" w:firstLine="0"/>
              <w:jc w:val="center"/>
              <w:rPr>
                <w:ins w:id="1667" w:author="Gavin Ma (马国臣)-人工智能研究院" w:date="2026-04-27T20:23:00Z"/>
                <w:sz w:val="18"/>
                <w:rPrChange w:id="1668" w:author="Gavin Ma (马国臣)-人工智能研究院" w:date="2026-04-27T20:25:00Z">
                  <w:rPr>
                    <w:ins w:id="1669" w:author="Gavin Ma (马国臣)-人工智能研究院" w:date="2026-04-27T20:23:00Z"/>
                  </w:rPr>
                </w:rPrChange>
              </w:rPr>
              <w:pPrChange w:id="1670" w:author="Gavin Ma (马国臣)-人工智能研究院" w:date="2026-04-27T20:25:00Z">
                <w:pPr/>
              </w:pPrChange>
            </w:pPr>
          </w:p>
        </w:tc>
        <w:tc>
          <w:tcPr>
            <w:tcW w:w="0" w:type="auto"/>
            <w:vMerge/>
            <w:tcPrChange w:id="1671" w:author="Gavin Ma (马国臣)-人工智能研究院" w:date="2026-04-27T20:24:00Z">
              <w:tcPr>
                <w:tcW w:w="272" w:type="pct"/>
                <w:gridSpan w:val="2"/>
                <w:vMerge/>
              </w:tcPr>
            </w:tcPrChange>
          </w:tcPr>
          <w:p w14:paraId="2F1042F0" w14:textId="77777777" w:rsidR="004B6EB0" w:rsidRPr="003406B7" w:rsidRDefault="004B6EB0">
            <w:pPr>
              <w:pStyle w:val="a5"/>
              <w:ind w:firstLineChars="0" w:firstLine="0"/>
              <w:jc w:val="center"/>
              <w:rPr>
                <w:ins w:id="1672" w:author="Gavin Ma (马国臣)-人工智能研究院" w:date="2026-04-27T20:23:00Z"/>
                <w:sz w:val="18"/>
                <w:rPrChange w:id="1673" w:author="Gavin Ma (马国臣)-人工智能研究院" w:date="2026-04-27T20:25:00Z">
                  <w:rPr>
                    <w:ins w:id="1674" w:author="Gavin Ma (马国臣)-人工智能研究院" w:date="2026-04-27T20:23:00Z"/>
                  </w:rPr>
                </w:rPrChange>
              </w:rPr>
              <w:pPrChange w:id="1675" w:author="Gavin Ma (马国臣)-人工智能研究院" w:date="2026-04-27T20:25:00Z">
                <w:pPr/>
              </w:pPrChange>
            </w:pPr>
          </w:p>
        </w:tc>
        <w:tc>
          <w:tcPr>
            <w:tcW w:w="0" w:type="auto"/>
            <w:tcPrChange w:id="1676" w:author="Gavin Ma (马国臣)-人工智能研究院" w:date="2026-04-27T20:24:00Z">
              <w:tcPr>
                <w:tcW w:w="333" w:type="pct"/>
              </w:tcPr>
            </w:tcPrChange>
          </w:tcPr>
          <w:p w14:paraId="1DE4C4E3" w14:textId="77777777" w:rsidR="004B6EB0" w:rsidRPr="003406B7" w:rsidRDefault="004B6EB0">
            <w:pPr>
              <w:pStyle w:val="a5"/>
              <w:ind w:firstLineChars="0" w:firstLine="0"/>
              <w:jc w:val="center"/>
              <w:rPr>
                <w:ins w:id="1677" w:author="Gavin Ma (马国臣)-人工智能研究院" w:date="2026-04-27T20:23:00Z"/>
                <w:sz w:val="18"/>
                <w:rPrChange w:id="1678" w:author="Gavin Ma (马国臣)-人工智能研究院" w:date="2026-04-27T20:25:00Z">
                  <w:rPr>
                    <w:ins w:id="1679" w:author="Gavin Ma (马国臣)-人工智能研究院" w:date="2026-04-27T20:23:00Z"/>
                  </w:rPr>
                </w:rPrChange>
              </w:rPr>
              <w:pPrChange w:id="1680" w:author="Gavin Ma (马国臣)-人工智能研究院" w:date="2026-04-27T20:25:00Z">
                <w:pPr/>
              </w:pPrChange>
            </w:pPr>
            <w:ins w:id="1681" w:author="Gavin Ma (马国臣)-人工智能研究院" w:date="2026-04-27T20:23:00Z">
              <w:r w:rsidRPr="003406B7">
                <w:rPr>
                  <w:sz w:val="18"/>
                  <w:rPrChange w:id="1682" w:author="Gavin Ma (马国臣)-人工智能研究院" w:date="2026-04-27T20:25:00Z">
                    <w:rPr/>
                  </w:rPrChange>
                </w:rPr>
                <w:t>SRRIP</w:t>
              </w:r>
            </w:ins>
          </w:p>
        </w:tc>
        <w:tc>
          <w:tcPr>
            <w:tcW w:w="0" w:type="auto"/>
            <w:tcPrChange w:id="1683" w:author="Gavin Ma (马国臣)-人工智能研究院" w:date="2026-04-27T20:24:00Z">
              <w:tcPr>
                <w:tcW w:w="485" w:type="pct"/>
              </w:tcPr>
            </w:tcPrChange>
          </w:tcPr>
          <w:p w14:paraId="6C61E7D1" w14:textId="77777777" w:rsidR="004B6EB0" w:rsidRPr="003406B7" w:rsidRDefault="004B6EB0">
            <w:pPr>
              <w:pStyle w:val="a5"/>
              <w:ind w:firstLineChars="0" w:firstLine="0"/>
              <w:jc w:val="center"/>
              <w:rPr>
                <w:ins w:id="1684" w:author="Gavin Ma (马国臣)-人工智能研究院" w:date="2026-04-27T20:23:00Z"/>
                <w:sz w:val="18"/>
                <w:rPrChange w:id="1685" w:author="Gavin Ma (马国臣)-人工智能研究院" w:date="2026-04-27T20:25:00Z">
                  <w:rPr>
                    <w:ins w:id="1686" w:author="Gavin Ma (马国臣)-人工智能研究院" w:date="2026-04-27T20:23:00Z"/>
                  </w:rPr>
                </w:rPrChange>
              </w:rPr>
              <w:pPrChange w:id="1687" w:author="Gavin Ma (马国臣)-人工智能研究院" w:date="2026-04-27T20:25:00Z">
                <w:pPr/>
              </w:pPrChange>
            </w:pPr>
            <w:ins w:id="1688" w:author="Gavin Ma (马国臣)-人工智能研究院" w:date="2026-04-27T20:23:00Z">
              <w:r w:rsidRPr="003406B7">
                <w:rPr>
                  <w:sz w:val="18"/>
                  <w:rPrChange w:id="1689" w:author="Gavin Ma (马国臣)-人工智能研究院" w:date="2026-04-27T20:25:00Z">
                    <w:rPr/>
                  </w:rPrChange>
                </w:rPr>
                <w:t>/</w:t>
              </w:r>
            </w:ins>
          </w:p>
        </w:tc>
        <w:tc>
          <w:tcPr>
            <w:tcW w:w="0" w:type="auto"/>
            <w:tcPrChange w:id="1690" w:author="Gavin Ma (马国臣)-人工智能研究院" w:date="2026-04-27T20:24:00Z">
              <w:tcPr>
                <w:tcW w:w="441" w:type="pct"/>
              </w:tcPr>
            </w:tcPrChange>
          </w:tcPr>
          <w:p w14:paraId="03073557" w14:textId="77777777" w:rsidR="004B6EB0" w:rsidRPr="003406B7" w:rsidRDefault="004B6EB0">
            <w:pPr>
              <w:pStyle w:val="a5"/>
              <w:ind w:firstLineChars="0" w:firstLine="0"/>
              <w:jc w:val="center"/>
              <w:rPr>
                <w:ins w:id="1691" w:author="Gavin Ma (马国臣)-人工智能研究院" w:date="2026-04-27T20:23:00Z"/>
                <w:sz w:val="18"/>
                <w:rPrChange w:id="1692" w:author="Gavin Ma (马国臣)-人工智能研究院" w:date="2026-04-27T20:25:00Z">
                  <w:rPr>
                    <w:ins w:id="1693" w:author="Gavin Ma (马国臣)-人工智能研究院" w:date="2026-04-27T20:23:00Z"/>
                  </w:rPr>
                </w:rPrChange>
              </w:rPr>
              <w:pPrChange w:id="1694" w:author="Gavin Ma (马国臣)-人工智能研究院" w:date="2026-04-27T20:25:00Z">
                <w:pPr/>
              </w:pPrChange>
            </w:pPr>
            <w:ins w:id="1695" w:author="Gavin Ma (马国臣)-人工智能研究院" w:date="2026-04-27T20:23:00Z">
              <w:r w:rsidRPr="003406B7">
                <w:rPr>
                  <w:sz w:val="18"/>
                  <w:rPrChange w:id="1696" w:author="Gavin Ma (马国臣)-人工智能研究院" w:date="2026-04-27T20:25:00Z">
                    <w:rPr/>
                  </w:rPrChange>
                </w:rPr>
                <w:t>8771432</w:t>
              </w:r>
            </w:ins>
          </w:p>
        </w:tc>
        <w:tc>
          <w:tcPr>
            <w:tcW w:w="0" w:type="auto"/>
            <w:tcPrChange w:id="1697" w:author="Gavin Ma (马国臣)-人工智能研究院" w:date="2026-04-27T20:24:00Z">
              <w:tcPr>
                <w:tcW w:w="463" w:type="pct"/>
              </w:tcPr>
            </w:tcPrChange>
          </w:tcPr>
          <w:p w14:paraId="4695FA2F" w14:textId="77777777" w:rsidR="004B6EB0" w:rsidRPr="003406B7" w:rsidRDefault="004B6EB0">
            <w:pPr>
              <w:pStyle w:val="a5"/>
              <w:ind w:firstLineChars="0" w:firstLine="0"/>
              <w:jc w:val="center"/>
              <w:rPr>
                <w:ins w:id="1698" w:author="Gavin Ma (马国臣)-人工智能研究院" w:date="2026-04-27T20:23:00Z"/>
                <w:sz w:val="18"/>
                <w:rPrChange w:id="1699" w:author="Gavin Ma (马国臣)-人工智能研究院" w:date="2026-04-27T20:25:00Z">
                  <w:rPr>
                    <w:ins w:id="1700" w:author="Gavin Ma (马国臣)-人工智能研究院" w:date="2026-04-27T20:23:00Z"/>
                  </w:rPr>
                </w:rPrChange>
              </w:rPr>
              <w:pPrChange w:id="1701" w:author="Gavin Ma (马国臣)-人工智能研究院" w:date="2026-04-27T20:25:00Z">
                <w:pPr/>
              </w:pPrChange>
            </w:pPr>
            <w:ins w:id="1702" w:author="Gavin Ma (马国臣)-人工智能研究院" w:date="2026-04-27T20:23:00Z">
              <w:r w:rsidRPr="003406B7">
                <w:rPr>
                  <w:sz w:val="18"/>
                  <w:rPrChange w:id="1703" w:author="Gavin Ma (马国臣)-人工智能研究院" w:date="2026-04-27T20:25:00Z">
                    <w:rPr/>
                  </w:rPrChange>
                </w:rPr>
                <w:t>0.877143</w:t>
              </w:r>
            </w:ins>
          </w:p>
        </w:tc>
        <w:tc>
          <w:tcPr>
            <w:tcW w:w="0" w:type="auto"/>
            <w:tcPrChange w:id="1704" w:author="Gavin Ma (马国臣)-人工智能研究院" w:date="2026-04-27T20:24:00Z">
              <w:tcPr>
                <w:tcW w:w="441" w:type="pct"/>
              </w:tcPr>
            </w:tcPrChange>
          </w:tcPr>
          <w:p w14:paraId="02ABC408" w14:textId="77777777" w:rsidR="004B6EB0" w:rsidRPr="003406B7" w:rsidRDefault="004B6EB0">
            <w:pPr>
              <w:pStyle w:val="a5"/>
              <w:ind w:firstLineChars="0" w:firstLine="0"/>
              <w:jc w:val="center"/>
              <w:rPr>
                <w:ins w:id="1705" w:author="Gavin Ma (马国臣)-人工智能研究院" w:date="2026-04-27T20:23:00Z"/>
                <w:sz w:val="18"/>
                <w:rPrChange w:id="1706" w:author="Gavin Ma (马国臣)-人工智能研究院" w:date="2026-04-27T20:25:00Z">
                  <w:rPr>
                    <w:ins w:id="1707" w:author="Gavin Ma (马国臣)-人工智能研究院" w:date="2026-04-27T20:23:00Z"/>
                  </w:rPr>
                </w:rPrChange>
              </w:rPr>
              <w:pPrChange w:id="1708" w:author="Gavin Ma (马国臣)-人工智能研究院" w:date="2026-04-27T20:25:00Z">
                <w:pPr/>
              </w:pPrChange>
            </w:pPr>
            <w:ins w:id="1709" w:author="Gavin Ma (马国臣)-人工智能研究院" w:date="2026-04-27T20:23:00Z">
              <w:r w:rsidRPr="003406B7">
                <w:rPr>
                  <w:sz w:val="18"/>
                  <w:rPrChange w:id="1710" w:author="Gavin Ma (马国臣)-人工智能研究院" w:date="2026-04-27T20:25:00Z">
                    <w:rPr/>
                  </w:rPrChange>
                </w:rPr>
                <w:t>1228568</w:t>
              </w:r>
            </w:ins>
          </w:p>
        </w:tc>
        <w:tc>
          <w:tcPr>
            <w:tcW w:w="0" w:type="auto"/>
            <w:tcPrChange w:id="1711" w:author="Gavin Ma (马国臣)-人工智能研究院" w:date="2026-04-27T20:24:00Z">
              <w:tcPr>
                <w:tcW w:w="463" w:type="pct"/>
              </w:tcPr>
            </w:tcPrChange>
          </w:tcPr>
          <w:p w14:paraId="128C210E" w14:textId="77777777" w:rsidR="004B6EB0" w:rsidRPr="003406B7" w:rsidRDefault="004B6EB0">
            <w:pPr>
              <w:pStyle w:val="a5"/>
              <w:ind w:firstLineChars="0" w:firstLine="0"/>
              <w:jc w:val="center"/>
              <w:rPr>
                <w:ins w:id="1712" w:author="Gavin Ma (马国臣)-人工智能研究院" w:date="2026-04-27T20:23:00Z"/>
                <w:sz w:val="18"/>
                <w:rPrChange w:id="1713" w:author="Gavin Ma (马国臣)-人工智能研究院" w:date="2026-04-27T20:25:00Z">
                  <w:rPr>
                    <w:ins w:id="1714" w:author="Gavin Ma (马国臣)-人工智能研究院" w:date="2026-04-27T20:23:00Z"/>
                  </w:rPr>
                </w:rPrChange>
              </w:rPr>
              <w:pPrChange w:id="1715" w:author="Gavin Ma (马国臣)-人工智能研究院" w:date="2026-04-27T20:25:00Z">
                <w:pPr/>
              </w:pPrChange>
            </w:pPr>
            <w:ins w:id="1716" w:author="Gavin Ma (马国臣)-人工智能研究院" w:date="2026-04-27T20:23:00Z">
              <w:r w:rsidRPr="003406B7">
                <w:rPr>
                  <w:sz w:val="18"/>
                  <w:rPrChange w:id="1717" w:author="Gavin Ma (马国臣)-人工智能研究院" w:date="2026-04-27T20:25:00Z">
                    <w:rPr/>
                  </w:rPrChange>
                </w:rPr>
                <w:t>0.999999</w:t>
              </w:r>
            </w:ins>
          </w:p>
        </w:tc>
        <w:tc>
          <w:tcPr>
            <w:tcW w:w="0" w:type="auto"/>
            <w:tcPrChange w:id="1718" w:author="Gavin Ma (马国臣)-人工智能研究院" w:date="2026-04-27T20:24:00Z">
              <w:tcPr>
                <w:tcW w:w="441" w:type="pct"/>
              </w:tcPr>
            </w:tcPrChange>
          </w:tcPr>
          <w:p w14:paraId="24DCC7C5" w14:textId="77777777" w:rsidR="004B6EB0" w:rsidRPr="003406B7" w:rsidRDefault="004B6EB0">
            <w:pPr>
              <w:pStyle w:val="a5"/>
              <w:ind w:firstLineChars="0" w:firstLine="0"/>
              <w:jc w:val="center"/>
              <w:rPr>
                <w:ins w:id="1719" w:author="Gavin Ma (马国臣)-人工智能研究院" w:date="2026-04-27T20:23:00Z"/>
                <w:sz w:val="18"/>
                <w:rPrChange w:id="1720" w:author="Gavin Ma (马国臣)-人工智能研究院" w:date="2026-04-27T20:25:00Z">
                  <w:rPr>
                    <w:ins w:id="1721" w:author="Gavin Ma (马国臣)-人工智能研究院" w:date="2026-04-27T20:23:00Z"/>
                  </w:rPr>
                </w:rPrChange>
              </w:rPr>
              <w:pPrChange w:id="1722" w:author="Gavin Ma (马国臣)-人工智能研究院" w:date="2026-04-27T20:25:00Z">
                <w:pPr/>
              </w:pPrChange>
            </w:pPr>
          </w:p>
        </w:tc>
        <w:tc>
          <w:tcPr>
            <w:tcW w:w="0" w:type="auto"/>
            <w:tcPrChange w:id="1723" w:author="Gavin Ma (马国臣)-人工智能研究院" w:date="2026-04-27T20:24:00Z">
              <w:tcPr>
                <w:tcW w:w="463" w:type="pct"/>
              </w:tcPr>
            </w:tcPrChange>
          </w:tcPr>
          <w:p w14:paraId="44E88517" w14:textId="77777777" w:rsidR="004B6EB0" w:rsidRPr="003406B7" w:rsidRDefault="004B6EB0">
            <w:pPr>
              <w:pStyle w:val="a5"/>
              <w:ind w:firstLineChars="0" w:firstLine="0"/>
              <w:jc w:val="center"/>
              <w:rPr>
                <w:ins w:id="1724" w:author="Gavin Ma (马国臣)-人工智能研究院" w:date="2026-04-27T20:23:00Z"/>
                <w:sz w:val="18"/>
                <w:rPrChange w:id="1725" w:author="Gavin Ma (马国臣)-人工智能研究院" w:date="2026-04-27T20:25:00Z">
                  <w:rPr>
                    <w:ins w:id="1726" w:author="Gavin Ma (马国臣)-人工智能研究院" w:date="2026-04-27T20:23:00Z"/>
                  </w:rPr>
                </w:rPrChange>
              </w:rPr>
              <w:pPrChange w:id="1727" w:author="Gavin Ma (马国臣)-人工智能研究院" w:date="2026-04-27T20:25:00Z">
                <w:pPr/>
              </w:pPrChange>
            </w:pPr>
            <w:ins w:id="1728" w:author="Gavin Ma (马国臣)-人工智能研究院" w:date="2026-04-27T20:23:00Z">
              <w:r w:rsidRPr="003406B7">
                <w:rPr>
                  <w:sz w:val="18"/>
                  <w:rPrChange w:id="1729" w:author="Gavin Ma (马国臣)-人工智能研究院" w:date="2026-04-27T20:25:00Z">
                    <w:rPr/>
                  </w:rPrChange>
                </w:rPr>
                <w:t>0.999999</w:t>
              </w:r>
            </w:ins>
          </w:p>
        </w:tc>
        <w:tc>
          <w:tcPr>
            <w:tcW w:w="0" w:type="auto"/>
            <w:tcPrChange w:id="1730" w:author="Gavin Ma (马国臣)-人工智能研究院" w:date="2026-04-27T20:24:00Z">
              <w:tcPr>
                <w:tcW w:w="441" w:type="pct"/>
              </w:tcPr>
            </w:tcPrChange>
          </w:tcPr>
          <w:p w14:paraId="2746A9DC" w14:textId="77777777" w:rsidR="004B6EB0" w:rsidRPr="003406B7" w:rsidRDefault="004B6EB0">
            <w:pPr>
              <w:pStyle w:val="a5"/>
              <w:ind w:firstLineChars="0" w:firstLine="0"/>
              <w:jc w:val="center"/>
              <w:rPr>
                <w:ins w:id="1731" w:author="Gavin Ma (马国臣)-人工智能研究院" w:date="2026-04-27T20:23:00Z"/>
                <w:sz w:val="18"/>
                <w:rPrChange w:id="1732" w:author="Gavin Ma (马国臣)-人工智能研究院" w:date="2026-04-27T20:25:00Z">
                  <w:rPr>
                    <w:ins w:id="1733" w:author="Gavin Ma (马国臣)-人工智能研究院" w:date="2026-04-27T20:23:00Z"/>
                  </w:rPr>
                </w:rPrChange>
              </w:rPr>
              <w:pPrChange w:id="1734" w:author="Gavin Ma (马国臣)-人工智能研究院" w:date="2026-04-27T20:25:00Z">
                <w:pPr/>
              </w:pPrChange>
            </w:pPr>
          </w:p>
        </w:tc>
        <w:tc>
          <w:tcPr>
            <w:tcW w:w="0" w:type="auto"/>
            <w:tcPrChange w:id="1735" w:author="Gavin Ma (马国臣)-人工智能研究院" w:date="2026-04-27T20:24:00Z">
              <w:tcPr>
                <w:tcW w:w="463" w:type="pct"/>
              </w:tcPr>
            </w:tcPrChange>
          </w:tcPr>
          <w:p w14:paraId="5CEF22FA" w14:textId="77777777" w:rsidR="004B6EB0" w:rsidRPr="003406B7" w:rsidRDefault="004B6EB0">
            <w:pPr>
              <w:pStyle w:val="a5"/>
              <w:ind w:firstLineChars="0" w:firstLine="0"/>
              <w:jc w:val="center"/>
              <w:rPr>
                <w:ins w:id="1736" w:author="Gavin Ma (马国臣)-人工智能研究院" w:date="2026-04-27T20:23:00Z"/>
                <w:sz w:val="18"/>
                <w:rPrChange w:id="1737" w:author="Gavin Ma (马国臣)-人工智能研究院" w:date="2026-04-27T20:25:00Z">
                  <w:rPr>
                    <w:ins w:id="1738" w:author="Gavin Ma (马国臣)-人工智能研究院" w:date="2026-04-27T20:23:00Z"/>
                  </w:rPr>
                </w:rPrChange>
              </w:rPr>
              <w:pPrChange w:id="1739" w:author="Gavin Ma (马国臣)-人工智能研究院" w:date="2026-04-27T20:25:00Z">
                <w:pPr/>
              </w:pPrChange>
            </w:pPr>
            <w:ins w:id="1740" w:author="Gavin Ma (马国臣)-人工智能研究院" w:date="2026-04-27T20:23:00Z">
              <w:r w:rsidRPr="003406B7">
                <w:rPr>
                  <w:sz w:val="18"/>
                  <w:rPrChange w:id="1741" w:author="Gavin Ma (马国臣)-人工智能研究院" w:date="2026-04-27T20:25:00Z">
                    <w:rPr/>
                  </w:rPrChange>
                </w:rPr>
                <w:t>0.999896</w:t>
              </w:r>
            </w:ins>
          </w:p>
        </w:tc>
      </w:tr>
      <w:tr w:rsidR="004B6EB0" w14:paraId="433A466F" w14:textId="77777777" w:rsidTr="004B6EB0">
        <w:trPr>
          <w:ins w:id="1742" w:author="Gavin Ma (马国臣)-人工智能研究院" w:date="2026-04-27T20:23:00Z"/>
        </w:trPr>
        <w:tc>
          <w:tcPr>
            <w:tcW w:w="0" w:type="auto"/>
            <w:tcPrChange w:id="1743" w:author="Gavin Ma (马国臣)-人工智能研究院" w:date="2026-04-27T20:24:00Z">
              <w:tcPr>
                <w:tcW w:w="297" w:type="pct"/>
              </w:tcPr>
            </w:tcPrChange>
          </w:tcPr>
          <w:p w14:paraId="5AF44FD8" w14:textId="77777777" w:rsidR="004B6EB0" w:rsidRPr="003406B7" w:rsidRDefault="004B6EB0">
            <w:pPr>
              <w:pStyle w:val="a5"/>
              <w:ind w:firstLineChars="0" w:firstLine="0"/>
              <w:jc w:val="center"/>
              <w:rPr>
                <w:ins w:id="1744" w:author="Gavin Ma (马国臣)-人工智能研究院" w:date="2026-04-27T20:23:00Z"/>
                <w:sz w:val="18"/>
                <w:rPrChange w:id="1745" w:author="Gavin Ma (马国臣)-人工智能研究院" w:date="2026-04-27T20:25:00Z">
                  <w:rPr>
                    <w:ins w:id="1746" w:author="Gavin Ma (马国臣)-人工智能研究院" w:date="2026-04-27T20:23:00Z"/>
                  </w:rPr>
                </w:rPrChange>
              </w:rPr>
              <w:pPrChange w:id="1747" w:author="Gavin Ma (马国臣)-人工智能研究院" w:date="2026-04-27T20:25:00Z">
                <w:pPr/>
              </w:pPrChange>
            </w:pPr>
            <w:ins w:id="1748" w:author="Gavin Ma (马国臣)-人工智能研究院" w:date="2026-04-27T20:23:00Z">
              <w:r w:rsidRPr="003406B7">
                <w:rPr>
                  <w:sz w:val="18"/>
                  <w:rPrChange w:id="1749" w:author="Gavin Ma (马国臣)-人工智能研究院" w:date="2026-04-27T20:25:00Z">
                    <w:rPr/>
                  </w:rPrChange>
                </w:rPr>
                <w:t>Case 4</w:t>
              </w:r>
            </w:ins>
          </w:p>
        </w:tc>
        <w:tc>
          <w:tcPr>
            <w:tcW w:w="0" w:type="auto"/>
            <w:tcPrChange w:id="1750" w:author="Gavin Ma (马国臣)-人工智能研究院" w:date="2026-04-27T20:24:00Z">
              <w:tcPr>
                <w:tcW w:w="272" w:type="pct"/>
                <w:gridSpan w:val="2"/>
              </w:tcPr>
            </w:tcPrChange>
          </w:tcPr>
          <w:p w14:paraId="69A7EFE0" w14:textId="77777777" w:rsidR="004B6EB0" w:rsidRPr="003406B7" w:rsidRDefault="004B6EB0">
            <w:pPr>
              <w:pStyle w:val="a5"/>
              <w:ind w:firstLineChars="0" w:firstLine="0"/>
              <w:jc w:val="center"/>
              <w:rPr>
                <w:ins w:id="1751" w:author="Gavin Ma (马国臣)-人工智能研究院" w:date="2026-04-27T20:23:00Z"/>
                <w:sz w:val="18"/>
                <w:rPrChange w:id="1752" w:author="Gavin Ma (马国臣)-人工智能研究院" w:date="2026-04-27T20:25:00Z">
                  <w:rPr>
                    <w:ins w:id="1753" w:author="Gavin Ma (马国臣)-人工智能研究院" w:date="2026-04-27T20:23:00Z"/>
                  </w:rPr>
                </w:rPrChange>
              </w:rPr>
              <w:pPrChange w:id="1754" w:author="Gavin Ma (马国臣)-人工智能研究院" w:date="2026-04-27T20:25:00Z">
                <w:pPr/>
              </w:pPrChange>
            </w:pPr>
            <w:ins w:id="1755" w:author="Gavin Ma (马国臣)-人工智能研究院" w:date="2026-04-27T20:23:00Z">
              <w:r w:rsidRPr="003406B7">
                <w:rPr>
                  <w:sz w:val="18"/>
                  <w:rPrChange w:id="1756" w:author="Gavin Ma (马国臣)-人工智能研究院" w:date="2026-04-27T20:25:00Z">
                    <w:rPr/>
                  </w:rPrChange>
                </w:rPr>
                <w:t>D=0</w:t>
              </w:r>
            </w:ins>
          </w:p>
        </w:tc>
        <w:tc>
          <w:tcPr>
            <w:tcW w:w="0" w:type="auto"/>
            <w:tcPrChange w:id="1757" w:author="Gavin Ma (马国臣)-人工智能研究院" w:date="2026-04-27T20:24:00Z">
              <w:tcPr>
                <w:tcW w:w="333" w:type="pct"/>
              </w:tcPr>
            </w:tcPrChange>
          </w:tcPr>
          <w:p w14:paraId="6AAA5F7B" w14:textId="77777777" w:rsidR="004B6EB0" w:rsidRPr="003406B7" w:rsidRDefault="004B6EB0">
            <w:pPr>
              <w:pStyle w:val="a5"/>
              <w:ind w:firstLineChars="0" w:firstLine="0"/>
              <w:jc w:val="center"/>
              <w:rPr>
                <w:ins w:id="1758" w:author="Gavin Ma (马国臣)-人工智能研究院" w:date="2026-04-27T20:23:00Z"/>
                <w:sz w:val="18"/>
                <w:rPrChange w:id="1759" w:author="Gavin Ma (马国臣)-人工智能研究院" w:date="2026-04-27T20:25:00Z">
                  <w:rPr>
                    <w:ins w:id="1760" w:author="Gavin Ma (马国臣)-人工智能研究院" w:date="2026-04-27T20:23:00Z"/>
                  </w:rPr>
                </w:rPrChange>
              </w:rPr>
              <w:pPrChange w:id="1761" w:author="Gavin Ma (马国臣)-人工智能研究院" w:date="2026-04-27T20:25:00Z">
                <w:pPr/>
              </w:pPrChange>
            </w:pPr>
            <w:ins w:id="1762" w:author="Gavin Ma (马国臣)-人工智能研究院" w:date="2026-04-27T20:23:00Z">
              <w:r w:rsidRPr="003406B7">
                <w:rPr>
                  <w:sz w:val="18"/>
                  <w:rPrChange w:id="1763" w:author="Gavin Ma (马国臣)-人工智能研究院" w:date="2026-04-27T20:25:00Z">
                    <w:rPr/>
                  </w:rPrChange>
                </w:rPr>
                <w:t>/</w:t>
              </w:r>
            </w:ins>
          </w:p>
        </w:tc>
        <w:tc>
          <w:tcPr>
            <w:tcW w:w="0" w:type="auto"/>
            <w:tcPrChange w:id="1764" w:author="Gavin Ma (马国臣)-人工智能研究院" w:date="2026-04-27T20:24:00Z">
              <w:tcPr>
                <w:tcW w:w="485" w:type="pct"/>
              </w:tcPr>
            </w:tcPrChange>
          </w:tcPr>
          <w:p w14:paraId="251DDC3C" w14:textId="77777777" w:rsidR="004B6EB0" w:rsidRPr="003406B7" w:rsidRDefault="004B6EB0">
            <w:pPr>
              <w:pStyle w:val="a5"/>
              <w:ind w:firstLineChars="0" w:firstLine="0"/>
              <w:jc w:val="center"/>
              <w:rPr>
                <w:ins w:id="1765" w:author="Gavin Ma (马国臣)-人工智能研究院" w:date="2026-04-27T20:23:00Z"/>
                <w:sz w:val="18"/>
                <w:rPrChange w:id="1766" w:author="Gavin Ma (马国臣)-人工智能研究院" w:date="2026-04-27T20:25:00Z">
                  <w:rPr>
                    <w:ins w:id="1767" w:author="Gavin Ma (马国臣)-人工智能研究院" w:date="2026-04-27T20:23:00Z"/>
                  </w:rPr>
                </w:rPrChange>
              </w:rPr>
              <w:pPrChange w:id="1768" w:author="Gavin Ma (马国臣)-人工智能研究院" w:date="2026-04-27T20:25:00Z">
                <w:pPr/>
              </w:pPrChange>
            </w:pPr>
            <w:ins w:id="1769" w:author="Gavin Ma (马国臣)-人工智能研究院" w:date="2026-04-27T20:23:00Z">
              <w:r w:rsidRPr="003406B7">
                <w:rPr>
                  <w:sz w:val="18"/>
                  <w:rPrChange w:id="1770" w:author="Gavin Ma (马国臣)-人工智能研究院" w:date="2026-04-27T20:25:00Z">
                    <w:rPr/>
                  </w:rPrChange>
                </w:rPr>
                <w:t>/</w:t>
              </w:r>
            </w:ins>
          </w:p>
        </w:tc>
        <w:tc>
          <w:tcPr>
            <w:tcW w:w="0" w:type="auto"/>
            <w:tcPrChange w:id="1771" w:author="Gavin Ma (马国臣)-人工智能研究院" w:date="2026-04-27T20:24:00Z">
              <w:tcPr>
                <w:tcW w:w="441" w:type="pct"/>
              </w:tcPr>
            </w:tcPrChange>
          </w:tcPr>
          <w:p w14:paraId="0596A884" w14:textId="77777777" w:rsidR="004B6EB0" w:rsidRPr="003406B7" w:rsidRDefault="004B6EB0">
            <w:pPr>
              <w:pStyle w:val="a5"/>
              <w:ind w:firstLineChars="0" w:firstLine="0"/>
              <w:jc w:val="center"/>
              <w:rPr>
                <w:ins w:id="1772" w:author="Gavin Ma (马国臣)-人工智能研究院" w:date="2026-04-27T20:23:00Z"/>
                <w:sz w:val="18"/>
                <w:rPrChange w:id="1773" w:author="Gavin Ma (马国臣)-人工智能研究院" w:date="2026-04-27T20:25:00Z">
                  <w:rPr>
                    <w:ins w:id="1774" w:author="Gavin Ma (马国臣)-人工智能研究院" w:date="2026-04-27T20:23:00Z"/>
                  </w:rPr>
                </w:rPrChange>
              </w:rPr>
              <w:pPrChange w:id="1775" w:author="Gavin Ma (马国臣)-人工智能研究院" w:date="2026-04-27T20:25:00Z">
                <w:pPr/>
              </w:pPrChange>
            </w:pPr>
            <w:ins w:id="1776" w:author="Gavin Ma (马国臣)-人工智能研究院" w:date="2026-04-27T20:23:00Z">
              <w:r w:rsidRPr="003406B7">
                <w:rPr>
                  <w:sz w:val="18"/>
                  <w:rPrChange w:id="1777" w:author="Gavin Ma (马国臣)-人工智能研究院" w:date="2026-04-27T20:25:00Z">
                    <w:rPr/>
                  </w:rPrChange>
                </w:rPr>
                <w:t>8658818</w:t>
              </w:r>
            </w:ins>
          </w:p>
        </w:tc>
        <w:tc>
          <w:tcPr>
            <w:tcW w:w="0" w:type="auto"/>
            <w:tcPrChange w:id="1778" w:author="Gavin Ma (马国臣)-人工智能研究院" w:date="2026-04-27T20:24:00Z">
              <w:tcPr>
                <w:tcW w:w="463" w:type="pct"/>
              </w:tcPr>
            </w:tcPrChange>
          </w:tcPr>
          <w:p w14:paraId="7FCB84B3" w14:textId="77777777" w:rsidR="004B6EB0" w:rsidRPr="003406B7" w:rsidRDefault="004B6EB0">
            <w:pPr>
              <w:pStyle w:val="a5"/>
              <w:ind w:firstLineChars="0" w:firstLine="0"/>
              <w:jc w:val="center"/>
              <w:rPr>
                <w:ins w:id="1779" w:author="Gavin Ma (马国臣)-人工智能研究院" w:date="2026-04-27T20:23:00Z"/>
                <w:sz w:val="18"/>
                <w:rPrChange w:id="1780" w:author="Gavin Ma (马国臣)-人工智能研究院" w:date="2026-04-27T20:25:00Z">
                  <w:rPr>
                    <w:ins w:id="1781" w:author="Gavin Ma (马国臣)-人工智能研究院" w:date="2026-04-27T20:23:00Z"/>
                  </w:rPr>
                </w:rPrChange>
              </w:rPr>
              <w:pPrChange w:id="1782" w:author="Gavin Ma (马国臣)-人工智能研究院" w:date="2026-04-27T20:25:00Z">
                <w:pPr/>
              </w:pPrChange>
            </w:pPr>
            <w:ins w:id="1783" w:author="Gavin Ma (马国臣)-人工智能研究院" w:date="2026-04-27T20:23:00Z">
              <w:r w:rsidRPr="003406B7">
                <w:rPr>
                  <w:sz w:val="18"/>
                  <w:rPrChange w:id="1784" w:author="Gavin Ma (马国臣)-人工智能研究院" w:date="2026-04-27T20:25:00Z">
                    <w:rPr/>
                  </w:rPrChange>
                </w:rPr>
                <w:t>0.865882</w:t>
              </w:r>
            </w:ins>
          </w:p>
        </w:tc>
        <w:tc>
          <w:tcPr>
            <w:tcW w:w="0" w:type="auto"/>
            <w:tcPrChange w:id="1785" w:author="Gavin Ma (马国臣)-人工智能研究院" w:date="2026-04-27T20:24:00Z">
              <w:tcPr>
                <w:tcW w:w="441" w:type="pct"/>
              </w:tcPr>
            </w:tcPrChange>
          </w:tcPr>
          <w:p w14:paraId="3DAEC26F" w14:textId="77777777" w:rsidR="004B6EB0" w:rsidRPr="003406B7" w:rsidRDefault="004B6EB0">
            <w:pPr>
              <w:pStyle w:val="a5"/>
              <w:ind w:firstLineChars="0" w:firstLine="0"/>
              <w:jc w:val="center"/>
              <w:rPr>
                <w:ins w:id="1786" w:author="Gavin Ma (马国臣)-人工智能研究院" w:date="2026-04-27T20:23:00Z"/>
                <w:sz w:val="18"/>
                <w:rPrChange w:id="1787" w:author="Gavin Ma (马国臣)-人工智能研究院" w:date="2026-04-27T20:25:00Z">
                  <w:rPr>
                    <w:ins w:id="1788" w:author="Gavin Ma (马国臣)-人工智能研究院" w:date="2026-04-27T20:23:00Z"/>
                  </w:rPr>
                </w:rPrChange>
              </w:rPr>
              <w:pPrChange w:id="1789" w:author="Gavin Ma (马国臣)-人工智能研究院" w:date="2026-04-27T20:25:00Z">
                <w:pPr/>
              </w:pPrChange>
            </w:pPr>
            <w:ins w:id="1790" w:author="Gavin Ma (马国臣)-人工智能研究院" w:date="2026-04-27T20:23:00Z">
              <w:r w:rsidRPr="003406B7">
                <w:rPr>
                  <w:sz w:val="18"/>
                  <w:rPrChange w:id="1791" w:author="Gavin Ma (马国臣)-人工智能研究院" w:date="2026-04-27T20:25:00Z">
                    <w:rPr/>
                  </w:rPrChange>
                </w:rPr>
                <w:t>1341182</w:t>
              </w:r>
            </w:ins>
          </w:p>
        </w:tc>
        <w:tc>
          <w:tcPr>
            <w:tcW w:w="0" w:type="auto"/>
            <w:tcPrChange w:id="1792" w:author="Gavin Ma (马国臣)-人工智能研究院" w:date="2026-04-27T20:24:00Z">
              <w:tcPr>
                <w:tcW w:w="463" w:type="pct"/>
              </w:tcPr>
            </w:tcPrChange>
          </w:tcPr>
          <w:p w14:paraId="7465FC74" w14:textId="77777777" w:rsidR="004B6EB0" w:rsidRPr="003406B7" w:rsidRDefault="004B6EB0">
            <w:pPr>
              <w:pStyle w:val="a5"/>
              <w:ind w:firstLineChars="0" w:firstLine="0"/>
              <w:jc w:val="center"/>
              <w:rPr>
                <w:ins w:id="1793" w:author="Gavin Ma (马国臣)-人工智能研究院" w:date="2026-04-27T20:23:00Z"/>
                <w:sz w:val="18"/>
                <w:rPrChange w:id="1794" w:author="Gavin Ma (马国臣)-人工智能研究院" w:date="2026-04-27T20:25:00Z">
                  <w:rPr>
                    <w:ins w:id="1795" w:author="Gavin Ma (马国臣)-人工智能研究院" w:date="2026-04-27T20:23:00Z"/>
                  </w:rPr>
                </w:rPrChange>
              </w:rPr>
              <w:pPrChange w:id="1796" w:author="Gavin Ma (马国臣)-人工智能研究院" w:date="2026-04-27T20:25:00Z">
                <w:pPr/>
              </w:pPrChange>
            </w:pPr>
            <w:ins w:id="1797" w:author="Gavin Ma (马国臣)-人工智能研究院" w:date="2026-04-27T20:23:00Z">
              <w:r w:rsidRPr="003406B7">
                <w:rPr>
                  <w:sz w:val="18"/>
                  <w:rPrChange w:id="1798" w:author="Gavin Ma (马国臣)-人工智能研究院" w:date="2026-04-27T20:25:00Z">
                    <w:rPr/>
                  </w:rPrChange>
                </w:rPr>
                <w:t>0.928248</w:t>
              </w:r>
            </w:ins>
          </w:p>
        </w:tc>
        <w:tc>
          <w:tcPr>
            <w:tcW w:w="0" w:type="auto"/>
            <w:tcPrChange w:id="1799" w:author="Gavin Ma (马国臣)-人工智能研究院" w:date="2026-04-27T20:24:00Z">
              <w:tcPr>
                <w:tcW w:w="441" w:type="pct"/>
              </w:tcPr>
            </w:tcPrChange>
          </w:tcPr>
          <w:p w14:paraId="0792F012" w14:textId="77777777" w:rsidR="004B6EB0" w:rsidRPr="003406B7" w:rsidRDefault="004B6EB0">
            <w:pPr>
              <w:pStyle w:val="a5"/>
              <w:ind w:firstLineChars="0" w:firstLine="0"/>
              <w:jc w:val="center"/>
              <w:rPr>
                <w:ins w:id="1800" w:author="Gavin Ma (马国臣)-人工智能研究院" w:date="2026-04-27T20:23:00Z"/>
                <w:sz w:val="18"/>
                <w:rPrChange w:id="1801" w:author="Gavin Ma (马国臣)-人工智能研究院" w:date="2026-04-27T20:25:00Z">
                  <w:rPr>
                    <w:ins w:id="1802" w:author="Gavin Ma (马国臣)-人工智能研究院" w:date="2026-04-27T20:23:00Z"/>
                  </w:rPr>
                </w:rPrChange>
              </w:rPr>
              <w:pPrChange w:id="1803" w:author="Gavin Ma (马国臣)-人工智能研究院" w:date="2026-04-27T20:25:00Z">
                <w:pPr/>
              </w:pPrChange>
            </w:pPr>
          </w:p>
        </w:tc>
        <w:tc>
          <w:tcPr>
            <w:tcW w:w="0" w:type="auto"/>
            <w:tcPrChange w:id="1804" w:author="Gavin Ma (马国臣)-人工智能研究院" w:date="2026-04-27T20:24:00Z">
              <w:tcPr>
                <w:tcW w:w="463" w:type="pct"/>
              </w:tcPr>
            </w:tcPrChange>
          </w:tcPr>
          <w:p w14:paraId="2B1094D1" w14:textId="77777777" w:rsidR="004B6EB0" w:rsidRPr="003406B7" w:rsidRDefault="004B6EB0">
            <w:pPr>
              <w:pStyle w:val="a5"/>
              <w:ind w:firstLineChars="0" w:firstLine="0"/>
              <w:jc w:val="center"/>
              <w:rPr>
                <w:ins w:id="1805" w:author="Gavin Ma (马国臣)-人工智能研究院" w:date="2026-04-27T20:23:00Z"/>
                <w:sz w:val="18"/>
                <w:rPrChange w:id="1806" w:author="Gavin Ma (马国臣)-人工智能研究院" w:date="2026-04-27T20:25:00Z">
                  <w:rPr>
                    <w:ins w:id="1807" w:author="Gavin Ma (马国臣)-人工智能研究院" w:date="2026-04-27T20:23:00Z"/>
                  </w:rPr>
                </w:rPrChange>
              </w:rPr>
              <w:pPrChange w:id="1808" w:author="Gavin Ma (马国臣)-人工智能研究院" w:date="2026-04-27T20:25:00Z">
                <w:pPr/>
              </w:pPrChange>
            </w:pPr>
            <w:ins w:id="1809" w:author="Gavin Ma (马国臣)-人工智能研究院" w:date="2026-04-27T20:23:00Z">
              <w:r w:rsidRPr="003406B7">
                <w:rPr>
                  <w:sz w:val="18"/>
                  <w:rPrChange w:id="1810" w:author="Gavin Ma (马国臣)-人工智能研究院" w:date="2026-04-27T20:25:00Z">
                    <w:rPr/>
                  </w:rPrChange>
                </w:rPr>
                <w:t>0.930535</w:t>
              </w:r>
            </w:ins>
          </w:p>
        </w:tc>
        <w:tc>
          <w:tcPr>
            <w:tcW w:w="0" w:type="auto"/>
            <w:tcPrChange w:id="1811" w:author="Gavin Ma (马国臣)-人工智能研究院" w:date="2026-04-27T20:24:00Z">
              <w:tcPr>
                <w:tcW w:w="441" w:type="pct"/>
              </w:tcPr>
            </w:tcPrChange>
          </w:tcPr>
          <w:p w14:paraId="3629EB32" w14:textId="77777777" w:rsidR="004B6EB0" w:rsidRPr="003406B7" w:rsidRDefault="004B6EB0">
            <w:pPr>
              <w:pStyle w:val="a5"/>
              <w:ind w:firstLineChars="0" w:firstLine="0"/>
              <w:jc w:val="center"/>
              <w:rPr>
                <w:ins w:id="1812" w:author="Gavin Ma (马国臣)-人工智能研究院" w:date="2026-04-27T20:23:00Z"/>
                <w:sz w:val="18"/>
                <w:rPrChange w:id="1813" w:author="Gavin Ma (马国臣)-人工智能研究院" w:date="2026-04-27T20:25:00Z">
                  <w:rPr>
                    <w:ins w:id="1814" w:author="Gavin Ma (马国臣)-人工智能研究院" w:date="2026-04-27T20:23:00Z"/>
                  </w:rPr>
                </w:rPrChange>
              </w:rPr>
              <w:pPrChange w:id="1815" w:author="Gavin Ma (马国臣)-人工智能研究院" w:date="2026-04-27T20:25:00Z">
                <w:pPr/>
              </w:pPrChange>
            </w:pPr>
          </w:p>
        </w:tc>
        <w:tc>
          <w:tcPr>
            <w:tcW w:w="0" w:type="auto"/>
            <w:tcPrChange w:id="1816" w:author="Gavin Ma (马国臣)-人工智能研究院" w:date="2026-04-27T20:24:00Z">
              <w:tcPr>
                <w:tcW w:w="463" w:type="pct"/>
              </w:tcPr>
            </w:tcPrChange>
          </w:tcPr>
          <w:p w14:paraId="0130ABC5" w14:textId="77777777" w:rsidR="004B6EB0" w:rsidRPr="003406B7" w:rsidRDefault="004B6EB0">
            <w:pPr>
              <w:pStyle w:val="a5"/>
              <w:ind w:firstLineChars="0" w:firstLine="0"/>
              <w:jc w:val="center"/>
              <w:rPr>
                <w:ins w:id="1817" w:author="Gavin Ma (马国臣)-人工智能研究院" w:date="2026-04-27T20:23:00Z"/>
                <w:sz w:val="18"/>
                <w:rPrChange w:id="1818" w:author="Gavin Ma (马国臣)-人工智能研究院" w:date="2026-04-27T20:25:00Z">
                  <w:rPr>
                    <w:ins w:id="1819" w:author="Gavin Ma (马国臣)-人工智能研究院" w:date="2026-04-27T20:23:00Z"/>
                  </w:rPr>
                </w:rPrChange>
              </w:rPr>
              <w:pPrChange w:id="1820" w:author="Gavin Ma (马国臣)-人工智能研究院" w:date="2026-04-27T20:25:00Z">
                <w:pPr/>
              </w:pPrChange>
            </w:pPr>
            <w:ins w:id="1821" w:author="Gavin Ma (马国臣)-人工智能研究院" w:date="2026-04-27T20:23:00Z">
              <w:r w:rsidRPr="003406B7">
                <w:rPr>
                  <w:sz w:val="18"/>
                  <w:rPrChange w:id="1822" w:author="Gavin Ma (马国臣)-人工智能研究院" w:date="2026-04-27T20:25:00Z">
                    <w:rPr/>
                  </w:rPrChange>
                </w:rPr>
                <w:t>0.934719</w:t>
              </w:r>
            </w:ins>
          </w:p>
        </w:tc>
      </w:tr>
      <w:tr w:rsidR="004B6EB0" w14:paraId="06C4CD59" w14:textId="77777777" w:rsidTr="004B6EB0">
        <w:trPr>
          <w:ins w:id="1823" w:author="Gavin Ma (马国臣)-人工智能研究院" w:date="2026-04-27T20:23:00Z"/>
        </w:trPr>
        <w:tc>
          <w:tcPr>
            <w:tcW w:w="0" w:type="auto"/>
            <w:tcPrChange w:id="1824" w:author="Gavin Ma (马国臣)-人工智能研究院" w:date="2026-04-27T20:24:00Z">
              <w:tcPr>
                <w:tcW w:w="297" w:type="pct"/>
              </w:tcPr>
            </w:tcPrChange>
          </w:tcPr>
          <w:p w14:paraId="2DACEE10" w14:textId="77777777" w:rsidR="004B6EB0" w:rsidRPr="003406B7" w:rsidRDefault="004B6EB0">
            <w:pPr>
              <w:pStyle w:val="a5"/>
              <w:ind w:firstLineChars="0" w:firstLine="0"/>
              <w:jc w:val="center"/>
              <w:rPr>
                <w:ins w:id="1825" w:author="Gavin Ma (马国臣)-人工智能研究院" w:date="2026-04-27T20:23:00Z"/>
                <w:sz w:val="18"/>
                <w:rPrChange w:id="1826" w:author="Gavin Ma (马国臣)-人工智能研究院" w:date="2026-04-27T20:25:00Z">
                  <w:rPr>
                    <w:ins w:id="1827" w:author="Gavin Ma (马国臣)-人工智能研究院" w:date="2026-04-27T20:23:00Z"/>
                  </w:rPr>
                </w:rPrChange>
              </w:rPr>
              <w:pPrChange w:id="1828" w:author="Gavin Ma (马国臣)-人工智能研究院" w:date="2026-04-27T20:25:00Z">
                <w:pPr/>
              </w:pPrChange>
            </w:pPr>
            <w:ins w:id="1829" w:author="Gavin Ma (马国臣)-人工智能研究院" w:date="2026-04-27T20:23:00Z">
              <w:r w:rsidRPr="003406B7">
                <w:rPr>
                  <w:sz w:val="18"/>
                  <w:rPrChange w:id="1830" w:author="Gavin Ma (马国臣)-人工智能研究院" w:date="2026-04-27T20:25:00Z">
                    <w:rPr/>
                  </w:rPrChange>
                </w:rPr>
                <w:t>Case 5</w:t>
              </w:r>
            </w:ins>
          </w:p>
        </w:tc>
        <w:tc>
          <w:tcPr>
            <w:tcW w:w="0" w:type="auto"/>
            <w:tcPrChange w:id="1831" w:author="Gavin Ma (马国臣)-人工智能研究院" w:date="2026-04-27T20:24:00Z">
              <w:tcPr>
                <w:tcW w:w="272" w:type="pct"/>
                <w:gridSpan w:val="2"/>
              </w:tcPr>
            </w:tcPrChange>
          </w:tcPr>
          <w:p w14:paraId="5E35A3AB" w14:textId="77777777" w:rsidR="004B6EB0" w:rsidRPr="003406B7" w:rsidRDefault="004B6EB0">
            <w:pPr>
              <w:pStyle w:val="a5"/>
              <w:ind w:firstLineChars="0" w:firstLine="0"/>
              <w:jc w:val="center"/>
              <w:rPr>
                <w:ins w:id="1832" w:author="Gavin Ma (马国臣)-人工智能研究院" w:date="2026-04-27T20:23:00Z"/>
                <w:sz w:val="18"/>
                <w:rPrChange w:id="1833" w:author="Gavin Ma (马国臣)-人工智能研究院" w:date="2026-04-27T20:25:00Z">
                  <w:rPr>
                    <w:ins w:id="1834" w:author="Gavin Ma (马国臣)-人工智能研究院" w:date="2026-04-27T20:23:00Z"/>
                  </w:rPr>
                </w:rPrChange>
              </w:rPr>
              <w:pPrChange w:id="1835" w:author="Gavin Ma (马国臣)-人工智能研究院" w:date="2026-04-27T20:25:00Z">
                <w:pPr/>
              </w:pPrChange>
            </w:pPr>
            <w:ins w:id="1836" w:author="Gavin Ma (马国臣)-人工智能研究院" w:date="2026-04-27T20:23:00Z">
              <w:r w:rsidRPr="003406B7">
                <w:rPr>
                  <w:sz w:val="18"/>
                  <w:rPrChange w:id="1837" w:author="Gavin Ma (马国臣)-人工智能研究院" w:date="2026-04-27T20:25:00Z">
                    <w:rPr/>
                  </w:rPrChange>
                </w:rPr>
                <w:t>/</w:t>
              </w:r>
            </w:ins>
          </w:p>
        </w:tc>
        <w:tc>
          <w:tcPr>
            <w:tcW w:w="0" w:type="auto"/>
            <w:tcPrChange w:id="1838" w:author="Gavin Ma (马国臣)-人工智能研究院" w:date="2026-04-27T20:24:00Z">
              <w:tcPr>
                <w:tcW w:w="333" w:type="pct"/>
              </w:tcPr>
            </w:tcPrChange>
          </w:tcPr>
          <w:p w14:paraId="4AD4B861" w14:textId="77777777" w:rsidR="004B6EB0" w:rsidRPr="003406B7" w:rsidRDefault="004B6EB0">
            <w:pPr>
              <w:pStyle w:val="a5"/>
              <w:ind w:firstLineChars="0" w:firstLine="0"/>
              <w:jc w:val="center"/>
              <w:rPr>
                <w:ins w:id="1839" w:author="Gavin Ma (马国臣)-人工智能研究院" w:date="2026-04-27T20:23:00Z"/>
                <w:sz w:val="18"/>
                <w:rPrChange w:id="1840" w:author="Gavin Ma (马国臣)-人工智能研究院" w:date="2026-04-27T20:25:00Z">
                  <w:rPr>
                    <w:ins w:id="1841" w:author="Gavin Ma (马国臣)-人工智能研究院" w:date="2026-04-27T20:23:00Z"/>
                  </w:rPr>
                </w:rPrChange>
              </w:rPr>
              <w:pPrChange w:id="1842" w:author="Gavin Ma (马国臣)-人工智能研究院" w:date="2026-04-27T20:25:00Z">
                <w:pPr/>
              </w:pPrChange>
            </w:pPr>
            <w:ins w:id="1843" w:author="Gavin Ma (马国臣)-人工智能研究院" w:date="2026-04-27T20:23:00Z">
              <w:r w:rsidRPr="003406B7">
                <w:rPr>
                  <w:sz w:val="18"/>
                  <w:rPrChange w:id="1844" w:author="Gavin Ma (马国臣)-人工智能研究院" w:date="2026-04-27T20:25:00Z">
                    <w:rPr/>
                  </w:rPrChange>
                </w:rPr>
                <w:t>/</w:t>
              </w:r>
            </w:ins>
          </w:p>
        </w:tc>
        <w:tc>
          <w:tcPr>
            <w:tcW w:w="0" w:type="auto"/>
            <w:tcPrChange w:id="1845" w:author="Gavin Ma (马国臣)-人工智能研究院" w:date="2026-04-27T20:24:00Z">
              <w:tcPr>
                <w:tcW w:w="485" w:type="pct"/>
              </w:tcPr>
            </w:tcPrChange>
          </w:tcPr>
          <w:p w14:paraId="5DB2323C" w14:textId="77777777" w:rsidR="004B6EB0" w:rsidRPr="003406B7" w:rsidRDefault="004B6EB0">
            <w:pPr>
              <w:pStyle w:val="a5"/>
              <w:ind w:firstLineChars="0" w:firstLine="0"/>
              <w:jc w:val="center"/>
              <w:rPr>
                <w:ins w:id="1846" w:author="Gavin Ma (马国臣)-人工智能研究院" w:date="2026-04-27T20:23:00Z"/>
                <w:sz w:val="18"/>
                <w:rPrChange w:id="1847" w:author="Gavin Ma (马国臣)-人工智能研究院" w:date="2026-04-27T20:25:00Z">
                  <w:rPr>
                    <w:ins w:id="1848" w:author="Gavin Ma (马国臣)-人工智能研究院" w:date="2026-04-27T20:23:00Z"/>
                  </w:rPr>
                </w:rPrChange>
              </w:rPr>
              <w:pPrChange w:id="1849" w:author="Gavin Ma (马国臣)-人工智能研究院" w:date="2026-04-27T20:25:00Z">
                <w:pPr/>
              </w:pPrChange>
            </w:pPr>
            <w:ins w:id="1850" w:author="Gavin Ma (马国臣)-人工智能研究院" w:date="2026-04-27T20:23:00Z">
              <w:r w:rsidRPr="003406B7">
                <w:rPr>
                  <w:sz w:val="18"/>
                  <w:rPrChange w:id="1851" w:author="Gavin Ma (马国臣)-人工智能研究院" w:date="2026-04-27T20:25:00Z">
                    <w:rPr/>
                  </w:rPrChange>
                </w:rPr>
                <w:t>/</w:t>
              </w:r>
            </w:ins>
          </w:p>
        </w:tc>
        <w:tc>
          <w:tcPr>
            <w:tcW w:w="0" w:type="auto"/>
            <w:tcPrChange w:id="1852" w:author="Gavin Ma (马国臣)-人工智能研究院" w:date="2026-04-27T20:24:00Z">
              <w:tcPr>
                <w:tcW w:w="441" w:type="pct"/>
              </w:tcPr>
            </w:tcPrChange>
          </w:tcPr>
          <w:p w14:paraId="183E0F33" w14:textId="77777777" w:rsidR="004B6EB0" w:rsidRPr="003406B7" w:rsidRDefault="004B6EB0">
            <w:pPr>
              <w:pStyle w:val="a5"/>
              <w:ind w:firstLineChars="0" w:firstLine="0"/>
              <w:jc w:val="center"/>
              <w:rPr>
                <w:ins w:id="1853" w:author="Gavin Ma (马国臣)-人工智能研究院" w:date="2026-04-27T20:23:00Z"/>
                <w:sz w:val="18"/>
                <w:rPrChange w:id="1854" w:author="Gavin Ma (马国臣)-人工智能研究院" w:date="2026-04-27T20:25:00Z">
                  <w:rPr>
                    <w:ins w:id="1855" w:author="Gavin Ma (马国臣)-人工智能研究院" w:date="2026-04-27T20:23:00Z"/>
                  </w:rPr>
                </w:rPrChange>
              </w:rPr>
              <w:pPrChange w:id="1856" w:author="Gavin Ma (马国臣)-人工智能研究院" w:date="2026-04-27T20:25:00Z">
                <w:pPr/>
              </w:pPrChange>
            </w:pPr>
            <w:ins w:id="1857" w:author="Gavin Ma (马国臣)-人工智能研究院" w:date="2026-04-27T20:23:00Z">
              <w:r w:rsidRPr="003406B7">
                <w:rPr>
                  <w:sz w:val="18"/>
                  <w:rPrChange w:id="1858" w:author="Gavin Ma (马国臣)-人工智能研究院" w:date="2026-04-27T20:25:00Z">
                    <w:rPr/>
                  </w:rPrChange>
                </w:rPr>
                <w:t>8307206</w:t>
              </w:r>
            </w:ins>
          </w:p>
        </w:tc>
        <w:tc>
          <w:tcPr>
            <w:tcW w:w="0" w:type="auto"/>
            <w:tcPrChange w:id="1859" w:author="Gavin Ma (马国臣)-人工智能研究院" w:date="2026-04-27T20:24:00Z">
              <w:tcPr>
                <w:tcW w:w="463" w:type="pct"/>
              </w:tcPr>
            </w:tcPrChange>
          </w:tcPr>
          <w:p w14:paraId="1FD9E47B" w14:textId="77777777" w:rsidR="004B6EB0" w:rsidRPr="003406B7" w:rsidRDefault="004B6EB0">
            <w:pPr>
              <w:pStyle w:val="a5"/>
              <w:ind w:firstLineChars="0" w:firstLine="0"/>
              <w:jc w:val="center"/>
              <w:rPr>
                <w:ins w:id="1860" w:author="Gavin Ma (马国臣)-人工智能研究院" w:date="2026-04-27T20:23:00Z"/>
                <w:sz w:val="18"/>
                <w:rPrChange w:id="1861" w:author="Gavin Ma (马国臣)-人工智能研究院" w:date="2026-04-27T20:25:00Z">
                  <w:rPr>
                    <w:ins w:id="1862" w:author="Gavin Ma (马国臣)-人工智能研究院" w:date="2026-04-27T20:23:00Z"/>
                  </w:rPr>
                </w:rPrChange>
              </w:rPr>
              <w:pPrChange w:id="1863" w:author="Gavin Ma (马国臣)-人工智能研究院" w:date="2026-04-27T20:25:00Z">
                <w:pPr/>
              </w:pPrChange>
            </w:pPr>
            <w:ins w:id="1864" w:author="Gavin Ma (马国臣)-人工智能研究院" w:date="2026-04-27T20:23:00Z">
              <w:r w:rsidRPr="003406B7">
                <w:rPr>
                  <w:sz w:val="18"/>
                  <w:rPrChange w:id="1865" w:author="Gavin Ma (马国臣)-人工智能研究院" w:date="2026-04-27T20:25:00Z">
                    <w:rPr/>
                  </w:rPrChange>
                </w:rPr>
                <w:t>0.830721</w:t>
              </w:r>
            </w:ins>
          </w:p>
        </w:tc>
        <w:tc>
          <w:tcPr>
            <w:tcW w:w="0" w:type="auto"/>
            <w:tcPrChange w:id="1866" w:author="Gavin Ma (马国臣)-人工智能研究院" w:date="2026-04-27T20:24:00Z">
              <w:tcPr>
                <w:tcW w:w="441" w:type="pct"/>
              </w:tcPr>
            </w:tcPrChange>
          </w:tcPr>
          <w:p w14:paraId="051F0B11" w14:textId="77777777" w:rsidR="004B6EB0" w:rsidRPr="003406B7" w:rsidRDefault="004B6EB0">
            <w:pPr>
              <w:pStyle w:val="a5"/>
              <w:ind w:firstLineChars="0" w:firstLine="0"/>
              <w:jc w:val="center"/>
              <w:rPr>
                <w:ins w:id="1867" w:author="Gavin Ma (马国臣)-人工智能研究院" w:date="2026-04-27T20:23:00Z"/>
                <w:sz w:val="18"/>
                <w:rPrChange w:id="1868" w:author="Gavin Ma (马国臣)-人工智能研究院" w:date="2026-04-27T20:25:00Z">
                  <w:rPr>
                    <w:ins w:id="1869" w:author="Gavin Ma (马国臣)-人工智能研究院" w:date="2026-04-27T20:23:00Z"/>
                  </w:rPr>
                </w:rPrChange>
              </w:rPr>
              <w:pPrChange w:id="1870" w:author="Gavin Ma (马国臣)-人工智能研究院" w:date="2026-04-27T20:25:00Z">
                <w:pPr/>
              </w:pPrChange>
            </w:pPr>
            <w:ins w:id="1871" w:author="Gavin Ma (马国臣)-人工智能研究院" w:date="2026-04-27T20:23:00Z">
              <w:r w:rsidRPr="003406B7">
                <w:rPr>
                  <w:sz w:val="18"/>
                  <w:rPrChange w:id="1872" w:author="Gavin Ma (马国臣)-人工智能研究院" w:date="2026-04-27T20:25:00Z">
                    <w:rPr/>
                  </w:rPrChange>
                </w:rPr>
                <w:t>1692794</w:t>
              </w:r>
            </w:ins>
          </w:p>
        </w:tc>
        <w:tc>
          <w:tcPr>
            <w:tcW w:w="0" w:type="auto"/>
            <w:tcPrChange w:id="1873" w:author="Gavin Ma (马国臣)-人工智能研究院" w:date="2026-04-27T20:24:00Z">
              <w:tcPr>
                <w:tcW w:w="463" w:type="pct"/>
              </w:tcPr>
            </w:tcPrChange>
          </w:tcPr>
          <w:p w14:paraId="12F8507D" w14:textId="77777777" w:rsidR="004B6EB0" w:rsidRPr="003406B7" w:rsidRDefault="004B6EB0">
            <w:pPr>
              <w:pStyle w:val="a5"/>
              <w:ind w:firstLineChars="0" w:firstLine="0"/>
              <w:jc w:val="center"/>
              <w:rPr>
                <w:ins w:id="1874" w:author="Gavin Ma (马国臣)-人工智能研究院" w:date="2026-04-27T20:23:00Z"/>
                <w:sz w:val="18"/>
                <w:rPrChange w:id="1875" w:author="Gavin Ma (马国臣)-人工智能研究院" w:date="2026-04-27T20:25:00Z">
                  <w:rPr>
                    <w:ins w:id="1876" w:author="Gavin Ma (马国臣)-人工智能研究院" w:date="2026-04-27T20:23:00Z"/>
                  </w:rPr>
                </w:rPrChange>
              </w:rPr>
              <w:pPrChange w:id="1877" w:author="Gavin Ma (马国臣)-人工智能研究院" w:date="2026-04-27T20:25:00Z">
                <w:pPr/>
              </w:pPrChange>
            </w:pPr>
            <w:ins w:id="1878" w:author="Gavin Ma (马国臣)-人工智能研究院" w:date="2026-04-27T20:23:00Z">
              <w:r w:rsidRPr="003406B7">
                <w:rPr>
                  <w:sz w:val="18"/>
                  <w:rPrChange w:id="1879" w:author="Gavin Ma (马国臣)-人工智能研究院" w:date="2026-04-27T20:25:00Z">
                    <w:rPr/>
                  </w:rPrChange>
                </w:rPr>
                <w:t>0.999999</w:t>
              </w:r>
            </w:ins>
          </w:p>
        </w:tc>
        <w:tc>
          <w:tcPr>
            <w:tcW w:w="0" w:type="auto"/>
            <w:tcPrChange w:id="1880" w:author="Gavin Ma (马国臣)-人工智能研究院" w:date="2026-04-27T20:24:00Z">
              <w:tcPr>
                <w:tcW w:w="441" w:type="pct"/>
              </w:tcPr>
            </w:tcPrChange>
          </w:tcPr>
          <w:p w14:paraId="5B347F8F" w14:textId="77777777" w:rsidR="004B6EB0" w:rsidRPr="003406B7" w:rsidRDefault="004B6EB0">
            <w:pPr>
              <w:pStyle w:val="a5"/>
              <w:ind w:firstLineChars="0" w:firstLine="0"/>
              <w:jc w:val="center"/>
              <w:rPr>
                <w:ins w:id="1881" w:author="Gavin Ma (马国臣)-人工智能研究院" w:date="2026-04-27T20:23:00Z"/>
                <w:sz w:val="18"/>
                <w:rPrChange w:id="1882" w:author="Gavin Ma (马国臣)-人工智能研究院" w:date="2026-04-27T20:25:00Z">
                  <w:rPr>
                    <w:ins w:id="1883" w:author="Gavin Ma (马国臣)-人工智能研究院" w:date="2026-04-27T20:23:00Z"/>
                  </w:rPr>
                </w:rPrChange>
              </w:rPr>
              <w:pPrChange w:id="1884" w:author="Gavin Ma (马国臣)-人工智能研究院" w:date="2026-04-27T20:25:00Z">
                <w:pPr/>
              </w:pPrChange>
            </w:pPr>
          </w:p>
        </w:tc>
        <w:tc>
          <w:tcPr>
            <w:tcW w:w="0" w:type="auto"/>
            <w:tcPrChange w:id="1885" w:author="Gavin Ma (马国臣)-人工智能研究院" w:date="2026-04-27T20:24:00Z">
              <w:tcPr>
                <w:tcW w:w="463" w:type="pct"/>
              </w:tcPr>
            </w:tcPrChange>
          </w:tcPr>
          <w:p w14:paraId="080E7AFA" w14:textId="77777777" w:rsidR="004B6EB0" w:rsidRPr="003406B7" w:rsidRDefault="004B6EB0">
            <w:pPr>
              <w:pStyle w:val="a5"/>
              <w:ind w:firstLineChars="0" w:firstLine="0"/>
              <w:jc w:val="center"/>
              <w:rPr>
                <w:ins w:id="1886" w:author="Gavin Ma (马国臣)-人工智能研究院" w:date="2026-04-27T20:23:00Z"/>
                <w:sz w:val="18"/>
                <w:rPrChange w:id="1887" w:author="Gavin Ma (马国臣)-人工智能研究院" w:date="2026-04-27T20:25:00Z">
                  <w:rPr>
                    <w:ins w:id="1888" w:author="Gavin Ma (马国臣)-人工智能研究院" w:date="2026-04-27T20:23:00Z"/>
                  </w:rPr>
                </w:rPrChange>
              </w:rPr>
              <w:pPrChange w:id="1889" w:author="Gavin Ma (马国臣)-人工智能研究院" w:date="2026-04-27T20:25:00Z">
                <w:pPr/>
              </w:pPrChange>
            </w:pPr>
            <w:ins w:id="1890" w:author="Gavin Ma (马国臣)-人工智能研究院" w:date="2026-04-27T20:23:00Z">
              <w:r w:rsidRPr="003406B7">
                <w:rPr>
                  <w:sz w:val="18"/>
                  <w:rPrChange w:id="1891" w:author="Gavin Ma (马国臣)-人工智能研究院" w:date="2026-04-27T20:25:00Z">
                    <w:rPr/>
                  </w:rPrChange>
                </w:rPr>
                <w:t>0.999988</w:t>
              </w:r>
            </w:ins>
          </w:p>
        </w:tc>
        <w:tc>
          <w:tcPr>
            <w:tcW w:w="0" w:type="auto"/>
            <w:tcPrChange w:id="1892" w:author="Gavin Ma (马国臣)-人工智能研究院" w:date="2026-04-27T20:24:00Z">
              <w:tcPr>
                <w:tcW w:w="441" w:type="pct"/>
              </w:tcPr>
            </w:tcPrChange>
          </w:tcPr>
          <w:p w14:paraId="2E907D1F" w14:textId="77777777" w:rsidR="004B6EB0" w:rsidRPr="003406B7" w:rsidRDefault="004B6EB0">
            <w:pPr>
              <w:pStyle w:val="a5"/>
              <w:ind w:firstLineChars="0" w:firstLine="0"/>
              <w:jc w:val="center"/>
              <w:rPr>
                <w:ins w:id="1893" w:author="Gavin Ma (马国臣)-人工智能研究院" w:date="2026-04-27T20:23:00Z"/>
                <w:sz w:val="18"/>
                <w:rPrChange w:id="1894" w:author="Gavin Ma (马国臣)-人工智能研究院" w:date="2026-04-27T20:25:00Z">
                  <w:rPr>
                    <w:ins w:id="1895" w:author="Gavin Ma (马国臣)-人工智能研究院" w:date="2026-04-27T20:23:00Z"/>
                  </w:rPr>
                </w:rPrChange>
              </w:rPr>
              <w:pPrChange w:id="1896" w:author="Gavin Ma (马国臣)-人工智能研究院" w:date="2026-04-27T20:25:00Z">
                <w:pPr/>
              </w:pPrChange>
            </w:pPr>
          </w:p>
        </w:tc>
        <w:tc>
          <w:tcPr>
            <w:tcW w:w="0" w:type="auto"/>
            <w:tcPrChange w:id="1897" w:author="Gavin Ma (马国臣)-人工智能研究院" w:date="2026-04-27T20:24:00Z">
              <w:tcPr>
                <w:tcW w:w="463" w:type="pct"/>
              </w:tcPr>
            </w:tcPrChange>
          </w:tcPr>
          <w:p w14:paraId="781CDFDB" w14:textId="77777777" w:rsidR="004B6EB0" w:rsidRPr="003406B7" w:rsidRDefault="004B6EB0">
            <w:pPr>
              <w:pStyle w:val="a5"/>
              <w:ind w:firstLineChars="0" w:firstLine="0"/>
              <w:jc w:val="center"/>
              <w:rPr>
                <w:ins w:id="1898" w:author="Gavin Ma (马国臣)-人工智能研究院" w:date="2026-04-27T20:23:00Z"/>
                <w:sz w:val="18"/>
                <w:rPrChange w:id="1899" w:author="Gavin Ma (马国臣)-人工智能研究院" w:date="2026-04-27T20:25:00Z">
                  <w:rPr>
                    <w:ins w:id="1900" w:author="Gavin Ma (马国臣)-人工智能研究院" w:date="2026-04-27T20:23:00Z"/>
                  </w:rPr>
                </w:rPrChange>
              </w:rPr>
              <w:pPrChange w:id="1901" w:author="Gavin Ma (马国臣)-人工智能研究院" w:date="2026-04-27T20:25:00Z">
                <w:pPr/>
              </w:pPrChange>
            </w:pPr>
            <w:ins w:id="1902" w:author="Gavin Ma (马国臣)-人工智能研究院" w:date="2026-04-27T20:23:00Z">
              <w:r w:rsidRPr="003406B7">
                <w:rPr>
                  <w:sz w:val="18"/>
                  <w:rPrChange w:id="1903" w:author="Gavin Ma (马国臣)-人工智能研究院" w:date="2026-04-27T20:25:00Z">
                    <w:rPr/>
                  </w:rPrChange>
                </w:rPr>
                <w:t>0.993956</w:t>
              </w:r>
            </w:ins>
          </w:p>
        </w:tc>
      </w:tr>
      <w:tr w:rsidR="004B6EB0" w14:paraId="304B4727" w14:textId="77777777" w:rsidTr="004B6EB0">
        <w:trPr>
          <w:ins w:id="1904" w:author="Gavin Ma (马国臣)-人工智能研究院" w:date="2026-04-27T20:23:00Z"/>
        </w:trPr>
        <w:tc>
          <w:tcPr>
            <w:tcW w:w="0" w:type="auto"/>
            <w:tcPrChange w:id="1905" w:author="Gavin Ma (马国臣)-人工智能研究院" w:date="2026-04-27T20:24:00Z">
              <w:tcPr>
                <w:tcW w:w="297" w:type="pct"/>
              </w:tcPr>
            </w:tcPrChange>
          </w:tcPr>
          <w:p w14:paraId="47067B51" w14:textId="77777777" w:rsidR="004B6EB0" w:rsidRPr="003406B7" w:rsidRDefault="004B6EB0">
            <w:pPr>
              <w:pStyle w:val="a5"/>
              <w:ind w:firstLineChars="0" w:firstLine="0"/>
              <w:jc w:val="center"/>
              <w:rPr>
                <w:ins w:id="1906" w:author="Gavin Ma (马国臣)-人工智能研究院" w:date="2026-04-27T20:23:00Z"/>
                <w:sz w:val="18"/>
                <w:rPrChange w:id="1907" w:author="Gavin Ma (马国臣)-人工智能研究院" w:date="2026-04-27T20:25:00Z">
                  <w:rPr>
                    <w:ins w:id="1908" w:author="Gavin Ma (马国臣)-人工智能研究院" w:date="2026-04-27T20:23:00Z"/>
                  </w:rPr>
                </w:rPrChange>
              </w:rPr>
              <w:pPrChange w:id="1909" w:author="Gavin Ma (马国臣)-人工智能研究院" w:date="2026-04-27T20:25:00Z">
                <w:pPr/>
              </w:pPrChange>
            </w:pPr>
            <w:ins w:id="1910" w:author="Gavin Ma (马国臣)-人工智能研究院" w:date="2026-04-27T20:23:00Z">
              <w:r w:rsidRPr="003406B7">
                <w:rPr>
                  <w:sz w:val="18"/>
                  <w:rPrChange w:id="1911" w:author="Gavin Ma (马国臣)-人工智能研究院" w:date="2026-04-27T20:25:00Z">
                    <w:rPr/>
                  </w:rPrChange>
                </w:rPr>
                <w:t>Case 6</w:t>
              </w:r>
            </w:ins>
          </w:p>
        </w:tc>
        <w:tc>
          <w:tcPr>
            <w:tcW w:w="0" w:type="auto"/>
            <w:tcPrChange w:id="1912" w:author="Gavin Ma (马国臣)-人工智能研究院" w:date="2026-04-27T20:24:00Z">
              <w:tcPr>
                <w:tcW w:w="272" w:type="pct"/>
                <w:gridSpan w:val="2"/>
              </w:tcPr>
            </w:tcPrChange>
          </w:tcPr>
          <w:p w14:paraId="5EB59DCD" w14:textId="77777777" w:rsidR="004B6EB0" w:rsidRPr="003406B7" w:rsidRDefault="004B6EB0">
            <w:pPr>
              <w:pStyle w:val="a5"/>
              <w:ind w:firstLineChars="0" w:firstLine="0"/>
              <w:jc w:val="center"/>
              <w:rPr>
                <w:ins w:id="1913" w:author="Gavin Ma (马国臣)-人工智能研究院" w:date="2026-04-27T20:23:00Z"/>
                <w:sz w:val="18"/>
                <w:rPrChange w:id="1914" w:author="Gavin Ma (马国臣)-人工智能研究院" w:date="2026-04-27T20:25:00Z">
                  <w:rPr>
                    <w:ins w:id="1915" w:author="Gavin Ma (马国臣)-人工智能研究院" w:date="2026-04-27T20:23:00Z"/>
                  </w:rPr>
                </w:rPrChange>
              </w:rPr>
              <w:pPrChange w:id="1916" w:author="Gavin Ma (马国臣)-人工智能研究院" w:date="2026-04-27T20:25:00Z">
                <w:pPr/>
              </w:pPrChange>
            </w:pPr>
            <w:ins w:id="1917" w:author="Gavin Ma (马国臣)-人工智能研究院" w:date="2026-04-27T20:23:00Z">
              <w:r w:rsidRPr="003406B7">
                <w:rPr>
                  <w:sz w:val="18"/>
                  <w:rPrChange w:id="1918" w:author="Gavin Ma (马国臣)-人工智能研究院" w:date="2026-04-27T20:25:00Z">
                    <w:rPr/>
                  </w:rPrChange>
                </w:rPr>
                <w:t>/</w:t>
              </w:r>
            </w:ins>
          </w:p>
        </w:tc>
        <w:tc>
          <w:tcPr>
            <w:tcW w:w="0" w:type="auto"/>
            <w:tcPrChange w:id="1919" w:author="Gavin Ma (马国臣)-人工智能研究院" w:date="2026-04-27T20:24:00Z">
              <w:tcPr>
                <w:tcW w:w="333" w:type="pct"/>
              </w:tcPr>
            </w:tcPrChange>
          </w:tcPr>
          <w:p w14:paraId="7873B755" w14:textId="77777777" w:rsidR="004B6EB0" w:rsidRPr="003406B7" w:rsidRDefault="004B6EB0">
            <w:pPr>
              <w:pStyle w:val="a5"/>
              <w:ind w:firstLineChars="0" w:firstLine="0"/>
              <w:jc w:val="center"/>
              <w:rPr>
                <w:ins w:id="1920" w:author="Gavin Ma (马国臣)-人工智能研究院" w:date="2026-04-27T20:23:00Z"/>
                <w:sz w:val="18"/>
                <w:rPrChange w:id="1921" w:author="Gavin Ma (马国臣)-人工智能研究院" w:date="2026-04-27T20:25:00Z">
                  <w:rPr>
                    <w:ins w:id="1922" w:author="Gavin Ma (马国臣)-人工智能研究院" w:date="2026-04-27T20:23:00Z"/>
                  </w:rPr>
                </w:rPrChange>
              </w:rPr>
              <w:pPrChange w:id="1923" w:author="Gavin Ma (马国臣)-人工智能研究院" w:date="2026-04-27T20:25:00Z">
                <w:pPr/>
              </w:pPrChange>
            </w:pPr>
            <w:ins w:id="1924" w:author="Gavin Ma (马国臣)-人工智能研究院" w:date="2026-04-27T20:23:00Z">
              <w:r w:rsidRPr="003406B7">
                <w:rPr>
                  <w:sz w:val="18"/>
                  <w:rPrChange w:id="1925" w:author="Gavin Ma (马国臣)-人工智能研究院" w:date="2026-04-27T20:25:00Z">
                    <w:rPr/>
                  </w:rPrChange>
                </w:rPr>
                <w:t>/</w:t>
              </w:r>
            </w:ins>
          </w:p>
        </w:tc>
        <w:tc>
          <w:tcPr>
            <w:tcW w:w="0" w:type="auto"/>
            <w:tcPrChange w:id="1926" w:author="Gavin Ma (马国臣)-人工智能研究院" w:date="2026-04-27T20:24:00Z">
              <w:tcPr>
                <w:tcW w:w="485" w:type="pct"/>
              </w:tcPr>
            </w:tcPrChange>
          </w:tcPr>
          <w:p w14:paraId="0A4D2D5F" w14:textId="77777777" w:rsidR="004B6EB0" w:rsidRPr="003406B7" w:rsidRDefault="004B6EB0">
            <w:pPr>
              <w:pStyle w:val="a5"/>
              <w:ind w:firstLineChars="0" w:firstLine="0"/>
              <w:jc w:val="center"/>
              <w:rPr>
                <w:ins w:id="1927" w:author="Gavin Ma (马国臣)-人工智能研究院" w:date="2026-04-27T20:23:00Z"/>
                <w:sz w:val="18"/>
                <w:rPrChange w:id="1928" w:author="Gavin Ma (马国臣)-人工智能研究院" w:date="2026-04-27T20:25:00Z">
                  <w:rPr>
                    <w:ins w:id="1929" w:author="Gavin Ma (马国臣)-人工智能研究院" w:date="2026-04-27T20:23:00Z"/>
                  </w:rPr>
                </w:rPrChange>
              </w:rPr>
              <w:pPrChange w:id="1930" w:author="Gavin Ma (马国臣)-人工智能研究院" w:date="2026-04-27T20:25:00Z">
                <w:pPr/>
              </w:pPrChange>
            </w:pPr>
            <w:ins w:id="1931" w:author="Gavin Ma (马国臣)-人工智能研究院" w:date="2026-04-27T20:23:00Z">
              <w:r w:rsidRPr="003406B7">
                <w:rPr>
                  <w:sz w:val="18"/>
                  <w:rPrChange w:id="1932" w:author="Gavin Ma (马国臣)-人工智能研究院" w:date="2026-04-27T20:25:00Z">
                    <w:rPr/>
                  </w:rPrChange>
                </w:rPr>
                <w:t>/</w:t>
              </w:r>
            </w:ins>
          </w:p>
        </w:tc>
        <w:tc>
          <w:tcPr>
            <w:tcW w:w="0" w:type="auto"/>
            <w:tcPrChange w:id="1933" w:author="Gavin Ma (马国臣)-人工智能研究院" w:date="2026-04-27T20:24:00Z">
              <w:tcPr>
                <w:tcW w:w="441" w:type="pct"/>
              </w:tcPr>
            </w:tcPrChange>
          </w:tcPr>
          <w:p w14:paraId="4DD241CB" w14:textId="77777777" w:rsidR="004B6EB0" w:rsidRPr="003406B7" w:rsidRDefault="004B6EB0">
            <w:pPr>
              <w:pStyle w:val="a5"/>
              <w:ind w:firstLineChars="0" w:firstLine="0"/>
              <w:jc w:val="center"/>
              <w:rPr>
                <w:ins w:id="1934" w:author="Gavin Ma (马国臣)-人工智能研究院" w:date="2026-04-27T20:23:00Z"/>
                <w:sz w:val="18"/>
                <w:rPrChange w:id="1935" w:author="Gavin Ma (马国臣)-人工智能研究院" w:date="2026-04-27T20:25:00Z">
                  <w:rPr>
                    <w:ins w:id="1936" w:author="Gavin Ma (马国臣)-人工智能研究院" w:date="2026-04-27T20:23:00Z"/>
                  </w:rPr>
                </w:rPrChange>
              </w:rPr>
              <w:pPrChange w:id="1937" w:author="Gavin Ma (马国臣)-人工智能研究院" w:date="2026-04-27T20:25:00Z">
                <w:pPr/>
              </w:pPrChange>
            </w:pPr>
            <w:ins w:id="1938" w:author="Gavin Ma (马国臣)-人工智能研究院" w:date="2026-04-27T20:23:00Z">
              <w:r w:rsidRPr="003406B7">
                <w:rPr>
                  <w:sz w:val="18"/>
                  <w:rPrChange w:id="1939" w:author="Gavin Ma (马国臣)-人工智能研究院" w:date="2026-04-27T20:25:00Z">
                    <w:rPr/>
                  </w:rPrChange>
                </w:rPr>
                <w:t>8306881</w:t>
              </w:r>
            </w:ins>
          </w:p>
        </w:tc>
        <w:tc>
          <w:tcPr>
            <w:tcW w:w="0" w:type="auto"/>
            <w:tcPrChange w:id="1940" w:author="Gavin Ma (马国臣)-人工智能研究院" w:date="2026-04-27T20:24:00Z">
              <w:tcPr>
                <w:tcW w:w="463" w:type="pct"/>
              </w:tcPr>
            </w:tcPrChange>
          </w:tcPr>
          <w:p w14:paraId="1632F000" w14:textId="77777777" w:rsidR="004B6EB0" w:rsidRPr="003406B7" w:rsidRDefault="004B6EB0">
            <w:pPr>
              <w:pStyle w:val="a5"/>
              <w:ind w:firstLineChars="0" w:firstLine="0"/>
              <w:jc w:val="center"/>
              <w:rPr>
                <w:ins w:id="1941" w:author="Gavin Ma (马国臣)-人工智能研究院" w:date="2026-04-27T20:23:00Z"/>
                <w:sz w:val="18"/>
                <w:rPrChange w:id="1942" w:author="Gavin Ma (马国臣)-人工智能研究院" w:date="2026-04-27T20:25:00Z">
                  <w:rPr>
                    <w:ins w:id="1943" w:author="Gavin Ma (马国臣)-人工智能研究院" w:date="2026-04-27T20:23:00Z"/>
                  </w:rPr>
                </w:rPrChange>
              </w:rPr>
              <w:pPrChange w:id="1944" w:author="Gavin Ma (马国臣)-人工智能研究院" w:date="2026-04-27T20:25:00Z">
                <w:pPr/>
              </w:pPrChange>
            </w:pPr>
            <w:ins w:id="1945" w:author="Gavin Ma (马国臣)-人工智能研究院" w:date="2026-04-27T20:23:00Z">
              <w:r w:rsidRPr="003406B7">
                <w:rPr>
                  <w:sz w:val="18"/>
                  <w:rPrChange w:id="1946" w:author="Gavin Ma (马国臣)-人工智能研究院" w:date="2026-04-27T20:25:00Z">
                    <w:rPr/>
                  </w:rPrChange>
                </w:rPr>
                <w:t>0.830688</w:t>
              </w:r>
            </w:ins>
          </w:p>
        </w:tc>
        <w:tc>
          <w:tcPr>
            <w:tcW w:w="0" w:type="auto"/>
            <w:tcPrChange w:id="1947" w:author="Gavin Ma (马国臣)-人工智能研究院" w:date="2026-04-27T20:24:00Z">
              <w:tcPr>
                <w:tcW w:w="441" w:type="pct"/>
              </w:tcPr>
            </w:tcPrChange>
          </w:tcPr>
          <w:p w14:paraId="3B2DEF04" w14:textId="77777777" w:rsidR="004B6EB0" w:rsidRPr="003406B7" w:rsidRDefault="004B6EB0">
            <w:pPr>
              <w:pStyle w:val="a5"/>
              <w:ind w:firstLineChars="0" w:firstLine="0"/>
              <w:jc w:val="center"/>
              <w:rPr>
                <w:ins w:id="1948" w:author="Gavin Ma (马国臣)-人工智能研究院" w:date="2026-04-27T20:23:00Z"/>
                <w:sz w:val="18"/>
                <w:rPrChange w:id="1949" w:author="Gavin Ma (马国臣)-人工智能研究院" w:date="2026-04-27T20:25:00Z">
                  <w:rPr>
                    <w:ins w:id="1950" w:author="Gavin Ma (马国臣)-人工智能研究院" w:date="2026-04-27T20:23:00Z"/>
                  </w:rPr>
                </w:rPrChange>
              </w:rPr>
              <w:pPrChange w:id="1951" w:author="Gavin Ma (马国臣)-人工智能研究院" w:date="2026-04-27T20:25:00Z">
                <w:pPr/>
              </w:pPrChange>
            </w:pPr>
            <w:ins w:id="1952" w:author="Gavin Ma (马国臣)-人工智能研究院" w:date="2026-04-27T20:23:00Z">
              <w:r w:rsidRPr="003406B7">
                <w:rPr>
                  <w:sz w:val="18"/>
                  <w:rPrChange w:id="1953" w:author="Gavin Ma (马国臣)-人工智能研究院" w:date="2026-04-27T20:25:00Z">
                    <w:rPr/>
                  </w:rPrChange>
                </w:rPr>
                <w:t>1693119</w:t>
              </w:r>
            </w:ins>
          </w:p>
        </w:tc>
        <w:tc>
          <w:tcPr>
            <w:tcW w:w="0" w:type="auto"/>
            <w:tcPrChange w:id="1954" w:author="Gavin Ma (马国臣)-人工智能研究院" w:date="2026-04-27T20:24:00Z">
              <w:tcPr>
                <w:tcW w:w="463" w:type="pct"/>
              </w:tcPr>
            </w:tcPrChange>
          </w:tcPr>
          <w:p w14:paraId="6C373D13" w14:textId="77777777" w:rsidR="004B6EB0" w:rsidRPr="003406B7" w:rsidRDefault="004B6EB0">
            <w:pPr>
              <w:pStyle w:val="a5"/>
              <w:ind w:firstLineChars="0" w:firstLine="0"/>
              <w:jc w:val="center"/>
              <w:rPr>
                <w:ins w:id="1955" w:author="Gavin Ma (马国臣)-人工智能研究院" w:date="2026-04-27T20:23:00Z"/>
                <w:sz w:val="18"/>
                <w:rPrChange w:id="1956" w:author="Gavin Ma (马国臣)-人工智能研究院" w:date="2026-04-27T20:25:00Z">
                  <w:rPr>
                    <w:ins w:id="1957" w:author="Gavin Ma (马国臣)-人工智能研究院" w:date="2026-04-27T20:23:00Z"/>
                  </w:rPr>
                </w:rPrChange>
              </w:rPr>
              <w:pPrChange w:id="1958" w:author="Gavin Ma (马国臣)-人工智能研究院" w:date="2026-04-27T20:25:00Z">
                <w:pPr/>
              </w:pPrChange>
            </w:pPr>
            <w:ins w:id="1959" w:author="Gavin Ma (马国臣)-人工智能研究院" w:date="2026-04-27T20:23:00Z">
              <w:r w:rsidRPr="003406B7">
                <w:rPr>
                  <w:sz w:val="18"/>
                  <w:rPrChange w:id="1960" w:author="Gavin Ma (马国臣)-人工智能研究院" w:date="2026-04-27T20:25:00Z">
                    <w:rPr/>
                  </w:rPrChange>
                </w:rPr>
                <w:t>0.999999</w:t>
              </w:r>
            </w:ins>
          </w:p>
        </w:tc>
        <w:tc>
          <w:tcPr>
            <w:tcW w:w="0" w:type="auto"/>
            <w:tcPrChange w:id="1961" w:author="Gavin Ma (马国臣)-人工智能研究院" w:date="2026-04-27T20:24:00Z">
              <w:tcPr>
                <w:tcW w:w="441" w:type="pct"/>
              </w:tcPr>
            </w:tcPrChange>
          </w:tcPr>
          <w:p w14:paraId="1E2EECD4" w14:textId="77777777" w:rsidR="004B6EB0" w:rsidRPr="003406B7" w:rsidRDefault="004B6EB0">
            <w:pPr>
              <w:pStyle w:val="a5"/>
              <w:ind w:firstLineChars="0" w:firstLine="0"/>
              <w:jc w:val="center"/>
              <w:rPr>
                <w:ins w:id="1962" w:author="Gavin Ma (马国臣)-人工智能研究院" w:date="2026-04-27T20:23:00Z"/>
                <w:sz w:val="18"/>
                <w:rPrChange w:id="1963" w:author="Gavin Ma (马国臣)-人工智能研究院" w:date="2026-04-27T20:25:00Z">
                  <w:rPr>
                    <w:ins w:id="1964" w:author="Gavin Ma (马国臣)-人工智能研究院" w:date="2026-04-27T20:23:00Z"/>
                  </w:rPr>
                </w:rPrChange>
              </w:rPr>
              <w:pPrChange w:id="1965" w:author="Gavin Ma (马国臣)-人工智能研究院" w:date="2026-04-27T20:25:00Z">
                <w:pPr/>
              </w:pPrChange>
            </w:pPr>
          </w:p>
        </w:tc>
        <w:tc>
          <w:tcPr>
            <w:tcW w:w="0" w:type="auto"/>
            <w:tcPrChange w:id="1966" w:author="Gavin Ma (马国臣)-人工智能研究院" w:date="2026-04-27T20:24:00Z">
              <w:tcPr>
                <w:tcW w:w="463" w:type="pct"/>
              </w:tcPr>
            </w:tcPrChange>
          </w:tcPr>
          <w:p w14:paraId="09403C4A" w14:textId="77777777" w:rsidR="004B6EB0" w:rsidRPr="003406B7" w:rsidRDefault="004B6EB0">
            <w:pPr>
              <w:pStyle w:val="a5"/>
              <w:ind w:firstLineChars="0" w:firstLine="0"/>
              <w:jc w:val="center"/>
              <w:rPr>
                <w:ins w:id="1967" w:author="Gavin Ma (马国臣)-人工智能研究院" w:date="2026-04-27T20:23:00Z"/>
                <w:sz w:val="18"/>
                <w:rPrChange w:id="1968" w:author="Gavin Ma (马国臣)-人工智能研究院" w:date="2026-04-27T20:25:00Z">
                  <w:rPr>
                    <w:ins w:id="1969" w:author="Gavin Ma (马国臣)-人工智能研究院" w:date="2026-04-27T20:23:00Z"/>
                  </w:rPr>
                </w:rPrChange>
              </w:rPr>
              <w:pPrChange w:id="1970" w:author="Gavin Ma (马国臣)-人工智能研究院" w:date="2026-04-27T20:25:00Z">
                <w:pPr/>
              </w:pPrChange>
            </w:pPr>
            <w:ins w:id="1971" w:author="Gavin Ma (马国臣)-人工智能研究院" w:date="2026-04-27T20:23:00Z">
              <w:r w:rsidRPr="003406B7">
                <w:rPr>
                  <w:sz w:val="18"/>
                  <w:rPrChange w:id="1972" w:author="Gavin Ma (马国臣)-人工智能研究院" w:date="2026-04-27T20:25:00Z">
                    <w:rPr/>
                  </w:rPrChange>
                </w:rPr>
                <w:t>0.999999</w:t>
              </w:r>
            </w:ins>
          </w:p>
        </w:tc>
        <w:tc>
          <w:tcPr>
            <w:tcW w:w="0" w:type="auto"/>
            <w:tcPrChange w:id="1973" w:author="Gavin Ma (马国臣)-人工智能研究院" w:date="2026-04-27T20:24:00Z">
              <w:tcPr>
                <w:tcW w:w="441" w:type="pct"/>
              </w:tcPr>
            </w:tcPrChange>
          </w:tcPr>
          <w:p w14:paraId="00558A00" w14:textId="77777777" w:rsidR="004B6EB0" w:rsidRPr="003406B7" w:rsidRDefault="004B6EB0">
            <w:pPr>
              <w:pStyle w:val="a5"/>
              <w:ind w:firstLineChars="0" w:firstLine="0"/>
              <w:jc w:val="center"/>
              <w:rPr>
                <w:ins w:id="1974" w:author="Gavin Ma (马国臣)-人工智能研究院" w:date="2026-04-27T20:23:00Z"/>
                <w:sz w:val="18"/>
                <w:rPrChange w:id="1975" w:author="Gavin Ma (马国臣)-人工智能研究院" w:date="2026-04-27T20:25:00Z">
                  <w:rPr>
                    <w:ins w:id="1976" w:author="Gavin Ma (马国臣)-人工智能研究院" w:date="2026-04-27T20:23:00Z"/>
                  </w:rPr>
                </w:rPrChange>
              </w:rPr>
              <w:pPrChange w:id="1977" w:author="Gavin Ma (马国臣)-人工智能研究院" w:date="2026-04-27T20:25:00Z">
                <w:pPr/>
              </w:pPrChange>
            </w:pPr>
          </w:p>
        </w:tc>
        <w:tc>
          <w:tcPr>
            <w:tcW w:w="0" w:type="auto"/>
            <w:tcPrChange w:id="1978" w:author="Gavin Ma (马国臣)-人工智能研究院" w:date="2026-04-27T20:24:00Z">
              <w:tcPr>
                <w:tcW w:w="463" w:type="pct"/>
              </w:tcPr>
            </w:tcPrChange>
          </w:tcPr>
          <w:p w14:paraId="6C9BCE6E" w14:textId="77777777" w:rsidR="004B6EB0" w:rsidRPr="003406B7" w:rsidRDefault="004B6EB0">
            <w:pPr>
              <w:pStyle w:val="a5"/>
              <w:ind w:firstLineChars="0" w:firstLine="0"/>
              <w:jc w:val="center"/>
              <w:rPr>
                <w:ins w:id="1979" w:author="Gavin Ma (马国臣)-人工智能研究院" w:date="2026-04-27T20:23:00Z"/>
                <w:sz w:val="18"/>
                <w:rPrChange w:id="1980" w:author="Gavin Ma (马国臣)-人工智能研究院" w:date="2026-04-27T20:25:00Z">
                  <w:rPr>
                    <w:ins w:id="1981" w:author="Gavin Ma (马国臣)-人工智能研究院" w:date="2026-04-27T20:23:00Z"/>
                  </w:rPr>
                </w:rPrChange>
              </w:rPr>
              <w:pPrChange w:id="1982" w:author="Gavin Ma (马国臣)-人工智能研究院" w:date="2026-04-27T20:25:00Z">
                <w:pPr/>
              </w:pPrChange>
            </w:pPr>
            <w:ins w:id="1983" w:author="Gavin Ma (马国臣)-人工智能研究院" w:date="2026-04-27T20:23:00Z">
              <w:r w:rsidRPr="003406B7">
                <w:rPr>
                  <w:sz w:val="18"/>
                  <w:rPrChange w:id="1984" w:author="Gavin Ma (马国臣)-人工智能研究院" w:date="2026-04-27T20:25:00Z">
                    <w:rPr/>
                  </w:rPrChange>
                </w:rPr>
                <w:t>0.99394</w:t>
              </w:r>
            </w:ins>
          </w:p>
        </w:tc>
      </w:tr>
    </w:tbl>
    <w:p w14:paraId="52F56853" w14:textId="40BA1C43" w:rsidR="004B6EB0" w:rsidRDefault="004B6EB0" w:rsidP="004B6EB0">
      <w:pPr>
        <w:pStyle w:val="af"/>
        <w:numPr>
          <w:ilvl w:val="0"/>
          <w:numId w:val="138"/>
        </w:numPr>
        <w:ind w:firstLineChars="0"/>
        <w:rPr>
          <w:ins w:id="1985" w:author="Gavin Ma (马国臣)-人工智能研究院" w:date="2026-04-27T20:23:00Z"/>
        </w:rPr>
      </w:pPr>
      <w:ins w:id="1986" w:author="Gavin Ma (马国臣)-人工智能研究院" w:date="2026-04-27T20:23:00Z">
        <w:r>
          <w:rPr>
            <w:rFonts w:hint="eastAsia"/>
          </w:rPr>
          <w:t>结果分析总结（注：仅基于当前地址分布假设，后续结合真实</w:t>
        </w:r>
        <w:r>
          <w:rPr>
            <w:rFonts w:hint="eastAsia"/>
          </w:rPr>
          <w:t>trace</w:t>
        </w:r>
        <w:r>
          <w:rPr>
            <w:rFonts w:hint="eastAsia"/>
          </w:rPr>
          <w:t>补充分析）</w:t>
        </w:r>
      </w:ins>
    </w:p>
    <w:p w14:paraId="2BB02B18" w14:textId="77777777" w:rsidR="004B6EB0" w:rsidRDefault="004B6EB0" w:rsidP="004B6EB0">
      <w:pPr>
        <w:pStyle w:val="af"/>
        <w:numPr>
          <w:ilvl w:val="0"/>
          <w:numId w:val="139"/>
        </w:numPr>
        <w:ind w:firstLineChars="0"/>
        <w:rPr>
          <w:ins w:id="1987" w:author="Gavin Ma (马国臣)-人工智能研究院" w:date="2026-04-27T20:23:00Z"/>
        </w:rPr>
      </w:pPr>
      <w:ins w:id="1988" w:author="Gavin Ma (马国臣)-人工智能研究院" w:date="2026-04-27T20:23:00Z">
        <w:r>
          <w:rPr>
            <w:rFonts w:hint="eastAsia"/>
          </w:rPr>
          <w:t>当前假设的地址分布规律下，地址具有明显的顺序特征；</w:t>
        </w:r>
      </w:ins>
    </w:p>
    <w:p w14:paraId="207203A0" w14:textId="77777777" w:rsidR="004B6EB0" w:rsidRDefault="004B6EB0" w:rsidP="004B6EB0">
      <w:pPr>
        <w:pStyle w:val="af"/>
        <w:numPr>
          <w:ilvl w:val="0"/>
          <w:numId w:val="139"/>
        </w:numPr>
        <w:ind w:firstLineChars="0"/>
        <w:rPr>
          <w:ins w:id="1989" w:author="Gavin Ma (马国臣)-人工智能研究院" w:date="2026-04-27T20:23:00Z"/>
        </w:rPr>
      </w:pPr>
      <w:ins w:id="1990" w:author="Gavin Ma (马国臣)-人工智能研究院" w:date="2026-04-27T20:23:00Z">
        <w:r>
          <w:rPr>
            <w:rFonts w:hint="eastAsia"/>
          </w:rPr>
          <w:t>对于具有显著连续地址特征的</w:t>
        </w:r>
        <w:r>
          <w:rPr>
            <w:rFonts w:hint="eastAsia"/>
          </w:rPr>
          <w:t>trace</w:t>
        </w:r>
        <w:r>
          <w:rPr>
            <w:rFonts w:hint="eastAsia"/>
          </w:rPr>
          <w:t>数据集，预取的策略是明显有效的；</w:t>
        </w:r>
      </w:ins>
    </w:p>
    <w:p w14:paraId="2E1105B6" w14:textId="5101C4AD" w:rsidR="00023FED" w:rsidRPr="00023FED" w:rsidRDefault="004B6EB0">
      <w:pPr>
        <w:pStyle w:val="af"/>
        <w:numPr>
          <w:ilvl w:val="0"/>
          <w:numId w:val="139"/>
        </w:numPr>
        <w:ind w:firstLineChars="0"/>
        <w:pPrChange w:id="1991" w:author="Gavin Ma (马国臣)-人工智能研究院" w:date="2026-04-27T20:23:00Z">
          <w:pPr/>
        </w:pPrChange>
      </w:pPr>
      <w:ins w:id="1992" w:author="Gavin Ma (马国臣)-人工智能研究院" w:date="2026-04-27T20:23:00Z">
        <w:r>
          <w:rPr>
            <w:rFonts w:hint="eastAsia"/>
          </w:rPr>
          <w:t>当前假设地址流具有明显连续特征，热点数据局部性原理被减弱，缓存多为“一次性数据”，替换算法对性能的影响不明显。</w:t>
        </w:r>
      </w:ins>
      <w:del w:id="1993" w:author="Gavin Ma (马国臣)-人工智能研究院" w:date="2026-04-27T20:23:00Z">
        <w:r w:rsidR="00023FED" w:rsidDel="004B6EB0">
          <w:rPr>
            <w:rFonts w:hint="eastAsia"/>
          </w:rPr>
          <w:delText>基于前述章节定义的各缓存模块，和缓存</w:delText>
        </w:r>
        <w:r w:rsidR="000F551F" w:rsidDel="004B6EB0">
          <w:rPr>
            <w:rFonts w:hint="eastAsia"/>
          </w:rPr>
          <w:delText>1</w:delText>
        </w:r>
      </w:del>
    </w:p>
    <w:p w14:paraId="62B6A9EA" w14:textId="1D48EAA1" w:rsidR="00DA7B0F" w:rsidRPr="000B0F20" w:rsidRDefault="006D66B2" w:rsidP="00DA7B0F">
      <w:pPr>
        <w:pStyle w:val="1"/>
        <w:rPr>
          <w:rFonts w:ascii="黑体" w:hAnsi="黑体" w:hint="eastAsia"/>
        </w:rPr>
      </w:pPr>
      <w:bookmarkStart w:id="1994" w:name="_Toc228214065"/>
      <w:r>
        <w:rPr>
          <w:rFonts w:ascii="黑体" w:hAnsi="黑体" w:hint="eastAsia"/>
        </w:rPr>
        <w:t>硬件架构</w:t>
      </w:r>
      <w:bookmarkEnd w:id="1994"/>
      <w:r w:rsidR="00DA7B0F" w:rsidRPr="000B0F20">
        <w:rPr>
          <w:rFonts w:ascii="黑体" w:hAnsi="黑体"/>
        </w:rPr>
        <w:t xml:space="preserve"> </w:t>
      </w:r>
    </w:p>
    <w:p w14:paraId="14A16FD8" w14:textId="562E4D15" w:rsidR="00DA7B0F" w:rsidRDefault="00DA7B0F" w:rsidP="00314E9A">
      <w:pPr>
        <w:pStyle w:val="2"/>
        <w:rPr>
          <w:rFonts w:ascii="黑体" w:hAnsi="黑体" w:hint="eastAsia"/>
        </w:rPr>
      </w:pPr>
      <w:r w:rsidRPr="000B0F20">
        <w:rPr>
          <w:rFonts w:ascii="黑体" w:hAnsi="黑体"/>
        </w:rPr>
        <w:t xml:space="preserve"> </w:t>
      </w:r>
      <w:bookmarkStart w:id="1995" w:name="_Toc228214066"/>
      <w:r w:rsidR="00324A9E">
        <w:rPr>
          <w:rFonts w:ascii="黑体" w:hAnsi="黑体" w:hint="eastAsia"/>
        </w:rPr>
        <w:t>概述</w:t>
      </w:r>
      <w:bookmarkEnd w:id="1995"/>
    </w:p>
    <w:p w14:paraId="59CEA435" w14:textId="45A7A996" w:rsidR="00E350D7" w:rsidRPr="0088605A" w:rsidRDefault="00D63596" w:rsidP="002136EE">
      <w:pPr>
        <w:ind w:firstLineChars="200" w:firstLine="420"/>
      </w:pPr>
      <w:r>
        <w:rPr>
          <w:rFonts w:hint="eastAsia"/>
        </w:rPr>
        <w:t>IOMMU</w:t>
      </w:r>
      <w:r w:rsidR="00E350D7">
        <w:rPr>
          <w:rFonts w:hint="eastAsia"/>
        </w:rPr>
        <w:t>的内部结构如下</w:t>
      </w:r>
      <w:r w:rsidR="00294AB1">
        <w:rPr>
          <w:rFonts w:hint="eastAsia"/>
        </w:rPr>
        <w:t>图</w:t>
      </w:r>
      <w:r w:rsidR="00E350D7">
        <w:rPr>
          <w:rFonts w:hint="eastAsia"/>
        </w:rPr>
        <w:t>：</w:t>
      </w:r>
    </w:p>
    <w:p w14:paraId="65F861B0" w14:textId="0F8D6B7E" w:rsidR="00B61EA6" w:rsidRDefault="00A8620A" w:rsidP="00B61EA6">
      <w:pPr>
        <w:keepNext/>
      </w:pPr>
      <w:r>
        <w:rPr>
          <w:rFonts w:hint="eastAsia"/>
        </w:rPr>
        <w:object w:dxaOrig="15289" w:dyaOrig="9121" w14:anchorId="4DF47E95">
          <v:shape id="_x0000_i1080" type="#_x0000_t75" style="width:414.75pt;height:248.25pt" o:ole="">
            <v:imagedata r:id="rId123" o:title=""/>
          </v:shape>
          <o:OLEObject Type="Embed" ProgID="Visio.Drawing.15" ShapeID="_x0000_i1080" DrawAspect="Content" ObjectID="_1839588129" r:id="rId124"/>
        </w:object>
      </w:r>
    </w:p>
    <w:p w14:paraId="3AA0BF73" w14:textId="2EB28215" w:rsidR="00B61EA6" w:rsidRDefault="00B61EA6" w:rsidP="00B61EA6">
      <w:pPr>
        <w:pStyle w:val="ac"/>
        <w:jc w:val="center"/>
      </w:pPr>
      <w:r>
        <w:rPr>
          <w:rFonts w:hint="eastAsia"/>
        </w:rPr>
        <w:t>图</w:t>
      </w:r>
      <w:r>
        <w:rPr>
          <w:rFonts w:hint="eastAsia"/>
        </w:rPr>
        <w:t xml:space="preserve"> </w:t>
      </w:r>
      <w:ins w:id="1996"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1997"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1</w:t>
      </w:r>
      <w:ins w:id="1998" w:author="Shuqing Li (李树青)" w:date="2026-04-23T09:02:00Z">
        <w:r w:rsidR="000075A0">
          <w:fldChar w:fldCharType="end"/>
        </w:r>
      </w:ins>
      <w:del w:id="1999"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1</w:delText>
        </w:r>
        <w:r w:rsidR="00E835A7" w:rsidDel="000075A0">
          <w:fldChar w:fldCharType="end"/>
        </w:r>
      </w:del>
      <w:r>
        <w:t xml:space="preserve"> </w:t>
      </w:r>
      <w:r w:rsidR="00D63596">
        <w:rPr>
          <w:rFonts w:hint="eastAsia"/>
        </w:rPr>
        <w:t>IOMMU</w:t>
      </w:r>
      <w:r>
        <w:rPr>
          <w:rFonts w:hint="eastAsia"/>
        </w:rPr>
        <w:t>整体架构</w:t>
      </w:r>
    </w:p>
    <w:p w14:paraId="1F8DCC44" w14:textId="5E7AE321" w:rsidR="00B61EA6" w:rsidRDefault="00F82F84" w:rsidP="00664976">
      <w:pPr>
        <w:ind w:firstLineChars="200" w:firstLine="420"/>
      </w:pPr>
      <w:r>
        <w:rPr>
          <w:rFonts w:hint="eastAsia"/>
        </w:rPr>
        <w:t>IOMMU</w:t>
      </w:r>
      <w:r w:rsidR="00CF2574">
        <w:rPr>
          <w:rFonts w:hint="eastAsia"/>
        </w:rPr>
        <w:t>包含以下</w:t>
      </w:r>
      <w:r w:rsidR="00294AB1">
        <w:rPr>
          <w:rFonts w:hint="eastAsia"/>
        </w:rPr>
        <w:t>接口，接口的详细描述见</w:t>
      </w:r>
      <w:r w:rsidR="00294AB1">
        <w:fldChar w:fldCharType="begin"/>
      </w:r>
      <w:r w:rsidR="00294AB1">
        <w:instrText xml:space="preserve"> </w:instrText>
      </w:r>
      <w:r w:rsidR="00294AB1">
        <w:rPr>
          <w:rFonts w:hint="eastAsia"/>
        </w:rPr>
        <w:instrText>REF _Ref225691926 \r \h</w:instrText>
      </w:r>
      <w:r w:rsidR="00294AB1">
        <w:instrText xml:space="preserve"> </w:instrText>
      </w:r>
      <w:r w:rsidR="00294AB1">
        <w:fldChar w:fldCharType="separate"/>
      </w:r>
      <w:r w:rsidR="0043788C">
        <w:t>5.2.2</w:t>
      </w:r>
      <w:r w:rsidR="00294AB1">
        <w:fldChar w:fldCharType="end"/>
      </w:r>
      <w:r w:rsidR="00294AB1">
        <w:fldChar w:fldCharType="begin"/>
      </w:r>
      <w:r w:rsidR="00294AB1">
        <w:instrText xml:space="preserve"> REF _Ref225691931 \h </w:instrText>
      </w:r>
      <w:r w:rsidR="00294AB1">
        <w:fldChar w:fldCharType="separate"/>
      </w:r>
      <w:r w:rsidR="0043788C">
        <w:rPr>
          <w:rFonts w:hint="eastAsia"/>
        </w:rPr>
        <w:t>物理接口</w:t>
      </w:r>
      <w:r w:rsidR="00294AB1">
        <w:fldChar w:fldCharType="end"/>
      </w:r>
      <w:r w:rsidR="00294AB1">
        <w:rPr>
          <w:rFonts w:hint="eastAsia"/>
        </w:rPr>
        <w:t>。</w:t>
      </w:r>
    </w:p>
    <w:p w14:paraId="6A5CD102" w14:textId="27FE50CF" w:rsidR="00B963ED" w:rsidRDefault="00A43E32" w:rsidP="00D85FA4">
      <w:pPr>
        <w:pStyle w:val="af"/>
        <w:numPr>
          <w:ilvl w:val="0"/>
          <w:numId w:val="3"/>
        </w:numPr>
        <w:ind w:firstLineChars="0"/>
      </w:pPr>
      <w:r>
        <w:rPr>
          <w:rFonts w:hint="eastAsia"/>
        </w:rPr>
        <w:t>AXI Master 0: 512b @1GHz</w:t>
      </w:r>
    </w:p>
    <w:p w14:paraId="576A7340" w14:textId="63BFD64A" w:rsidR="00B07900" w:rsidRDefault="00B07900" w:rsidP="00B07900">
      <w:pPr>
        <w:pStyle w:val="af"/>
        <w:numPr>
          <w:ilvl w:val="0"/>
          <w:numId w:val="3"/>
        </w:numPr>
        <w:ind w:firstLineChars="0"/>
      </w:pPr>
      <w:r>
        <w:t>AXI Master</w:t>
      </w:r>
      <w:r w:rsidR="000B1912">
        <w:t xml:space="preserve"> </w:t>
      </w:r>
      <w:r w:rsidR="00A43E32">
        <w:rPr>
          <w:rFonts w:hint="eastAsia"/>
        </w:rPr>
        <w:t>1</w:t>
      </w:r>
      <w:r>
        <w:t xml:space="preserve">: </w:t>
      </w:r>
      <w:r w:rsidR="00F461C4">
        <w:rPr>
          <w:rFonts w:hint="eastAsia"/>
        </w:rPr>
        <w:t>512</w:t>
      </w:r>
      <w:r>
        <w:t>b @</w:t>
      </w:r>
      <w:r w:rsidR="00A43E32">
        <w:rPr>
          <w:rFonts w:hint="eastAsia"/>
        </w:rPr>
        <w:t>1G</w:t>
      </w:r>
      <w:r>
        <w:t>Hz</w:t>
      </w:r>
    </w:p>
    <w:p w14:paraId="2D37B422" w14:textId="155C3FF0" w:rsidR="000B1912" w:rsidRDefault="000B1912" w:rsidP="00B07900">
      <w:pPr>
        <w:pStyle w:val="af"/>
        <w:numPr>
          <w:ilvl w:val="0"/>
          <w:numId w:val="3"/>
        </w:numPr>
        <w:ind w:firstLineChars="0"/>
      </w:pPr>
      <w:r>
        <w:t xml:space="preserve">AXI Master </w:t>
      </w:r>
      <w:r w:rsidR="00A43E32">
        <w:rPr>
          <w:rFonts w:hint="eastAsia"/>
        </w:rPr>
        <w:t>2</w:t>
      </w:r>
      <w:r>
        <w:t xml:space="preserve">: </w:t>
      </w:r>
      <w:r w:rsidR="006D1170">
        <w:rPr>
          <w:rFonts w:hint="eastAsia"/>
        </w:rPr>
        <w:t>128</w:t>
      </w:r>
      <w:r>
        <w:t>b @</w:t>
      </w:r>
      <w:r w:rsidR="00A43E32">
        <w:rPr>
          <w:rFonts w:hint="eastAsia"/>
        </w:rPr>
        <w:t>1G</w:t>
      </w:r>
      <w:r>
        <w:t>Hz</w:t>
      </w:r>
    </w:p>
    <w:p w14:paraId="29D449EC" w14:textId="046929A2" w:rsidR="00B07900" w:rsidRDefault="00B07900" w:rsidP="00B07900">
      <w:pPr>
        <w:pStyle w:val="af"/>
        <w:numPr>
          <w:ilvl w:val="0"/>
          <w:numId w:val="3"/>
        </w:numPr>
        <w:ind w:firstLineChars="0"/>
      </w:pPr>
      <w:r>
        <w:t>AXI Slave</w:t>
      </w:r>
      <w:r w:rsidR="00A43E32">
        <w:rPr>
          <w:rFonts w:hint="eastAsia"/>
        </w:rPr>
        <w:t xml:space="preserve"> 0</w:t>
      </w:r>
      <w:r>
        <w:rPr>
          <w:rFonts w:hint="eastAsia"/>
        </w:rPr>
        <w:t>:</w:t>
      </w:r>
      <w:r>
        <w:t xml:space="preserve"> </w:t>
      </w:r>
      <w:r w:rsidR="00A43E32">
        <w:rPr>
          <w:rFonts w:hint="eastAsia"/>
        </w:rPr>
        <w:t>512b</w:t>
      </w:r>
      <w:r>
        <w:t xml:space="preserve"> @</w:t>
      </w:r>
      <w:r w:rsidR="00A43E32">
        <w:rPr>
          <w:rFonts w:hint="eastAsia"/>
        </w:rPr>
        <w:t>1G</w:t>
      </w:r>
      <w:r>
        <w:t>Hz</w:t>
      </w:r>
    </w:p>
    <w:p w14:paraId="744AEE86" w14:textId="515F482A" w:rsidR="00A43E32" w:rsidRDefault="00A43E32" w:rsidP="00A43E32">
      <w:pPr>
        <w:pStyle w:val="af"/>
        <w:numPr>
          <w:ilvl w:val="0"/>
          <w:numId w:val="3"/>
        </w:numPr>
        <w:ind w:firstLineChars="0"/>
      </w:pPr>
      <w:r>
        <w:t>AXI Slave</w:t>
      </w:r>
      <w:r>
        <w:rPr>
          <w:rFonts w:hint="eastAsia"/>
        </w:rPr>
        <w:t xml:space="preserve"> 1:</w:t>
      </w:r>
      <w:r>
        <w:t xml:space="preserve"> </w:t>
      </w:r>
      <w:del w:id="2000" w:author="Shuqing Li (李树青)" w:date="2026-04-26T18:34:00Z">
        <w:r w:rsidDel="00BB1811">
          <w:rPr>
            <w:rFonts w:hint="eastAsia"/>
          </w:rPr>
          <w:delText>512b</w:delText>
        </w:r>
        <w:r w:rsidDel="00BB1811">
          <w:delText xml:space="preserve"> </w:delText>
        </w:r>
      </w:del>
      <w:ins w:id="2001" w:author="Shuqing Li (李树青)" w:date="2026-04-26T18:34:00Z">
        <w:r w:rsidR="00BB1811">
          <w:rPr>
            <w:rFonts w:hint="eastAsia"/>
          </w:rPr>
          <w:t>32b</w:t>
        </w:r>
        <w:r w:rsidR="00BB1811">
          <w:t xml:space="preserve"> </w:t>
        </w:r>
      </w:ins>
      <w:r>
        <w:t>@</w:t>
      </w:r>
      <w:r>
        <w:rPr>
          <w:rFonts w:hint="eastAsia"/>
        </w:rPr>
        <w:t>100M</w:t>
      </w:r>
      <w:r>
        <w:t>Hz</w:t>
      </w:r>
    </w:p>
    <w:p w14:paraId="5024BD3F" w14:textId="7811B664" w:rsidR="00B07900" w:rsidRDefault="00A43E32" w:rsidP="00B07900">
      <w:pPr>
        <w:pStyle w:val="af"/>
        <w:numPr>
          <w:ilvl w:val="0"/>
          <w:numId w:val="3"/>
        </w:numPr>
        <w:ind w:firstLineChars="0"/>
      </w:pPr>
      <w:r>
        <w:rPr>
          <w:rFonts w:hint="eastAsia"/>
        </w:rPr>
        <w:t>AHB Slave</w:t>
      </w:r>
      <w:r w:rsidR="00B07900">
        <w:t>: 32b @1</w:t>
      </w:r>
      <w:r>
        <w:rPr>
          <w:rFonts w:hint="eastAsia"/>
        </w:rPr>
        <w:t>00M</w:t>
      </w:r>
      <w:r w:rsidR="00B07900">
        <w:t>Hz</w:t>
      </w:r>
    </w:p>
    <w:p w14:paraId="2C7D03E9" w14:textId="19A1BC4C" w:rsidR="00B07900" w:rsidRDefault="00B07900" w:rsidP="00B07900">
      <w:pPr>
        <w:pStyle w:val="af"/>
        <w:numPr>
          <w:ilvl w:val="0"/>
          <w:numId w:val="3"/>
        </w:numPr>
        <w:ind w:firstLineChars="0"/>
      </w:pPr>
      <w:r>
        <w:t xml:space="preserve">AXI Stream </w:t>
      </w:r>
      <w:r w:rsidR="00A43E32">
        <w:rPr>
          <w:rFonts w:hint="eastAsia"/>
        </w:rPr>
        <w:t>Master</w:t>
      </w:r>
      <w:r>
        <w:t>: @</w:t>
      </w:r>
      <w:del w:id="2002" w:author="Shuqing Li (李树青)" w:date="2026-04-27T17:19:00Z">
        <w:r w:rsidR="00A43E32" w:rsidDel="003F3DAD">
          <w:rPr>
            <w:rFonts w:hint="eastAsia"/>
          </w:rPr>
          <w:delText>450</w:delText>
        </w:r>
        <w:r w:rsidDel="003F3DAD">
          <w:delText>MHz</w:delText>
        </w:r>
      </w:del>
      <w:ins w:id="2003" w:author="Shuqing Li (李树青)" w:date="2026-04-27T17:19:00Z">
        <w:r w:rsidR="003F3DAD">
          <w:rPr>
            <w:rFonts w:hint="eastAsia"/>
          </w:rPr>
          <w:t>1G</w:t>
        </w:r>
        <w:r w:rsidR="003F3DAD">
          <w:t>Hz</w:t>
        </w:r>
      </w:ins>
    </w:p>
    <w:p w14:paraId="5DBA45B7" w14:textId="0C428DF7" w:rsidR="00B72A32" w:rsidRDefault="00B72A32" w:rsidP="005834EA">
      <w:pPr>
        <w:ind w:firstLineChars="200" w:firstLine="420"/>
      </w:pPr>
      <w:r>
        <w:rPr>
          <w:rFonts w:hint="eastAsia"/>
        </w:rPr>
        <w:t>IOMMU</w:t>
      </w:r>
      <w:r>
        <w:rPr>
          <w:rFonts w:hint="eastAsia"/>
        </w:rPr>
        <w:t>包含以下内部模块，详细描述见</w:t>
      </w:r>
      <w:r>
        <w:fldChar w:fldCharType="begin"/>
      </w:r>
      <w:r>
        <w:instrText xml:space="preserve"> </w:instrText>
      </w:r>
      <w:r>
        <w:rPr>
          <w:rFonts w:hint="eastAsia"/>
        </w:rPr>
        <w:instrText>REF _Ref225704844 \r \h</w:instrText>
      </w:r>
      <w:r>
        <w:instrText xml:space="preserve"> </w:instrText>
      </w:r>
      <w:r>
        <w:fldChar w:fldCharType="separate"/>
      </w:r>
      <w:r w:rsidR="0043788C">
        <w:t>5.4</w:t>
      </w:r>
      <w:r>
        <w:fldChar w:fldCharType="end"/>
      </w:r>
      <w:r>
        <w:fldChar w:fldCharType="begin"/>
      </w:r>
      <w:r>
        <w:instrText xml:space="preserve"> REF _Ref225704848 \h </w:instrText>
      </w:r>
      <w:r>
        <w:fldChar w:fldCharType="separate"/>
      </w:r>
      <w:r w:rsidR="0043788C" w:rsidRPr="008768C5">
        <w:rPr>
          <w:rFonts w:ascii="黑体" w:hAnsi="黑体" w:hint="eastAsia"/>
        </w:rPr>
        <w:t>子模块</w:t>
      </w:r>
      <w:r w:rsidR="0043788C">
        <w:rPr>
          <w:rFonts w:ascii="黑体" w:hAnsi="黑体" w:hint="eastAsia"/>
        </w:rPr>
        <w:t>描述</w:t>
      </w:r>
      <w:r>
        <w:fldChar w:fldCharType="end"/>
      </w:r>
    </w:p>
    <w:p w14:paraId="3F35C813" w14:textId="4C835712" w:rsidR="00B72A32" w:rsidRDefault="00B72A32" w:rsidP="00B72A32">
      <w:pPr>
        <w:pStyle w:val="af"/>
        <w:numPr>
          <w:ilvl w:val="0"/>
          <w:numId w:val="69"/>
        </w:numPr>
        <w:ind w:firstLineChars="0"/>
      </w:pPr>
      <w:r>
        <w:rPr>
          <w:rFonts w:hint="eastAsia"/>
        </w:rPr>
        <w:t>Parser</w:t>
      </w:r>
      <w:r>
        <w:rPr>
          <w:rFonts w:hint="eastAsia"/>
        </w:rPr>
        <w:t>，对来自</w:t>
      </w:r>
      <w:r>
        <w:rPr>
          <w:rFonts w:hint="eastAsia"/>
        </w:rPr>
        <w:t>AXI Slave 0</w:t>
      </w:r>
      <w:r>
        <w:rPr>
          <w:rFonts w:hint="eastAsia"/>
        </w:rPr>
        <w:t>接口的数据包进行分流，将</w:t>
      </w:r>
      <w:r>
        <w:rPr>
          <w:rFonts w:hint="eastAsia"/>
        </w:rPr>
        <w:t>Memory Request</w:t>
      </w:r>
      <w:r>
        <w:rPr>
          <w:rFonts w:hint="eastAsia"/>
        </w:rPr>
        <w:t>分流至地址转换逻辑，将</w:t>
      </w:r>
      <w:r>
        <w:rPr>
          <w:rFonts w:hint="eastAsia"/>
        </w:rPr>
        <w:t>Page Request Msq</w:t>
      </w:r>
      <w:r>
        <w:rPr>
          <w:rFonts w:hint="eastAsia"/>
        </w:rPr>
        <w:t>分流至</w:t>
      </w:r>
      <w:r>
        <w:rPr>
          <w:rFonts w:hint="eastAsia"/>
        </w:rPr>
        <w:t>PQ</w:t>
      </w:r>
      <w:r>
        <w:rPr>
          <w:rFonts w:hint="eastAsia"/>
        </w:rPr>
        <w:t>处理逻辑，并将无法处理的错误包进行丢弃和错误上报（错误处理流程待定）。</w:t>
      </w:r>
    </w:p>
    <w:p w14:paraId="30C412D8" w14:textId="5E8DAF64" w:rsidR="00B72A32" w:rsidRDefault="00B72A32" w:rsidP="00B72A32">
      <w:pPr>
        <w:pStyle w:val="af"/>
        <w:numPr>
          <w:ilvl w:val="0"/>
          <w:numId w:val="69"/>
        </w:numPr>
        <w:ind w:firstLineChars="0"/>
      </w:pPr>
      <w:r>
        <w:rPr>
          <w:rFonts w:hint="eastAsia"/>
        </w:rPr>
        <w:t>DC Cache</w:t>
      </w:r>
      <w:r>
        <w:rPr>
          <w:rFonts w:hint="eastAsia"/>
        </w:rPr>
        <w:t>，</w:t>
      </w:r>
      <w:r w:rsidR="00A86C81">
        <w:rPr>
          <w:rFonts w:hint="eastAsia"/>
        </w:rPr>
        <w:t>用于缓存</w:t>
      </w:r>
      <w:r w:rsidR="00A86C81">
        <w:rPr>
          <w:rFonts w:hint="eastAsia"/>
        </w:rPr>
        <w:t>DDT</w:t>
      </w:r>
      <w:r w:rsidR="00A86C81">
        <w:rPr>
          <w:rFonts w:hint="eastAsia"/>
        </w:rPr>
        <w:t>信息</w:t>
      </w:r>
      <w:r w:rsidR="00897775">
        <w:rPr>
          <w:rFonts w:hint="eastAsia"/>
        </w:rPr>
        <w:t>，最大支持</w:t>
      </w:r>
      <w:r w:rsidR="00897775">
        <w:rPr>
          <w:rFonts w:hint="eastAsia"/>
        </w:rPr>
        <w:t>64</w:t>
      </w:r>
      <w:r w:rsidR="00897775">
        <w:rPr>
          <w:rFonts w:hint="eastAsia"/>
        </w:rPr>
        <w:t>条。</w:t>
      </w:r>
      <w:r w:rsidR="00897775">
        <w:rPr>
          <w:rFonts w:hint="eastAsia"/>
        </w:rPr>
        <w:t>DC Cache</w:t>
      </w:r>
      <w:r w:rsidR="00897775">
        <w:rPr>
          <w:rFonts w:hint="eastAsia"/>
        </w:rPr>
        <w:t>的哈希映射可以通过配置寄存器改变，通过配置合适的寄存器值，可以使当设备数（</w:t>
      </w:r>
      <w:r w:rsidR="00897775">
        <w:rPr>
          <w:rFonts w:hint="eastAsia"/>
        </w:rPr>
        <w:t>PCIe Function</w:t>
      </w:r>
      <w:r w:rsidR="00897775">
        <w:rPr>
          <w:rFonts w:hint="eastAsia"/>
        </w:rPr>
        <w:t>数量）小于</w:t>
      </w:r>
      <w:r w:rsidR="00897775">
        <w:rPr>
          <w:rFonts w:hint="eastAsia"/>
        </w:rPr>
        <w:t>64</w:t>
      </w:r>
      <w:r w:rsidR="00897775">
        <w:rPr>
          <w:rFonts w:hint="eastAsia"/>
        </w:rPr>
        <w:t>时，</w:t>
      </w:r>
      <w:r w:rsidR="00897775">
        <w:rPr>
          <w:rFonts w:hint="eastAsia"/>
        </w:rPr>
        <w:t>DC Cache</w:t>
      </w:r>
      <w:r w:rsidR="00582B76">
        <w:rPr>
          <w:rFonts w:hint="eastAsia"/>
        </w:rPr>
        <w:t>可以</w:t>
      </w:r>
      <w:r w:rsidR="00897775">
        <w:rPr>
          <w:rFonts w:hint="eastAsia"/>
        </w:rPr>
        <w:t>缓存所有设备</w:t>
      </w:r>
      <w:r w:rsidR="00897775">
        <w:rPr>
          <w:rFonts w:hint="eastAsia"/>
        </w:rPr>
        <w:t>DC</w:t>
      </w:r>
      <w:r w:rsidR="00897775">
        <w:rPr>
          <w:rFonts w:hint="eastAsia"/>
        </w:rPr>
        <w:t>。</w:t>
      </w:r>
    </w:p>
    <w:p w14:paraId="0B3C003C" w14:textId="40A30A69" w:rsidR="00A754EC" w:rsidRDefault="00A754EC" w:rsidP="00B72A32">
      <w:pPr>
        <w:pStyle w:val="af"/>
        <w:numPr>
          <w:ilvl w:val="0"/>
          <w:numId w:val="69"/>
        </w:numPr>
        <w:ind w:firstLineChars="0"/>
      </w:pPr>
      <w:r>
        <w:rPr>
          <w:rFonts w:hint="eastAsia"/>
        </w:rPr>
        <w:t>PC Cache</w:t>
      </w:r>
      <w:r>
        <w:rPr>
          <w:rFonts w:hint="eastAsia"/>
        </w:rPr>
        <w:t>，用于缓存</w:t>
      </w:r>
      <w:r>
        <w:rPr>
          <w:rFonts w:hint="eastAsia"/>
        </w:rPr>
        <w:t>PDT</w:t>
      </w:r>
      <w:r>
        <w:rPr>
          <w:rFonts w:hint="eastAsia"/>
        </w:rPr>
        <w:t>信息</w:t>
      </w:r>
      <w:r w:rsidR="00191CC7">
        <w:rPr>
          <w:rFonts w:hint="eastAsia"/>
        </w:rPr>
        <w:t>。</w:t>
      </w:r>
    </w:p>
    <w:p w14:paraId="7B31502D" w14:textId="1AEA3A7D" w:rsidR="00A754EC" w:rsidRDefault="00A754EC" w:rsidP="00B72A32">
      <w:pPr>
        <w:pStyle w:val="af"/>
        <w:numPr>
          <w:ilvl w:val="0"/>
          <w:numId w:val="69"/>
        </w:numPr>
        <w:ind w:firstLineChars="0"/>
      </w:pPr>
      <w:r>
        <w:rPr>
          <w:rFonts w:hint="eastAsia"/>
        </w:rPr>
        <w:t>PT Cache</w:t>
      </w:r>
      <w:r>
        <w:rPr>
          <w:rFonts w:hint="eastAsia"/>
        </w:rPr>
        <w:t>，用于缓存内存页表信息。</w:t>
      </w:r>
      <w:r w:rsidR="00191CC7">
        <w:rPr>
          <w:rFonts w:hint="eastAsia"/>
        </w:rPr>
        <w:t>当缓存不命中时，向</w:t>
      </w:r>
      <w:r w:rsidR="00191CC7">
        <w:rPr>
          <w:rFonts w:hint="eastAsia"/>
        </w:rPr>
        <w:t>PTW</w:t>
      </w:r>
      <w:r w:rsidR="00191CC7">
        <w:rPr>
          <w:rFonts w:hint="eastAsia"/>
        </w:rPr>
        <w:t>提交页表查询请求，并根据查询结果更新缓存。</w:t>
      </w:r>
    </w:p>
    <w:p w14:paraId="39F70CD3" w14:textId="77D70B95" w:rsidR="00A754EC" w:rsidRDefault="00A754EC" w:rsidP="00B72A32">
      <w:pPr>
        <w:pStyle w:val="af"/>
        <w:numPr>
          <w:ilvl w:val="0"/>
          <w:numId w:val="69"/>
        </w:numPr>
        <w:ind w:firstLineChars="0"/>
      </w:pPr>
      <w:r>
        <w:rPr>
          <w:rFonts w:hint="eastAsia"/>
        </w:rPr>
        <w:t>MSIPT Cache</w:t>
      </w:r>
      <w:r>
        <w:rPr>
          <w:rFonts w:hint="eastAsia"/>
        </w:rPr>
        <w:t>，用于缓存</w:t>
      </w:r>
      <w:r>
        <w:rPr>
          <w:rFonts w:hint="eastAsia"/>
        </w:rPr>
        <w:t>MSI</w:t>
      </w:r>
      <w:r>
        <w:rPr>
          <w:rFonts w:hint="eastAsia"/>
        </w:rPr>
        <w:t>页表信息，当缓存不命中时，内置的</w:t>
      </w:r>
      <w:r>
        <w:rPr>
          <w:rFonts w:hint="eastAsia"/>
        </w:rPr>
        <w:t>MSI</w:t>
      </w:r>
      <w:r>
        <w:rPr>
          <w:rFonts w:hint="eastAsia"/>
        </w:rPr>
        <w:t>页表</w:t>
      </w:r>
      <w:r>
        <w:rPr>
          <w:rFonts w:hint="eastAsia"/>
        </w:rPr>
        <w:t>Walker</w:t>
      </w:r>
      <w:r>
        <w:rPr>
          <w:rFonts w:hint="eastAsia"/>
        </w:rPr>
        <w:t>将通过</w:t>
      </w:r>
      <w:r>
        <w:rPr>
          <w:rFonts w:hint="eastAsia"/>
        </w:rPr>
        <w:t>AXI Master 2</w:t>
      </w:r>
      <w:r>
        <w:rPr>
          <w:rFonts w:hint="eastAsia"/>
        </w:rPr>
        <w:t>接口获取</w:t>
      </w:r>
      <w:r>
        <w:rPr>
          <w:rFonts w:hint="eastAsia"/>
        </w:rPr>
        <w:t>MSI</w:t>
      </w:r>
      <w:r>
        <w:rPr>
          <w:rFonts w:hint="eastAsia"/>
        </w:rPr>
        <w:t>页表。</w:t>
      </w:r>
    </w:p>
    <w:p w14:paraId="41642368" w14:textId="6332EA3B" w:rsidR="00A754EC" w:rsidRDefault="00497118" w:rsidP="00B72A32">
      <w:pPr>
        <w:pStyle w:val="af"/>
        <w:numPr>
          <w:ilvl w:val="0"/>
          <w:numId w:val="69"/>
        </w:numPr>
        <w:ind w:firstLineChars="0"/>
      </w:pPr>
      <w:r>
        <w:rPr>
          <w:rFonts w:hint="eastAsia"/>
        </w:rPr>
        <w:t>Collector</w:t>
      </w:r>
      <w:r>
        <w:rPr>
          <w:rFonts w:hint="eastAsia"/>
        </w:rPr>
        <w:t>，收集</w:t>
      </w:r>
      <w:r>
        <w:rPr>
          <w:rFonts w:hint="eastAsia"/>
        </w:rPr>
        <w:t>DC Cache</w:t>
      </w:r>
      <w:r>
        <w:rPr>
          <w:rFonts w:hint="eastAsia"/>
        </w:rPr>
        <w:t>、</w:t>
      </w:r>
      <w:r>
        <w:rPr>
          <w:rFonts w:hint="eastAsia"/>
        </w:rPr>
        <w:t>PC Cache</w:t>
      </w:r>
      <w:r>
        <w:rPr>
          <w:rFonts w:hint="eastAsia"/>
        </w:rPr>
        <w:t>的信息</w:t>
      </w:r>
      <w:del w:id="2004" w:author="Shuqing Li (李树青)" w:date="2026-04-23T09:40:00Z">
        <w:r w:rsidDel="004938EE">
          <w:rPr>
            <w:rFonts w:hint="eastAsia"/>
          </w:rPr>
          <w:delText>和</w:delText>
        </w:r>
      </w:del>
      <w:ins w:id="2005" w:author="Shuqing Li (李树青)" w:date="2026-04-23T09:40:00Z">
        <w:r w:rsidR="004938EE">
          <w:rPr>
            <w:rFonts w:hint="eastAsia"/>
          </w:rPr>
          <w:t>、</w:t>
        </w:r>
      </w:ins>
      <w:r>
        <w:rPr>
          <w:rFonts w:hint="eastAsia"/>
        </w:rPr>
        <w:t>命中状态</w:t>
      </w:r>
      <w:ins w:id="2006" w:author="Shuqing Li (李树青)" w:date="2026-04-23T09:40:00Z">
        <w:r w:rsidR="004938EE">
          <w:rPr>
            <w:rFonts w:hint="eastAsia"/>
          </w:rPr>
          <w:t>和</w:t>
        </w:r>
        <w:r w:rsidR="004938EE">
          <w:rPr>
            <w:rFonts w:hint="eastAsia"/>
          </w:rPr>
          <w:t>MSI Address Pattern</w:t>
        </w:r>
      </w:ins>
      <w:r>
        <w:rPr>
          <w:rFonts w:hint="eastAsia"/>
        </w:rPr>
        <w:t>，选择向</w:t>
      </w:r>
      <w:r>
        <w:rPr>
          <w:rFonts w:hint="eastAsia"/>
        </w:rPr>
        <w:t>PT Cache</w:t>
      </w:r>
      <w:r>
        <w:rPr>
          <w:rFonts w:hint="eastAsia"/>
        </w:rPr>
        <w:t>发送页表查询请求，还是向</w:t>
      </w:r>
      <w:r>
        <w:rPr>
          <w:rFonts w:hint="eastAsia"/>
        </w:rPr>
        <w:t>xDTW</w:t>
      </w:r>
      <w:r>
        <w:rPr>
          <w:rFonts w:hint="eastAsia"/>
        </w:rPr>
        <w:t>发送</w:t>
      </w:r>
      <w:r>
        <w:rPr>
          <w:rFonts w:hint="eastAsia"/>
        </w:rPr>
        <w:t>DDT/PDT</w:t>
      </w:r>
      <w:r>
        <w:rPr>
          <w:rFonts w:hint="eastAsia"/>
        </w:rPr>
        <w:t>查询请求并根据查询的结果更新</w:t>
      </w:r>
      <w:r>
        <w:rPr>
          <w:rFonts w:hint="eastAsia"/>
        </w:rPr>
        <w:t>DC/PC Cache</w:t>
      </w:r>
      <w:ins w:id="2007" w:author="Shuqing Li (李树青)" w:date="2026-04-23T09:40:00Z">
        <w:r w:rsidR="004938EE">
          <w:rPr>
            <w:rFonts w:hint="eastAsia"/>
          </w:rPr>
          <w:t>，或者向</w:t>
        </w:r>
      </w:ins>
      <w:ins w:id="2008" w:author="Shuqing Li (李树青)" w:date="2026-04-23T09:41:00Z">
        <w:r w:rsidR="004938EE">
          <w:rPr>
            <w:rFonts w:hint="eastAsia"/>
          </w:rPr>
          <w:t>MSIPT Cache</w:t>
        </w:r>
        <w:r w:rsidR="004938EE">
          <w:rPr>
            <w:rFonts w:hint="eastAsia"/>
          </w:rPr>
          <w:t>发送请求</w:t>
        </w:r>
      </w:ins>
      <w:r>
        <w:rPr>
          <w:rFonts w:hint="eastAsia"/>
        </w:rPr>
        <w:t>。</w:t>
      </w:r>
    </w:p>
    <w:p w14:paraId="7BC36597" w14:textId="7965D1B9" w:rsidR="00497118" w:rsidRDefault="00497118" w:rsidP="00B72A32">
      <w:pPr>
        <w:pStyle w:val="af"/>
        <w:numPr>
          <w:ilvl w:val="0"/>
          <w:numId w:val="69"/>
        </w:numPr>
        <w:ind w:firstLineChars="0"/>
      </w:pPr>
      <w:r>
        <w:rPr>
          <w:rFonts w:hint="eastAsia"/>
        </w:rPr>
        <w:t>xDTW</w:t>
      </w:r>
      <w:r>
        <w:rPr>
          <w:rFonts w:hint="eastAsia"/>
        </w:rPr>
        <w:t>，通过</w:t>
      </w:r>
      <w:r>
        <w:rPr>
          <w:rFonts w:hint="eastAsia"/>
        </w:rPr>
        <w:t>AXI Master 2</w:t>
      </w:r>
      <w:r>
        <w:rPr>
          <w:rFonts w:hint="eastAsia"/>
        </w:rPr>
        <w:t>接口访问</w:t>
      </w:r>
      <w:r>
        <w:rPr>
          <w:rFonts w:hint="eastAsia"/>
        </w:rPr>
        <w:t>DDT</w:t>
      </w:r>
      <w:r>
        <w:rPr>
          <w:rFonts w:hint="eastAsia"/>
        </w:rPr>
        <w:t>、</w:t>
      </w:r>
      <w:r>
        <w:rPr>
          <w:rFonts w:hint="eastAsia"/>
        </w:rPr>
        <w:t>PDT</w:t>
      </w:r>
      <w:r>
        <w:rPr>
          <w:rFonts w:hint="eastAsia"/>
        </w:rPr>
        <w:t>获取</w:t>
      </w:r>
      <w:r w:rsidR="007E12C7">
        <w:rPr>
          <w:rFonts w:hint="eastAsia"/>
        </w:rPr>
        <w:t>DC</w:t>
      </w:r>
      <w:r w:rsidR="007E12C7">
        <w:rPr>
          <w:rFonts w:hint="eastAsia"/>
        </w:rPr>
        <w:t>、</w:t>
      </w:r>
      <w:r w:rsidR="007E12C7">
        <w:rPr>
          <w:rFonts w:hint="eastAsia"/>
        </w:rPr>
        <w:t>PC</w:t>
      </w:r>
      <w:r w:rsidR="007E12C7">
        <w:rPr>
          <w:rFonts w:hint="eastAsia"/>
        </w:rPr>
        <w:t>。</w:t>
      </w:r>
    </w:p>
    <w:p w14:paraId="3EC37B5A" w14:textId="1C290699" w:rsidR="00191CC7" w:rsidRDefault="00191CC7" w:rsidP="00B72A32">
      <w:pPr>
        <w:pStyle w:val="af"/>
        <w:numPr>
          <w:ilvl w:val="0"/>
          <w:numId w:val="69"/>
        </w:numPr>
        <w:ind w:firstLineChars="0"/>
      </w:pPr>
      <w:r>
        <w:rPr>
          <w:rFonts w:hint="eastAsia"/>
        </w:rPr>
        <w:t>PTW</w:t>
      </w:r>
      <w:r>
        <w:rPr>
          <w:rFonts w:hint="eastAsia"/>
        </w:rPr>
        <w:t>，通过</w:t>
      </w:r>
      <w:r>
        <w:rPr>
          <w:rFonts w:hint="eastAsia"/>
        </w:rPr>
        <w:t>AXI Master 2</w:t>
      </w:r>
      <w:r w:rsidR="004F38D9">
        <w:rPr>
          <w:rFonts w:hint="eastAsia"/>
        </w:rPr>
        <w:t>接口访问内存页表。</w:t>
      </w:r>
    </w:p>
    <w:p w14:paraId="22928CB7" w14:textId="2EC5103E" w:rsidR="004F38D9" w:rsidRDefault="004F38D9" w:rsidP="00B72A32">
      <w:pPr>
        <w:pStyle w:val="af"/>
        <w:numPr>
          <w:ilvl w:val="0"/>
          <w:numId w:val="69"/>
        </w:numPr>
        <w:ind w:firstLineChars="0"/>
      </w:pPr>
      <w:r>
        <w:rPr>
          <w:rFonts w:hint="eastAsia"/>
        </w:rPr>
        <w:t>CQ Proc</w:t>
      </w:r>
      <w:r>
        <w:rPr>
          <w:rFonts w:hint="eastAsia"/>
        </w:rPr>
        <w:t>，处理</w:t>
      </w:r>
      <w:r>
        <w:rPr>
          <w:rFonts w:hint="eastAsia"/>
        </w:rPr>
        <w:t>A</w:t>
      </w:r>
      <w:r>
        <w:rPr>
          <w:rFonts w:hint="eastAsia"/>
        </w:rPr>
        <w:t>核通过</w:t>
      </w:r>
      <w:r>
        <w:rPr>
          <w:rFonts w:hint="eastAsia"/>
        </w:rPr>
        <w:t>Command Queue</w:t>
      </w:r>
      <w:r>
        <w:rPr>
          <w:rFonts w:hint="eastAsia"/>
        </w:rPr>
        <w:t>下发的各种指令。通过</w:t>
      </w:r>
      <w:r>
        <w:rPr>
          <w:rFonts w:hint="eastAsia"/>
        </w:rPr>
        <w:t>AXI Master 2</w:t>
      </w:r>
      <w:r>
        <w:rPr>
          <w:rFonts w:hint="eastAsia"/>
        </w:rPr>
        <w:t>接口访问</w:t>
      </w:r>
      <w:r>
        <w:rPr>
          <w:rFonts w:hint="eastAsia"/>
        </w:rPr>
        <w:t>Queue</w:t>
      </w:r>
      <w:r>
        <w:rPr>
          <w:rFonts w:hint="eastAsia"/>
        </w:rPr>
        <w:t>实体，通过</w:t>
      </w:r>
      <w:r>
        <w:rPr>
          <w:rFonts w:hint="eastAsia"/>
        </w:rPr>
        <w:t>AXI Master 1</w:t>
      </w:r>
      <w:r>
        <w:rPr>
          <w:rFonts w:hint="eastAsia"/>
        </w:rPr>
        <w:t>接口向</w:t>
      </w:r>
      <w:r>
        <w:rPr>
          <w:rFonts w:hint="eastAsia"/>
        </w:rPr>
        <w:t>RP</w:t>
      </w:r>
      <w:r>
        <w:rPr>
          <w:rFonts w:hint="eastAsia"/>
        </w:rPr>
        <w:t>发送</w:t>
      </w:r>
      <w:r>
        <w:rPr>
          <w:rFonts w:hint="eastAsia"/>
        </w:rPr>
        <w:t>Msg</w:t>
      </w:r>
      <w:r>
        <w:rPr>
          <w:rFonts w:hint="eastAsia"/>
        </w:rPr>
        <w:t>，并向内部各</w:t>
      </w:r>
      <w:r>
        <w:rPr>
          <w:rFonts w:hint="eastAsia"/>
        </w:rPr>
        <w:t>Cache</w:t>
      </w:r>
      <w:r>
        <w:rPr>
          <w:rFonts w:hint="eastAsia"/>
        </w:rPr>
        <w:t>模块</w:t>
      </w:r>
      <w:r>
        <w:rPr>
          <w:rFonts w:hint="eastAsia"/>
        </w:rPr>
        <w:lastRenderedPageBreak/>
        <w:t>发送</w:t>
      </w:r>
      <w:r>
        <w:rPr>
          <w:rFonts w:hint="eastAsia"/>
        </w:rPr>
        <w:t>Cache</w:t>
      </w:r>
      <w:r w:rsidR="004E2C10">
        <w:rPr>
          <w:rFonts w:hint="eastAsia"/>
        </w:rPr>
        <w:t xml:space="preserve"> Invalidation</w:t>
      </w:r>
      <w:r>
        <w:rPr>
          <w:rFonts w:hint="eastAsia"/>
        </w:rPr>
        <w:t>命令。</w:t>
      </w:r>
    </w:p>
    <w:p w14:paraId="6A290938" w14:textId="634749EC" w:rsidR="009801C6" w:rsidRDefault="009801C6" w:rsidP="00B72A32">
      <w:pPr>
        <w:pStyle w:val="af"/>
        <w:numPr>
          <w:ilvl w:val="0"/>
          <w:numId w:val="69"/>
        </w:numPr>
        <w:ind w:firstLineChars="0"/>
      </w:pPr>
      <w:r>
        <w:rPr>
          <w:rFonts w:hint="eastAsia"/>
        </w:rPr>
        <w:t>FQ Proc</w:t>
      </w:r>
      <w:r>
        <w:rPr>
          <w:rFonts w:hint="eastAsia"/>
        </w:rPr>
        <w:t>，收集错误，通过</w:t>
      </w:r>
      <w:r>
        <w:rPr>
          <w:rFonts w:hint="eastAsia"/>
        </w:rPr>
        <w:t>Fault/Event Queue</w:t>
      </w:r>
      <w:r>
        <w:rPr>
          <w:rFonts w:hint="eastAsia"/>
        </w:rPr>
        <w:t>与</w:t>
      </w:r>
      <w:r>
        <w:rPr>
          <w:rFonts w:hint="eastAsia"/>
        </w:rPr>
        <w:t>A</w:t>
      </w:r>
      <w:r>
        <w:rPr>
          <w:rFonts w:hint="eastAsia"/>
        </w:rPr>
        <w:t>核交互，通过</w:t>
      </w:r>
      <w:r>
        <w:rPr>
          <w:rFonts w:hint="eastAsia"/>
        </w:rPr>
        <w:t>AXI Master 2</w:t>
      </w:r>
      <w:r>
        <w:rPr>
          <w:rFonts w:hint="eastAsia"/>
        </w:rPr>
        <w:t>接口访问</w:t>
      </w:r>
      <w:r>
        <w:rPr>
          <w:rFonts w:hint="eastAsia"/>
        </w:rPr>
        <w:t>Queue</w:t>
      </w:r>
      <w:r>
        <w:rPr>
          <w:rFonts w:hint="eastAsia"/>
        </w:rPr>
        <w:t>实体。</w:t>
      </w:r>
    </w:p>
    <w:p w14:paraId="3428E5F7" w14:textId="790DCF44" w:rsidR="009801C6" w:rsidRDefault="009801C6" w:rsidP="00B72A32">
      <w:pPr>
        <w:pStyle w:val="af"/>
        <w:numPr>
          <w:ilvl w:val="0"/>
          <w:numId w:val="69"/>
        </w:numPr>
        <w:ind w:firstLineChars="0"/>
      </w:pPr>
      <w:r>
        <w:rPr>
          <w:rFonts w:hint="eastAsia"/>
        </w:rPr>
        <w:t>PQ Proc</w:t>
      </w:r>
      <w:r>
        <w:rPr>
          <w:rFonts w:hint="eastAsia"/>
        </w:rPr>
        <w:t>，</w:t>
      </w:r>
      <w:r w:rsidR="0066689D">
        <w:rPr>
          <w:rFonts w:hint="eastAsia"/>
        </w:rPr>
        <w:t>从</w:t>
      </w:r>
      <w:r w:rsidR="008E25A1">
        <w:rPr>
          <w:rFonts w:hint="eastAsia"/>
        </w:rPr>
        <w:t>RP</w:t>
      </w:r>
      <w:r w:rsidR="008E25A1">
        <w:rPr>
          <w:rFonts w:hint="eastAsia"/>
        </w:rPr>
        <w:t>接收来自设备的</w:t>
      </w:r>
      <w:r w:rsidR="008E25A1">
        <w:rPr>
          <w:rFonts w:hint="eastAsia"/>
        </w:rPr>
        <w:t>ATS Msg</w:t>
      </w:r>
      <w:r w:rsidR="008E25A1">
        <w:rPr>
          <w:rFonts w:hint="eastAsia"/>
        </w:rPr>
        <w:t>，通过</w:t>
      </w:r>
      <w:r w:rsidR="008E25A1">
        <w:rPr>
          <w:rFonts w:hint="eastAsia"/>
        </w:rPr>
        <w:t>Page Request Queue</w:t>
      </w:r>
      <w:r w:rsidR="008E25A1">
        <w:rPr>
          <w:rFonts w:hint="eastAsia"/>
        </w:rPr>
        <w:t>与</w:t>
      </w:r>
      <w:r w:rsidR="008E25A1">
        <w:rPr>
          <w:rFonts w:hint="eastAsia"/>
        </w:rPr>
        <w:t>A</w:t>
      </w:r>
      <w:r w:rsidR="008E25A1">
        <w:rPr>
          <w:rFonts w:hint="eastAsia"/>
        </w:rPr>
        <w:t>核交互，通过</w:t>
      </w:r>
      <w:r w:rsidR="008E25A1">
        <w:rPr>
          <w:rFonts w:hint="eastAsia"/>
        </w:rPr>
        <w:t>AXI Master 2</w:t>
      </w:r>
      <w:r w:rsidR="008E25A1">
        <w:rPr>
          <w:rFonts w:hint="eastAsia"/>
        </w:rPr>
        <w:t>接口访问</w:t>
      </w:r>
      <w:r w:rsidR="008E25A1">
        <w:rPr>
          <w:rFonts w:hint="eastAsia"/>
        </w:rPr>
        <w:t>Queue</w:t>
      </w:r>
      <w:r w:rsidR="008E25A1">
        <w:rPr>
          <w:rFonts w:hint="eastAsia"/>
        </w:rPr>
        <w:t>实体。</w:t>
      </w:r>
    </w:p>
    <w:p w14:paraId="48AD9FD1" w14:textId="6D046C43" w:rsidR="005834EA" w:rsidRDefault="005834EA" w:rsidP="005834EA">
      <w:pPr>
        <w:ind w:firstLineChars="200" w:firstLine="420"/>
      </w:pPr>
      <w:r>
        <w:rPr>
          <w:rFonts w:hint="eastAsia"/>
        </w:rPr>
        <w:t>IOMMU</w:t>
      </w:r>
      <w:r>
        <w:rPr>
          <w:rFonts w:hint="eastAsia"/>
        </w:rPr>
        <w:t>在系统中的位置如下图</w:t>
      </w:r>
      <w:r w:rsidR="00294AB1">
        <w:rPr>
          <w:rFonts w:hint="eastAsia"/>
        </w:rPr>
        <w:t>：</w:t>
      </w:r>
    </w:p>
    <w:p w14:paraId="6772375A" w14:textId="0DADD921" w:rsidR="005834EA" w:rsidRDefault="00160CBD" w:rsidP="005834EA">
      <w:r>
        <w:rPr>
          <w:rFonts w:hint="eastAsia"/>
        </w:rPr>
        <w:object w:dxaOrig="21565" w:dyaOrig="13153" w14:anchorId="5F39A222">
          <v:shape id="_x0000_i1081" type="#_x0000_t75" style="width:415.5pt;height:253.5pt" o:ole="">
            <v:imagedata r:id="rId125" o:title=""/>
          </v:shape>
          <o:OLEObject Type="Embed" ProgID="Visio.Drawing.15" ShapeID="_x0000_i1081" DrawAspect="Content" ObjectID="_1839588130" r:id="rId126"/>
        </w:object>
      </w:r>
    </w:p>
    <w:p w14:paraId="5CFDEF5C" w14:textId="15B6CC7E" w:rsidR="005834EA" w:rsidRDefault="00294AB1" w:rsidP="00294AB1">
      <w:pPr>
        <w:ind w:firstLineChars="200" w:firstLine="420"/>
      </w:pPr>
      <w:r>
        <w:rPr>
          <w:rFonts w:hint="eastAsia"/>
        </w:rPr>
        <w:t>它与系统中的其他组件的交互如下：</w:t>
      </w:r>
    </w:p>
    <w:p w14:paraId="46AD60C4" w14:textId="77777777" w:rsidR="00B6274A" w:rsidRPr="00160CBD" w:rsidRDefault="00294AB1" w:rsidP="00294AB1">
      <w:pPr>
        <w:ind w:firstLineChars="200" w:firstLine="422"/>
        <w:rPr>
          <w:b/>
          <w:bCs/>
        </w:rPr>
      </w:pPr>
      <w:r w:rsidRPr="00160CBD">
        <w:rPr>
          <w:rFonts w:hint="eastAsia"/>
          <w:b/>
          <w:bCs/>
        </w:rPr>
        <w:t>PCIe</w:t>
      </w:r>
      <w:r w:rsidRPr="00160CBD">
        <w:rPr>
          <w:rFonts w:hint="eastAsia"/>
          <w:b/>
          <w:bCs/>
        </w:rPr>
        <w:t>控制器</w:t>
      </w:r>
      <w:r w:rsidR="001F5444" w:rsidRPr="00160CBD">
        <w:rPr>
          <w:rFonts w:hint="eastAsia"/>
          <w:b/>
          <w:bCs/>
        </w:rPr>
        <w:t>和</w:t>
      </w:r>
      <w:r w:rsidR="001F5444" w:rsidRPr="00160CBD">
        <w:rPr>
          <w:rFonts w:hint="eastAsia"/>
          <w:b/>
          <w:bCs/>
        </w:rPr>
        <w:t>Dec Lite</w:t>
      </w:r>
    </w:p>
    <w:p w14:paraId="5CC3DF6B" w14:textId="680C633B" w:rsidR="00294AB1" w:rsidRDefault="001D35AC" w:rsidP="00294AB1">
      <w:pPr>
        <w:ind w:firstLineChars="200" w:firstLine="420"/>
      </w:pPr>
      <w:r>
        <w:rPr>
          <w:rFonts w:hint="eastAsia"/>
        </w:rPr>
        <w:t>PCIe</w:t>
      </w:r>
      <w:r>
        <w:rPr>
          <w:rFonts w:hint="eastAsia"/>
        </w:rPr>
        <w:t>控制器从</w:t>
      </w:r>
      <w:r>
        <w:rPr>
          <w:rFonts w:hint="eastAsia"/>
        </w:rPr>
        <w:t>PCIe</w:t>
      </w:r>
      <w:r>
        <w:rPr>
          <w:rFonts w:hint="eastAsia"/>
        </w:rPr>
        <w:t>设备接收内存读写请求以及各种</w:t>
      </w:r>
      <w:r>
        <w:rPr>
          <w:rFonts w:hint="eastAsia"/>
        </w:rPr>
        <w:t>Msg</w:t>
      </w:r>
      <w:r>
        <w:rPr>
          <w:rFonts w:hint="eastAsia"/>
        </w:rPr>
        <w:t>包发给</w:t>
      </w:r>
      <w:r>
        <w:rPr>
          <w:rFonts w:hint="eastAsia"/>
        </w:rPr>
        <w:t>Dec Lite</w:t>
      </w:r>
      <w:r>
        <w:rPr>
          <w:rFonts w:hint="eastAsia"/>
        </w:rPr>
        <w:t>。</w:t>
      </w:r>
      <w:r>
        <w:rPr>
          <w:rFonts w:hint="eastAsia"/>
        </w:rPr>
        <w:t>Dec Lite</w:t>
      </w:r>
      <w:r>
        <w:rPr>
          <w:rFonts w:hint="eastAsia"/>
        </w:rPr>
        <w:t>首先根据包类型进行分流</w:t>
      </w:r>
      <w:r w:rsidR="00160CBD">
        <w:rPr>
          <w:rFonts w:hint="eastAsia"/>
        </w:rPr>
        <w:t>。然后，对于内存读写请求，再</w:t>
      </w:r>
      <w:r>
        <w:rPr>
          <w:rFonts w:hint="eastAsia"/>
        </w:rPr>
        <w:t>根据</w:t>
      </w:r>
      <w:r>
        <w:rPr>
          <w:rFonts w:hint="eastAsia"/>
        </w:rPr>
        <w:t>ACS</w:t>
      </w:r>
      <w:r>
        <w:rPr>
          <w:rFonts w:hint="eastAsia"/>
        </w:rPr>
        <w:t>配置和</w:t>
      </w:r>
      <w:r w:rsidR="00160CBD">
        <w:rPr>
          <w:rFonts w:hint="eastAsia"/>
        </w:rPr>
        <w:t>TLP</w:t>
      </w:r>
      <w:r w:rsidR="00160CBD">
        <w:rPr>
          <w:rFonts w:hint="eastAsia"/>
        </w:rPr>
        <w:t>包中的</w:t>
      </w:r>
      <w:r w:rsidR="00160CBD">
        <w:rPr>
          <w:rFonts w:hint="eastAsia"/>
        </w:rPr>
        <w:t>AT</w:t>
      </w:r>
      <w:r w:rsidR="00160CBD">
        <w:rPr>
          <w:rFonts w:hint="eastAsia"/>
        </w:rPr>
        <w:t>字段，将已转换的请求和</w:t>
      </w:r>
      <w:r w:rsidR="00160CBD">
        <w:rPr>
          <w:rFonts w:hint="eastAsia"/>
        </w:rPr>
        <w:t>SPA</w:t>
      </w:r>
      <w:r w:rsidR="00160CBD">
        <w:rPr>
          <w:rFonts w:hint="eastAsia"/>
        </w:rPr>
        <w:t>地址的请求包分流出去，将待转换的内存请求包发送给</w:t>
      </w:r>
      <w:r w:rsidR="00160CBD">
        <w:rPr>
          <w:rFonts w:hint="eastAsia"/>
        </w:rPr>
        <w:t>IOMMU</w:t>
      </w:r>
      <w:r w:rsidR="00160CBD">
        <w:rPr>
          <w:rFonts w:hint="eastAsia"/>
        </w:rPr>
        <w:t>；对于</w:t>
      </w:r>
      <w:r w:rsidR="00160CBD">
        <w:rPr>
          <w:rFonts w:hint="eastAsia"/>
        </w:rPr>
        <w:t>ATS Msg</w:t>
      </w:r>
      <w:r w:rsidR="00160CBD">
        <w:rPr>
          <w:rFonts w:hint="eastAsia"/>
        </w:rPr>
        <w:t>，</w:t>
      </w:r>
      <w:r w:rsidR="00160CBD">
        <w:rPr>
          <w:rFonts w:hint="eastAsia"/>
        </w:rPr>
        <w:t>Dec Lite</w:t>
      </w:r>
      <w:r w:rsidR="00160CBD">
        <w:rPr>
          <w:rFonts w:hint="eastAsia"/>
        </w:rPr>
        <w:t>通过</w:t>
      </w:r>
      <w:r w:rsidR="00160CBD">
        <w:rPr>
          <w:rFonts w:hint="eastAsia"/>
        </w:rPr>
        <w:t>AXI</w:t>
      </w:r>
      <w:r w:rsidR="00160CBD">
        <w:rPr>
          <w:rFonts w:hint="eastAsia"/>
        </w:rPr>
        <w:t>接口及</w:t>
      </w:r>
      <w:r w:rsidR="00160CBD">
        <w:rPr>
          <w:rFonts w:hint="eastAsia"/>
        </w:rPr>
        <w:t>user</w:t>
      </w:r>
      <w:r w:rsidR="00160CBD">
        <w:rPr>
          <w:rFonts w:hint="eastAsia"/>
        </w:rPr>
        <w:t>信号发送给</w:t>
      </w:r>
      <w:r w:rsidR="00160CBD">
        <w:rPr>
          <w:rFonts w:hint="eastAsia"/>
        </w:rPr>
        <w:t>IOMMU</w:t>
      </w:r>
      <w:r w:rsidR="00160CBD">
        <w:rPr>
          <w:rFonts w:hint="eastAsia"/>
        </w:rPr>
        <w:t>。</w:t>
      </w:r>
    </w:p>
    <w:p w14:paraId="5F703503" w14:textId="5C9A4030" w:rsidR="00160CBD" w:rsidRDefault="00160CBD" w:rsidP="00294AB1">
      <w:pPr>
        <w:ind w:firstLineChars="200" w:firstLine="420"/>
      </w:pPr>
      <w:r>
        <w:rPr>
          <w:rFonts w:hint="eastAsia"/>
        </w:rPr>
        <w:t>PCIe</w:t>
      </w:r>
      <w:r>
        <w:rPr>
          <w:rFonts w:hint="eastAsia"/>
        </w:rPr>
        <w:t>控制器还通过带</w:t>
      </w:r>
      <w:r>
        <w:rPr>
          <w:rFonts w:hint="eastAsia"/>
        </w:rPr>
        <w:t>user</w:t>
      </w:r>
      <w:r>
        <w:rPr>
          <w:rFonts w:hint="eastAsia"/>
        </w:rPr>
        <w:t>信号的</w:t>
      </w:r>
      <w:r>
        <w:rPr>
          <w:rFonts w:hint="eastAsia"/>
        </w:rPr>
        <w:t>AXI Slave</w:t>
      </w:r>
      <w:r>
        <w:rPr>
          <w:rFonts w:hint="eastAsia"/>
        </w:rPr>
        <w:t>接口接收</w:t>
      </w:r>
      <w:r>
        <w:rPr>
          <w:rFonts w:hint="eastAsia"/>
        </w:rPr>
        <w:t>Msg</w:t>
      </w:r>
      <w:r>
        <w:rPr>
          <w:rFonts w:hint="eastAsia"/>
        </w:rPr>
        <w:t>发送请求，</w:t>
      </w:r>
      <w:r>
        <w:rPr>
          <w:rFonts w:hint="eastAsia"/>
        </w:rPr>
        <w:t>IOMMU</w:t>
      </w:r>
      <w:r>
        <w:rPr>
          <w:rFonts w:hint="eastAsia"/>
        </w:rPr>
        <w:t>根据</w:t>
      </w:r>
      <w:r>
        <w:rPr>
          <w:rFonts w:hint="eastAsia"/>
        </w:rPr>
        <w:t>CQ</w:t>
      </w:r>
      <w:r>
        <w:rPr>
          <w:rFonts w:hint="eastAsia"/>
        </w:rPr>
        <w:t>中的目标</w:t>
      </w:r>
      <w:r>
        <w:rPr>
          <w:rFonts w:hint="eastAsia"/>
        </w:rPr>
        <w:t>DSEG</w:t>
      </w:r>
      <w:r>
        <w:rPr>
          <w:rFonts w:hint="eastAsia"/>
        </w:rPr>
        <w:t>、</w:t>
      </w:r>
      <w:r>
        <w:rPr>
          <w:rFonts w:hint="eastAsia"/>
        </w:rPr>
        <w:t>RID</w:t>
      </w:r>
      <w:r>
        <w:rPr>
          <w:rFonts w:hint="eastAsia"/>
        </w:rPr>
        <w:t>等字段，</w:t>
      </w:r>
      <w:r w:rsidR="0008742F">
        <w:rPr>
          <w:rFonts w:hint="eastAsia"/>
        </w:rPr>
        <w:t>向指定的</w:t>
      </w:r>
      <w:r w:rsidR="0008742F">
        <w:rPr>
          <w:rFonts w:hint="eastAsia"/>
        </w:rPr>
        <w:t>RP AXI Slave</w:t>
      </w:r>
      <w:r w:rsidR="0008742F">
        <w:rPr>
          <w:rFonts w:hint="eastAsia"/>
        </w:rPr>
        <w:t>接口（通过地址）发送</w:t>
      </w:r>
      <w:r w:rsidR="0008742F">
        <w:rPr>
          <w:rFonts w:hint="eastAsia"/>
        </w:rPr>
        <w:t>Msg</w:t>
      </w:r>
      <w:r w:rsidR="0008742F">
        <w:rPr>
          <w:rFonts w:hint="eastAsia"/>
        </w:rPr>
        <w:t>请求</w:t>
      </w:r>
      <w:r w:rsidR="00974F56">
        <w:rPr>
          <w:rFonts w:hint="eastAsia"/>
        </w:rPr>
        <w:t>。</w:t>
      </w:r>
    </w:p>
    <w:p w14:paraId="796153F8" w14:textId="23CC322E" w:rsidR="00294AB1" w:rsidRDefault="00353F40" w:rsidP="00353F40">
      <w:pPr>
        <w:ind w:firstLineChars="200" w:firstLine="422"/>
        <w:rPr>
          <w:b/>
          <w:bCs/>
        </w:rPr>
      </w:pPr>
      <w:r w:rsidRPr="00353F40">
        <w:rPr>
          <w:rFonts w:hint="eastAsia"/>
          <w:b/>
          <w:bCs/>
        </w:rPr>
        <w:t>A</w:t>
      </w:r>
      <w:r w:rsidRPr="00353F40">
        <w:rPr>
          <w:rFonts w:hint="eastAsia"/>
          <w:b/>
          <w:bCs/>
        </w:rPr>
        <w:t>核</w:t>
      </w:r>
    </w:p>
    <w:p w14:paraId="13704DA2" w14:textId="6D94FE02" w:rsidR="00353F40" w:rsidRDefault="00353F40" w:rsidP="00353F40">
      <w:pPr>
        <w:ind w:firstLineChars="200" w:firstLine="420"/>
      </w:pPr>
      <w:r>
        <w:rPr>
          <w:rFonts w:hint="eastAsia"/>
        </w:rPr>
        <w:t>A</w:t>
      </w:r>
      <w:r>
        <w:rPr>
          <w:rFonts w:hint="eastAsia"/>
        </w:rPr>
        <w:t>核与</w:t>
      </w:r>
      <w:r>
        <w:rPr>
          <w:rFonts w:hint="eastAsia"/>
        </w:rPr>
        <w:t>IOMMU</w:t>
      </w:r>
      <w:r>
        <w:rPr>
          <w:rFonts w:hint="eastAsia"/>
        </w:rPr>
        <w:t>的交互主要有：</w:t>
      </w:r>
    </w:p>
    <w:p w14:paraId="6FB2758A" w14:textId="4B15A94E" w:rsidR="00353F40" w:rsidRDefault="00353F40" w:rsidP="00353F40">
      <w:pPr>
        <w:pStyle w:val="af"/>
        <w:numPr>
          <w:ilvl w:val="0"/>
          <w:numId w:val="70"/>
        </w:numPr>
        <w:ind w:firstLineChars="0"/>
      </w:pPr>
      <w:r>
        <w:rPr>
          <w:rFonts w:hint="eastAsia"/>
        </w:rPr>
        <w:t>通过主机接口配置</w:t>
      </w:r>
      <w:r>
        <w:rPr>
          <w:rFonts w:hint="eastAsia"/>
        </w:rPr>
        <w:t>IOMMU</w:t>
      </w:r>
      <w:r>
        <w:rPr>
          <w:rFonts w:hint="eastAsia"/>
        </w:rPr>
        <w:t>的</w:t>
      </w:r>
      <w:r>
        <w:rPr>
          <w:rFonts w:hint="eastAsia"/>
        </w:rPr>
        <w:t>RV</w:t>
      </w:r>
      <w:r>
        <w:rPr>
          <w:rFonts w:hint="eastAsia"/>
        </w:rPr>
        <w:t>标准寄存器</w:t>
      </w:r>
      <w:r w:rsidR="00740BCE">
        <w:rPr>
          <w:rFonts w:hint="eastAsia"/>
        </w:rPr>
        <w:t>。</w:t>
      </w:r>
    </w:p>
    <w:p w14:paraId="5D1D2A35" w14:textId="3A9E2F21" w:rsidR="00353F40" w:rsidRDefault="003420DA" w:rsidP="00353F40">
      <w:pPr>
        <w:pStyle w:val="af"/>
        <w:numPr>
          <w:ilvl w:val="0"/>
          <w:numId w:val="70"/>
        </w:numPr>
        <w:ind w:firstLineChars="0"/>
      </w:pPr>
      <w:r>
        <w:rPr>
          <w:rFonts w:hint="eastAsia"/>
        </w:rPr>
        <w:t>A</w:t>
      </w:r>
      <w:r w:rsidR="00353F40">
        <w:rPr>
          <w:rFonts w:hint="eastAsia"/>
        </w:rPr>
        <w:t>通过主机接口访问</w:t>
      </w:r>
      <w:r w:rsidR="00512876">
        <w:rPr>
          <w:rFonts w:hint="eastAsia"/>
        </w:rPr>
        <w:t>IOMMU</w:t>
      </w:r>
      <w:r w:rsidR="00512876">
        <w:rPr>
          <w:rFonts w:hint="eastAsia"/>
        </w:rPr>
        <w:t>的</w:t>
      </w:r>
      <w:r w:rsidR="00512876">
        <w:rPr>
          <w:rFonts w:hint="eastAsia"/>
        </w:rPr>
        <w:t>CQ/FQ/PQ</w:t>
      </w:r>
      <w:r w:rsidR="00512876">
        <w:rPr>
          <w:rFonts w:hint="eastAsia"/>
        </w:rPr>
        <w:t>寄存器，</w:t>
      </w:r>
      <w:r>
        <w:rPr>
          <w:rFonts w:hint="eastAsia"/>
        </w:rPr>
        <w:t>以及</w:t>
      </w:r>
      <w:r>
        <w:rPr>
          <w:rFonts w:hint="eastAsia"/>
        </w:rPr>
        <w:t>A</w:t>
      </w:r>
      <w:r>
        <w:rPr>
          <w:rFonts w:hint="eastAsia"/>
        </w:rPr>
        <w:t>核</w:t>
      </w:r>
      <w:r w:rsidR="00740BCE">
        <w:rPr>
          <w:rFonts w:hint="eastAsia"/>
        </w:rPr>
        <w:t>通过读写内存中的</w:t>
      </w:r>
      <w:r w:rsidR="00740BCE">
        <w:rPr>
          <w:rFonts w:hint="eastAsia"/>
        </w:rPr>
        <w:t>CQ/FQ/PQ</w:t>
      </w:r>
      <w:r w:rsidR="00740BCE">
        <w:rPr>
          <w:rFonts w:hint="eastAsia"/>
        </w:rPr>
        <w:t>实体与</w:t>
      </w:r>
      <w:r w:rsidR="00740BCE">
        <w:rPr>
          <w:rFonts w:hint="eastAsia"/>
        </w:rPr>
        <w:t>IOMMU</w:t>
      </w:r>
      <w:r w:rsidR="00740BCE">
        <w:rPr>
          <w:rFonts w:hint="eastAsia"/>
        </w:rPr>
        <w:t>交互。</w:t>
      </w:r>
    </w:p>
    <w:p w14:paraId="71FC3B98" w14:textId="6C52AEF6" w:rsidR="00740BCE" w:rsidRDefault="00740BCE" w:rsidP="00353F40">
      <w:pPr>
        <w:pStyle w:val="af"/>
        <w:numPr>
          <w:ilvl w:val="0"/>
          <w:numId w:val="70"/>
        </w:numPr>
        <w:ind w:firstLineChars="0"/>
      </w:pPr>
      <w:r>
        <w:rPr>
          <w:rFonts w:hint="eastAsia"/>
        </w:rPr>
        <w:t>IOMMU</w:t>
      </w:r>
      <w:r>
        <w:rPr>
          <w:rFonts w:hint="eastAsia"/>
        </w:rPr>
        <w:t>通过</w:t>
      </w:r>
      <w:r>
        <w:rPr>
          <w:rFonts w:hint="eastAsia"/>
        </w:rPr>
        <w:t>AXI Stream</w:t>
      </w:r>
      <w:r>
        <w:rPr>
          <w:rFonts w:hint="eastAsia"/>
        </w:rPr>
        <w:t>接口访问</w:t>
      </w:r>
      <w:r>
        <w:rPr>
          <w:rFonts w:hint="eastAsia"/>
        </w:rPr>
        <w:t>A</w:t>
      </w:r>
      <w:r>
        <w:rPr>
          <w:rFonts w:hint="eastAsia"/>
        </w:rPr>
        <w:t>核中的</w:t>
      </w:r>
      <w:r>
        <w:rPr>
          <w:rFonts w:hint="eastAsia"/>
        </w:rPr>
        <w:t>IMSIC</w:t>
      </w:r>
      <w:r>
        <w:rPr>
          <w:rFonts w:hint="eastAsia"/>
        </w:rPr>
        <w:t>控制器。</w:t>
      </w:r>
    </w:p>
    <w:p w14:paraId="20997F03" w14:textId="0FC6977A" w:rsidR="00740BCE" w:rsidRDefault="00740BCE" w:rsidP="00353F40">
      <w:pPr>
        <w:pStyle w:val="af"/>
        <w:numPr>
          <w:ilvl w:val="0"/>
          <w:numId w:val="70"/>
        </w:numPr>
        <w:ind w:firstLineChars="0"/>
      </w:pPr>
      <w:r>
        <w:rPr>
          <w:rFonts w:hint="eastAsia"/>
        </w:rPr>
        <w:t>IOMMU</w:t>
      </w:r>
      <w:r>
        <w:rPr>
          <w:rFonts w:hint="eastAsia"/>
        </w:rPr>
        <w:t>访问内存中的</w:t>
      </w:r>
      <w:r>
        <w:rPr>
          <w:rFonts w:hint="eastAsia"/>
        </w:rPr>
        <w:t>Guest Interrupt File</w:t>
      </w:r>
      <w:r>
        <w:rPr>
          <w:rFonts w:hint="eastAsia"/>
        </w:rPr>
        <w:t>与</w:t>
      </w:r>
      <w:r>
        <w:rPr>
          <w:rFonts w:hint="eastAsia"/>
        </w:rPr>
        <w:t>A</w:t>
      </w:r>
      <w:r>
        <w:rPr>
          <w:rFonts w:hint="eastAsia"/>
        </w:rPr>
        <w:t>核进行交互。</w:t>
      </w:r>
    </w:p>
    <w:p w14:paraId="37108D8D" w14:textId="27C47005" w:rsidR="00740BCE" w:rsidRPr="00353F40" w:rsidRDefault="00740BCE" w:rsidP="00353F40">
      <w:pPr>
        <w:pStyle w:val="af"/>
        <w:numPr>
          <w:ilvl w:val="0"/>
          <w:numId w:val="70"/>
        </w:numPr>
        <w:ind w:firstLineChars="0"/>
      </w:pPr>
      <w:r>
        <w:rPr>
          <w:rFonts w:hint="eastAsia"/>
        </w:rPr>
        <w:t>A</w:t>
      </w:r>
      <w:r>
        <w:rPr>
          <w:rFonts w:hint="eastAsia"/>
        </w:rPr>
        <w:t>核修改页表，并通过</w:t>
      </w:r>
      <w:r>
        <w:rPr>
          <w:rFonts w:hint="eastAsia"/>
        </w:rPr>
        <w:t>CQ</w:t>
      </w:r>
      <w:r>
        <w:rPr>
          <w:rFonts w:hint="eastAsia"/>
        </w:rPr>
        <w:t>对</w:t>
      </w:r>
      <w:r>
        <w:rPr>
          <w:rFonts w:hint="eastAsia"/>
        </w:rPr>
        <w:t>IOMMU</w:t>
      </w:r>
      <w:r>
        <w:rPr>
          <w:rFonts w:hint="eastAsia"/>
        </w:rPr>
        <w:t>发送</w:t>
      </w:r>
      <w:r>
        <w:rPr>
          <w:rFonts w:hint="eastAsia"/>
        </w:rPr>
        <w:t>Cache Invalidation</w:t>
      </w:r>
      <w:r>
        <w:rPr>
          <w:rFonts w:hint="eastAsia"/>
        </w:rPr>
        <w:t>操作。</w:t>
      </w:r>
    </w:p>
    <w:p w14:paraId="4F3DD065" w14:textId="3AAC1650" w:rsidR="005834EA" w:rsidRDefault="00E74AEE" w:rsidP="00E74AEE">
      <w:pPr>
        <w:ind w:firstLineChars="200" w:firstLine="422"/>
        <w:rPr>
          <w:b/>
          <w:bCs/>
        </w:rPr>
      </w:pPr>
      <w:r w:rsidRPr="00E74AEE">
        <w:rPr>
          <w:rFonts w:hint="eastAsia"/>
          <w:b/>
          <w:bCs/>
        </w:rPr>
        <w:t>M</w:t>
      </w:r>
      <w:r w:rsidRPr="00E74AEE">
        <w:rPr>
          <w:rFonts w:hint="eastAsia"/>
          <w:b/>
          <w:bCs/>
        </w:rPr>
        <w:t>核</w:t>
      </w:r>
    </w:p>
    <w:p w14:paraId="33E06646" w14:textId="2B9BE608" w:rsidR="00E74AEE" w:rsidRDefault="00AF5A46" w:rsidP="00E74AEE">
      <w:pPr>
        <w:ind w:firstLineChars="200" w:firstLine="420"/>
      </w:pPr>
      <w:r>
        <w:rPr>
          <w:rFonts w:hint="eastAsia"/>
        </w:rPr>
        <w:t>M</w:t>
      </w:r>
      <w:r>
        <w:rPr>
          <w:rFonts w:hint="eastAsia"/>
        </w:rPr>
        <w:t>核主要承担对</w:t>
      </w:r>
      <w:r>
        <w:rPr>
          <w:rFonts w:hint="eastAsia"/>
        </w:rPr>
        <w:t>IOMMU</w:t>
      </w:r>
      <w:r>
        <w:rPr>
          <w:rFonts w:hint="eastAsia"/>
        </w:rPr>
        <w:t>的配置以及处理内部中断。主要有：</w:t>
      </w:r>
    </w:p>
    <w:p w14:paraId="75C87CFA" w14:textId="08E8909F" w:rsidR="00AF5A46" w:rsidRDefault="00AF5A46" w:rsidP="00AF5A46">
      <w:pPr>
        <w:pStyle w:val="af"/>
        <w:numPr>
          <w:ilvl w:val="0"/>
          <w:numId w:val="71"/>
        </w:numPr>
        <w:ind w:firstLineChars="0"/>
      </w:pPr>
      <w:r>
        <w:rPr>
          <w:rFonts w:hint="eastAsia"/>
        </w:rPr>
        <w:t>在初始化阶段对</w:t>
      </w:r>
      <w:r>
        <w:rPr>
          <w:rFonts w:hint="eastAsia"/>
        </w:rPr>
        <w:t>IOMMU</w:t>
      </w:r>
      <w:r>
        <w:rPr>
          <w:rFonts w:hint="eastAsia"/>
        </w:rPr>
        <w:t>进行配置。</w:t>
      </w:r>
    </w:p>
    <w:p w14:paraId="09FAEF0D" w14:textId="0647FA13" w:rsidR="00AF5A46" w:rsidRDefault="00AF5A46" w:rsidP="00AF5A46">
      <w:pPr>
        <w:pStyle w:val="af"/>
        <w:numPr>
          <w:ilvl w:val="0"/>
          <w:numId w:val="71"/>
        </w:numPr>
        <w:ind w:firstLineChars="0"/>
      </w:pPr>
      <w:r>
        <w:rPr>
          <w:rFonts w:hint="eastAsia"/>
        </w:rPr>
        <w:t>捕获</w:t>
      </w:r>
      <w:r>
        <w:rPr>
          <w:rFonts w:hint="eastAsia"/>
        </w:rPr>
        <w:t>A</w:t>
      </w:r>
      <w:r>
        <w:rPr>
          <w:rFonts w:hint="eastAsia"/>
        </w:rPr>
        <w:t>核对配置空间的读写，根据配置空间的修改，在</w:t>
      </w:r>
      <w:r>
        <w:rPr>
          <w:rFonts w:hint="eastAsia"/>
        </w:rPr>
        <w:t>IOMMU</w:t>
      </w:r>
      <w:r>
        <w:rPr>
          <w:rFonts w:hint="eastAsia"/>
        </w:rPr>
        <w:t>运行时对</w:t>
      </w:r>
      <w:r>
        <w:rPr>
          <w:rFonts w:hint="eastAsia"/>
        </w:rPr>
        <w:t>IOMMU</w:t>
      </w:r>
      <w:r>
        <w:rPr>
          <w:rFonts w:hint="eastAsia"/>
        </w:rPr>
        <w:t>部分控制器进行访问。</w:t>
      </w:r>
    </w:p>
    <w:p w14:paraId="503258BF" w14:textId="12516187" w:rsidR="00AF5A46" w:rsidRPr="00E74AEE" w:rsidRDefault="00AF5A46" w:rsidP="00AF5A46">
      <w:pPr>
        <w:pStyle w:val="af"/>
        <w:numPr>
          <w:ilvl w:val="0"/>
          <w:numId w:val="71"/>
        </w:numPr>
        <w:ind w:firstLineChars="0"/>
      </w:pPr>
      <w:r>
        <w:rPr>
          <w:rFonts w:hint="eastAsia"/>
        </w:rPr>
        <w:lastRenderedPageBreak/>
        <w:t>处理非</w:t>
      </w:r>
      <w:r>
        <w:rPr>
          <w:rFonts w:hint="eastAsia"/>
        </w:rPr>
        <w:t>RV</w:t>
      </w:r>
      <w:r>
        <w:rPr>
          <w:rFonts w:hint="eastAsia"/>
        </w:rPr>
        <w:t>标准定义的中断等异常。</w:t>
      </w:r>
    </w:p>
    <w:p w14:paraId="2D0E086C" w14:textId="2E142178" w:rsidR="008768C5" w:rsidRDefault="00C778FC" w:rsidP="008768C5">
      <w:pPr>
        <w:pStyle w:val="2"/>
        <w:rPr>
          <w:rFonts w:ascii="黑体" w:hAnsi="黑体" w:hint="eastAsia"/>
        </w:rPr>
      </w:pPr>
      <w:bookmarkStart w:id="2009" w:name="_Toc228214067"/>
      <w:r>
        <w:rPr>
          <w:rFonts w:ascii="黑体" w:hAnsi="黑体" w:hint="eastAsia"/>
        </w:rPr>
        <w:t>功能描述</w:t>
      </w:r>
      <w:bookmarkEnd w:id="2009"/>
    </w:p>
    <w:p w14:paraId="41D1E5C3" w14:textId="5E4FAEC6" w:rsidR="005C125F" w:rsidRDefault="005C125F" w:rsidP="002F5F65">
      <w:pPr>
        <w:pStyle w:val="3"/>
      </w:pPr>
      <w:bookmarkStart w:id="2010" w:name="_Toc228214068"/>
      <w:r>
        <w:rPr>
          <w:rFonts w:hint="eastAsia"/>
        </w:rPr>
        <w:t>时钟和复位</w:t>
      </w:r>
      <w:bookmarkEnd w:id="2010"/>
    </w:p>
    <w:p w14:paraId="4F90A653" w14:textId="606907DE" w:rsidR="009421A7" w:rsidRDefault="00A53631" w:rsidP="00556188">
      <w:pPr>
        <w:ind w:left="420"/>
      </w:pPr>
      <w:r>
        <w:rPr>
          <w:rFonts w:hint="eastAsia"/>
        </w:rPr>
        <w:t>IOMMU</w:t>
      </w:r>
      <w:r w:rsidR="009421A7">
        <w:rPr>
          <w:rFonts w:hint="eastAsia"/>
        </w:rPr>
        <w:t>使用的时钟信号如下：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827"/>
        <w:gridCol w:w="5262"/>
      </w:tblGrid>
      <w:tr w:rsidR="009421A7" w14:paraId="068B62E1" w14:textId="77777777" w:rsidTr="006F1497">
        <w:trPr>
          <w:jc w:val="center"/>
        </w:trPr>
        <w:tc>
          <w:tcPr>
            <w:tcW w:w="1334" w:type="dxa"/>
            <w:tcBorders>
              <w:top w:val="single" w:sz="4" w:space="0" w:color="auto"/>
              <w:left w:val="single" w:sz="4" w:space="0" w:color="auto"/>
              <w:bottom w:val="single" w:sz="4" w:space="0" w:color="auto"/>
              <w:right w:val="single" w:sz="4" w:space="0" w:color="auto"/>
            </w:tcBorders>
            <w:vAlign w:val="center"/>
            <w:hideMark/>
          </w:tcPr>
          <w:p w14:paraId="6625D987" w14:textId="070BB7E4" w:rsidR="009421A7" w:rsidRPr="009C6C39" w:rsidRDefault="009421A7" w:rsidP="006F1497">
            <w:pPr>
              <w:pStyle w:val="a5"/>
              <w:ind w:firstLineChars="0" w:firstLine="0"/>
              <w:jc w:val="center"/>
              <w:rPr>
                <w:sz w:val="18"/>
              </w:rPr>
            </w:pPr>
            <w:r>
              <w:rPr>
                <w:rFonts w:hint="eastAsia"/>
                <w:sz w:val="18"/>
              </w:rPr>
              <w:t>时钟</w:t>
            </w:r>
          </w:p>
        </w:tc>
        <w:tc>
          <w:tcPr>
            <w:tcW w:w="827" w:type="dxa"/>
            <w:tcBorders>
              <w:top w:val="single" w:sz="4" w:space="0" w:color="auto"/>
              <w:left w:val="single" w:sz="4" w:space="0" w:color="auto"/>
              <w:bottom w:val="single" w:sz="4" w:space="0" w:color="auto"/>
              <w:right w:val="single" w:sz="4" w:space="0" w:color="auto"/>
            </w:tcBorders>
            <w:vAlign w:val="center"/>
            <w:hideMark/>
          </w:tcPr>
          <w:p w14:paraId="5516F7E5" w14:textId="77777777" w:rsidR="009421A7" w:rsidRPr="009C6C39" w:rsidRDefault="009421A7" w:rsidP="006F1497">
            <w:pPr>
              <w:pStyle w:val="a5"/>
              <w:ind w:firstLineChars="0" w:firstLine="0"/>
              <w:jc w:val="center"/>
              <w:rPr>
                <w:sz w:val="18"/>
              </w:rPr>
            </w:pPr>
            <w:r>
              <w:rPr>
                <w:rFonts w:hint="eastAsia"/>
                <w:sz w:val="18"/>
              </w:rPr>
              <w:t>频率</w:t>
            </w:r>
          </w:p>
        </w:tc>
        <w:tc>
          <w:tcPr>
            <w:tcW w:w="5262" w:type="dxa"/>
            <w:tcBorders>
              <w:top w:val="single" w:sz="4" w:space="0" w:color="auto"/>
              <w:left w:val="single" w:sz="4" w:space="0" w:color="auto"/>
              <w:bottom w:val="single" w:sz="4" w:space="0" w:color="auto"/>
              <w:right w:val="single" w:sz="4" w:space="0" w:color="auto"/>
            </w:tcBorders>
            <w:vAlign w:val="center"/>
            <w:hideMark/>
          </w:tcPr>
          <w:p w14:paraId="6D30DC96" w14:textId="77777777" w:rsidR="009421A7" w:rsidRPr="009C6C39" w:rsidRDefault="009421A7" w:rsidP="006F1497">
            <w:pPr>
              <w:pStyle w:val="a5"/>
              <w:ind w:firstLineChars="0" w:firstLine="0"/>
              <w:jc w:val="center"/>
              <w:rPr>
                <w:sz w:val="18"/>
              </w:rPr>
            </w:pPr>
            <w:r>
              <w:rPr>
                <w:rFonts w:hint="eastAsia"/>
                <w:sz w:val="18"/>
              </w:rPr>
              <w:t>说明</w:t>
            </w:r>
          </w:p>
        </w:tc>
      </w:tr>
      <w:tr w:rsidR="009421A7" w14:paraId="1BA9DC34" w14:textId="77777777" w:rsidTr="006F1497">
        <w:trPr>
          <w:jc w:val="center"/>
        </w:trPr>
        <w:tc>
          <w:tcPr>
            <w:tcW w:w="1334" w:type="dxa"/>
            <w:tcBorders>
              <w:top w:val="single" w:sz="4" w:space="0" w:color="auto"/>
              <w:left w:val="single" w:sz="4" w:space="0" w:color="auto"/>
              <w:bottom w:val="single" w:sz="4" w:space="0" w:color="auto"/>
              <w:right w:val="single" w:sz="4" w:space="0" w:color="auto"/>
            </w:tcBorders>
            <w:vAlign w:val="center"/>
            <w:hideMark/>
          </w:tcPr>
          <w:p w14:paraId="2C5CF2EF" w14:textId="130EC621" w:rsidR="009421A7" w:rsidRPr="009C6C39" w:rsidRDefault="00A53631" w:rsidP="006F1497">
            <w:pPr>
              <w:pStyle w:val="a5"/>
              <w:ind w:firstLineChars="0" w:firstLine="0"/>
              <w:jc w:val="center"/>
              <w:rPr>
                <w:sz w:val="18"/>
              </w:rPr>
            </w:pPr>
            <w:r>
              <w:rPr>
                <w:rFonts w:hint="eastAsia"/>
                <w:sz w:val="18"/>
              </w:rPr>
              <w:t>core_clk</w:t>
            </w:r>
          </w:p>
        </w:tc>
        <w:tc>
          <w:tcPr>
            <w:tcW w:w="827" w:type="dxa"/>
            <w:tcBorders>
              <w:top w:val="single" w:sz="4" w:space="0" w:color="auto"/>
              <w:left w:val="single" w:sz="4" w:space="0" w:color="auto"/>
              <w:bottom w:val="single" w:sz="4" w:space="0" w:color="auto"/>
              <w:right w:val="single" w:sz="4" w:space="0" w:color="auto"/>
            </w:tcBorders>
            <w:vAlign w:val="center"/>
            <w:hideMark/>
          </w:tcPr>
          <w:p w14:paraId="04E08036" w14:textId="77777777" w:rsidR="009421A7" w:rsidRPr="009C6C39" w:rsidRDefault="009421A7" w:rsidP="006F1497">
            <w:pPr>
              <w:pStyle w:val="a5"/>
              <w:ind w:firstLineChars="0" w:firstLine="0"/>
              <w:jc w:val="center"/>
              <w:rPr>
                <w:sz w:val="18"/>
              </w:rPr>
            </w:pPr>
            <w:r>
              <w:rPr>
                <w:sz w:val="18"/>
              </w:rPr>
              <w:t>1GHz</w:t>
            </w:r>
          </w:p>
        </w:tc>
        <w:tc>
          <w:tcPr>
            <w:tcW w:w="5262" w:type="dxa"/>
            <w:tcBorders>
              <w:top w:val="single" w:sz="4" w:space="0" w:color="auto"/>
              <w:left w:val="single" w:sz="4" w:space="0" w:color="auto"/>
              <w:bottom w:val="single" w:sz="4" w:space="0" w:color="auto"/>
              <w:right w:val="single" w:sz="4" w:space="0" w:color="auto"/>
            </w:tcBorders>
            <w:hideMark/>
          </w:tcPr>
          <w:p w14:paraId="2E6336FB" w14:textId="77777777" w:rsidR="00A53631" w:rsidRDefault="00A53631" w:rsidP="006F1497">
            <w:pPr>
              <w:pStyle w:val="a5"/>
              <w:ind w:firstLineChars="0" w:firstLine="0"/>
              <w:rPr>
                <w:sz w:val="18"/>
              </w:rPr>
            </w:pPr>
            <w:r>
              <w:rPr>
                <w:rFonts w:hint="eastAsia"/>
                <w:sz w:val="18"/>
              </w:rPr>
              <w:t>该时钟用于：</w:t>
            </w:r>
          </w:p>
          <w:p w14:paraId="6C0058D6" w14:textId="77777777" w:rsidR="009421A7" w:rsidRDefault="00A53631" w:rsidP="00A53631">
            <w:pPr>
              <w:pStyle w:val="a5"/>
              <w:numPr>
                <w:ilvl w:val="0"/>
                <w:numId w:val="60"/>
              </w:numPr>
              <w:ind w:firstLineChars="0"/>
              <w:rPr>
                <w:sz w:val="18"/>
              </w:rPr>
            </w:pPr>
            <w:r>
              <w:rPr>
                <w:rFonts w:hint="eastAsia"/>
                <w:sz w:val="18"/>
              </w:rPr>
              <w:t>内部核心逻辑</w:t>
            </w:r>
          </w:p>
          <w:p w14:paraId="2D8D532F" w14:textId="77777777" w:rsidR="00A53631" w:rsidRDefault="00A53631" w:rsidP="00A53631">
            <w:pPr>
              <w:pStyle w:val="a5"/>
              <w:numPr>
                <w:ilvl w:val="0"/>
                <w:numId w:val="60"/>
              </w:numPr>
              <w:ind w:firstLineChars="0"/>
              <w:rPr>
                <w:sz w:val="18"/>
              </w:rPr>
            </w:pPr>
            <w:r>
              <w:rPr>
                <w:rFonts w:hint="eastAsia"/>
                <w:sz w:val="18"/>
              </w:rPr>
              <w:t>AXI Master 0</w:t>
            </w:r>
            <w:r>
              <w:rPr>
                <w:rFonts w:hint="eastAsia"/>
                <w:sz w:val="18"/>
              </w:rPr>
              <w:t>接口</w:t>
            </w:r>
          </w:p>
          <w:p w14:paraId="39BAE79E" w14:textId="77777777" w:rsidR="00A53631" w:rsidRDefault="00A53631" w:rsidP="00A53631">
            <w:pPr>
              <w:pStyle w:val="a5"/>
              <w:numPr>
                <w:ilvl w:val="0"/>
                <w:numId w:val="60"/>
              </w:numPr>
              <w:ind w:firstLineChars="0"/>
              <w:rPr>
                <w:sz w:val="18"/>
              </w:rPr>
            </w:pPr>
            <w:r>
              <w:rPr>
                <w:rFonts w:hint="eastAsia"/>
                <w:sz w:val="18"/>
              </w:rPr>
              <w:t>AXI Master 1</w:t>
            </w:r>
            <w:r>
              <w:rPr>
                <w:rFonts w:hint="eastAsia"/>
                <w:sz w:val="18"/>
              </w:rPr>
              <w:t>接口</w:t>
            </w:r>
          </w:p>
          <w:p w14:paraId="737B4FE7" w14:textId="6068D9DC" w:rsidR="00CA5A41" w:rsidRDefault="00CA5A41" w:rsidP="00A53631">
            <w:pPr>
              <w:pStyle w:val="a5"/>
              <w:numPr>
                <w:ilvl w:val="0"/>
                <w:numId w:val="60"/>
              </w:numPr>
              <w:ind w:firstLineChars="0"/>
              <w:rPr>
                <w:sz w:val="18"/>
              </w:rPr>
            </w:pPr>
            <w:r>
              <w:rPr>
                <w:rFonts w:hint="eastAsia"/>
                <w:sz w:val="18"/>
              </w:rPr>
              <w:t>AXI Master 2</w:t>
            </w:r>
            <w:r>
              <w:rPr>
                <w:rFonts w:hint="eastAsia"/>
                <w:sz w:val="18"/>
              </w:rPr>
              <w:t>接口</w:t>
            </w:r>
          </w:p>
          <w:p w14:paraId="095A8C6A" w14:textId="77777777" w:rsidR="00A53631" w:rsidRDefault="00A53631" w:rsidP="00A53631">
            <w:pPr>
              <w:pStyle w:val="a5"/>
              <w:numPr>
                <w:ilvl w:val="0"/>
                <w:numId w:val="60"/>
              </w:numPr>
              <w:ind w:firstLineChars="0"/>
              <w:rPr>
                <w:sz w:val="18"/>
              </w:rPr>
            </w:pPr>
            <w:r>
              <w:rPr>
                <w:rFonts w:hint="eastAsia"/>
                <w:sz w:val="18"/>
              </w:rPr>
              <w:t>AXI Slave</w:t>
            </w:r>
            <w:r w:rsidR="003F00F4">
              <w:rPr>
                <w:rFonts w:hint="eastAsia"/>
                <w:sz w:val="18"/>
              </w:rPr>
              <w:t xml:space="preserve"> 0</w:t>
            </w:r>
            <w:r>
              <w:rPr>
                <w:rFonts w:hint="eastAsia"/>
                <w:sz w:val="18"/>
              </w:rPr>
              <w:t>接口</w:t>
            </w:r>
          </w:p>
          <w:p w14:paraId="209CAC42" w14:textId="77777777" w:rsidR="00483DED" w:rsidRDefault="00483DED" w:rsidP="00A53631">
            <w:pPr>
              <w:pStyle w:val="a5"/>
              <w:numPr>
                <w:ilvl w:val="0"/>
                <w:numId w:val="60"/>
              </w:numPr>
              <w:ind w:firstLineChars="0"/>
              <w:rPr>
                <w:ins w:id="2011" w:author="Shuqing Li (李树青)" w:date="2026-04-27T18:06:00Z"/>
                <w:sz w:val="18"/>
              </w:rPr>
            </w:pPr>
            <w:r>
              <w:rPr>
                <w:rFonts w:hint="eastAsia"/>
                <w:sz w:val="18"/>
              </w:rPr>
              <w:t>AXI Stream Master</w:t>
            </w:r>
            <w:r>
              <w:rPr>
                <w:rFonts w:hint="eastAsia"/>
                <w:sz w:val="18"/>
              </w:rPr>
              <w:t>接口</w:t>
            </w:r>
          </w:p>
          <w:p w14:paraId="33A352BD" w14:textId="65ED3079" w:rsidR="00066387" w:rsidRPr="009C6C39" w:rsidRDefault="00066387" w:rsidP="00A53631">
            <w:pPr>
              <w:pStyle w:val="a5"/>
              <w:numPr>
                <w:ilvl w:val="0"/>
                <w:numId w:val="60"/>
              </w:numPr>
              <w:ind w:firstLineChars="0"/>
              <w:rPr>
                <w:sz w:val="18"/>
              </w:rPr>
            </w:pPr>
            <w:ins w:id="2012" w:author="Shuqing Li (李树青)" w:date="2026-04-27T18:06:00Z">
              <w:r>
                <w:rPr>
                  <w:rFonts w:hint="eastAsia"/>
                  <w:sz w:val="18"/>
                </w:rPr>
                <w:t>AXI Master 3</w:t>
              </w:r>
              <w:r>
                <w:rPr>
                  <w:rFonts w:hint="eastAsia"/>
                  <w:sz w:val="18"/>
                </w:rPr>
                <w:t>接口</w:t>
              </w:r>
            </w:ins>
          </w:p>
        </w:tc>
      </w:tr>
      <w:tr w:rsidR="009421A7" w14:paraId="11BCC2AF" w14:textId="77777777" w:rsidTr="006F1497">
        <w:trPr>
          <w:jc w:val="center"/>
        </w:trPr>
        <w:tc>
          <w:tcPr>
            <w:tcW w:w="1334" w:type="dxa"/>
            <w:tcBorders>
              <w:top w:val="single" w:sz="4" w:space="0" w:color="auto"/>
              <w:left w:val="single" w:sz="4" w:space="0" w:color="auto"/>
              <w:bottom w:val="single" w:sz="4" w:space="0" w:color="auto"/>
              <w:right w:val="single" w:sz="4" w:space="0" w:color="auto"/>
            </w:tcBorders>
            <w:vAlign w:val="center"/>
            <w:hideMark/>
          </w:tcPr>
          <w:p w14:paraId="5E716B90" w14:textId="6B0AC58D" w:rsidR="009421A7" w:rsidRPr="009C6C39" w:rsidRDefault="00A53631" w:rsidP="006F1497">
            <w:pPr>
              <w:pStyle w:val="a5"/>
              <w:ind w:firstLineChars="0" w:firstLine="0"/>
              <w:jc w:val="center"/>
              <w:rPr>
                <w:sz w:val="18"/>
              </w:rPr>
            </w:pPr>
            <w:r>
              <w:rPr>
                <w:rFonts w:hint="eastAsia"/>
                <w:sz w:val="18"/>
              </w:rPr>
              <w:t>reg</w:t>
            </w:r>
            <w:r w:rsidR="00CA6AE6">
              <w:rPr>
                <w:sz w:val="18"/>
              </w:rPr>
              <w:t>_clk</w:t>
            </w:r>
          </w:p>
        </w:tc>
        <w:tc>
          <w:tcPr>
            <w:tcW w:w="827" w:type="dxa"/>
            <w:tcBorders>
              <w:top w:val="single" w:sz="4" w:space="0" w:color="auto"/>
              <w:left w:val="single" w:sz="4" w:space="0" w:color="auto"/>
              <w:bottom w:val="single" w:sz="4" w:space="0" w:color="auto"/>
              <w:right w:val="single" w:sz="4" w:space="0" w:color="auto"/>
            </w:tcBorders>
            <w:vAlign w:val="center"/>
            <w:hideMark/>
          </w:tcPr>
          <w:p w14:paraId="403867C0" w14:textId="3E08BADD" w:rsidR="009421A7" w:rsidRPr="009C6C39" w:rsidRDefault="00A53631" w:rsidP="006F1497">
            <w:pPr>
              <w:pStyle w:val="a5"/>
              <w:ind w:firstLineChars="0" w:firstLine="0"/>
              <w:jc w:val="center"/>
              <w:rPr>
                <w:sz w:val="18"/>
              </w:rPr>
            </w:pPr>
            <w:r>
              <w:rPr>
                <w:rFonts w:hint="eastAsia"/>
                <w:sz w:val="18"/>
              </w:rPr>
              <w:t>1</w:t>
            </w:r>
            <w:r w:rsidR="009421A7">
              <w:rPr>
                <w:sz w:val="18"/>
              </w:rPr>
              <w:t>00</w:t>
            </w:r>
            <w:r w:rsidR="009421A7">
              <w:rPr>
                <w:rFonts w:hint="eastAsia"/>
                <w:sz w:val="18"/>
              </w:rPr>
              <w:t>MHz</w:t>
            </w:r>
          </w:p>
        </w:tc>
        <w:tc>
          <w:tcPr>
            <w:tcW w:w="5262" w:type="dxa"/>
            <w:tcBorders>
              <w:top w:val="single" w:sz="4" w:space="0" w:color="auto"/>
              <w:left w:val="single" w:sz="4" w:space="0" w:color="auto"/>
              <w:bottom w:val="single" w:sz="4" w:space="0" w:color="auto"/>
              <w:right w:val="single" w:sz="4" w:space="0" w:color="auto"/>
            </w:tcBorders>
            <w:hideMark/>
          </w:tcPr>
          <w:p w14:paraId="404FE73A" w14:textId="77777777" w:rsidR="009421A7" w:rsidRDefault="00A53631" w:rsidP="00236E16">
            <w:pPr>
              <w:pStyle w:val="a5"/>
              <w:ind w:firstLineChars="0" w:firstLine="0"/>
              <w:rPr>
                <w:sz w:val="18"/>
              </w:rPr>
            </w:pPr>
            <w:r>
              <w:rPr>
                <w:rFonts w:hint="eastAsia"/>
                <w:sz w:val="18"/>
              </w:rPr>
              <w:t>该时钟用于：</w:t>
            </w:r>
          </w:p>
          <w:p w14:paraId="6F627F83" w14:textId="77777777" w:rsidR="00A53631" w:rsidRDefault="00A53631" w:rsidP="00A53631">
            <w:pPr>
              <w:pStyle w:val="a5"/>
              <w:numPr>
                <w:ilvl w:val="0"/>
                <w:numId w:val="61"/>
              </w:numPr>
              <w:ind w:firstLineChars="0"/>
              <w:rPr>
                <w:sz w:val="18"/>
              </w:rPr>
            </w:pPr>
            <w:r>
              <w:rPr>
                <w:rFonts w:hint="eastAsia"/>
                <w:sz w:val="18"/>
              </w:rPr>
              <w:t>AHB Slave</w:t>
            </w:r>
            <w:r>
              <w:rPr>
                <w:rFonts w:hint="eastAsia"/>
                <w:sz w:val="18"/>
              </w:rPr>
              <w:t>接口</w:t>
            </w:r>
          </w:p>
          <w:p w14:paraId="39D9A23F" w14:textId="67299FB6" w:rsidR="003F00F4" w:rsidRDefault="003F00F4" w:rsidP="00A53631">
            <w:pPr>
              <w:pStyle w:val="a5"/>
              <w:numPr>
                <w:ilvl w:val="0"/>
                <w:numId w:val="61"/>
              </w:numPr>
              <w:ind w:firstLineChars="0"/>
              <w:rPr>
                <w:sz w:val="18"/>
              </w:rPr>
            </w:pPr>
            <w:r>
              <w:rPr>
                <w:rFonts w:hint="eastAsia"/>
                <w:sz w:val="18"/>
              </w:rPr>
              <w:t>AXI Slave 1</w:t>
            </w:r>
            <w:r>
              <w:rPr>
                <w:rFonts w:hint="eastAsia"/>
                <w:sz w:val="18"/>
              </w:rPr>
              <w:t>接口</w:t>
            </w:r>
          </w:p>
          <w:p w14:paraId="4EF114EE" w14:textId="42A9D0B9" w:rsidR="00A53631" w:rsidRPr="009C6C39" w:rsidRDefault="00A53631" w:rsidP="00A53631">
            <w:pPr>
              <w:pStyle w:val="a5"/>
              <w:numPr>
                <w:ilvl w:val="0"/>
                <w:numId w:val="61"/>
              </w:numPr>
              <w:ind w:firstLineChars="0"/>
              <w:rPr>
                <w:sz w:val="18"/>
              </w:rPr>
            </w:pPr>
            <w:r>
              <w:rPr>
                <w:rFonts w:hint="eastAsia"/>
                <w:sz w:val="18"/>
              </w:rPr>
              <w:t>寄存器逻辑</w:t>
            </w:r>
          </w:p>
        </w:tc>
      </w:tr>
    </w:tbl>
    <w:p w14:paraId="19AB0816" w14:textId="0D4EDFAC" w:rsidR="0034126B" w:rsidRDefault="0034126B" w:rsidP="00964615">
      <w:pPr>
        <w:ind w:firstLineChars="200" w:firstLine="420"/>
      </w:pPr>
      <w:r>
        <w:rPr>
          <w:rFonts w:hint="eastAsia"/>
        </w:rPr>
        <w:t>IOMMU</w:t>
      </w:r>
      <w:r>
        <w:rPr>
          <w:rFonts w:hint="eastAsia"/>
        </w:rPr>
        <w:t>使用的复位信号如下：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5262"/>
      </w:tblGrid>
      <w:tr w:rsidR="00E418D3" w14:paraId="0C811616" w14:textId="77777777" w:rsidTr="00E418D3">
        <w:trPr>
          <w:jc w:val="center"/>
        </w:trPr>
        <w:tc>
          <w:tcPr>
            <w:tcW w:w="2190" w:type="dxa"/>
            <w:tcBorders>
              <w:top w:val="single" w:sz="4" w:space="0" w:color="auto"/>
              <w:left w:val="single" w:sz="4" w:space="0" w:color="auto"/>
              <w:bottom w:val="single" w:sz="4" w:space="0" w:color="auto"/>
              <w:right w:val="single" w:sz="4" w:space="0" w:color="auto"/>
            </w:tcBorders>
            <w:vAlign w:val="center"/>
            <w:hideMark/>
          </w:tcPr>
          <w:p w14:paraId="5A7567A4" w14:textId="5A9A6014" w:rsidR="00E418D3" w:rsidRPr="009C6C39" w:rsidRDefault="00E418D3" w:rsidP="00367BD4">
            <w:pPr>
              <w:pStyle w:val="a5"/>
              <w:ind w:firstLineChars="0" w:firstLine="0"/>
              <w:jc w:val="center"/>
              <w:rPr>
                <w:sz w:val="18"/>
              </w:rPr>
            </w:pPr>
            <w:r>
              <w:rPr>
                <w:rFonts w:hint="eastAsia"/>
                <w:sz w:val="18"/>
              </w:rPr>
              <w:t>复位信号</w:t>
            </w:r>
          </w:p>
        </w:tc>
        <w:tc>
          <w:tcPr>
            <w:tcW w:w="5262" w:type="dxa"/>
            <w:tcBorders>
              <w:top w:val="single" w:sz="4" w:space="0" w:color="auto"/>
              <w:left w:val="single" w:sz="4" w:space="0" w:color="auto"/>
              <w:bottom w:val="single" w:sz="4" w:space="0" w:color="auto"/>
              <w:right w:val="single" w:sz="4" w:space="0" w:color="auto"/>
            </w:tcBorders>
            <w:vAlign w:val="center"/>
            <w:hideMark/>
          </w:tcPr>
          <w:p w14:paraId="14C2B406" w14:textId="77777777" w:rsidR="00E418D3" w:rsidRPr="009C6C39" w:rsidRDefault="00E418D3" w:rsidP="00367BD4">
            <w:pPr>
              <w:pStyle w:val="a5"/>
              <w:ind w:firstLineChars="0" w:firstLine="0"/>
              <w:jc w:val="center"/>
              <w:rPr>
                <w:sz w:val="18"/>
              </w:rPr>
            </w:pPr>
            <w:r>
              <w:rPr>
                <w:rFonts w:hint="eastAsia"/>
                <w:sz w:val="18"/>
              </w:rPr>
              <w:t>说明</w:t>
            </w:r>
          </w:p>
        </w:tc>
      </w:tr>
      <w:tr w:rsidR="00E418D3" w14:paraId="207A4724" w14:textId="77777777" w:rsidTr="00E418D3">
        <w:trPr>
          <w:jc w:val="center"/>
        </w:trPr>
        <w:tc>
          <w:tcPr>
            <w:tcW w:w="2190" w:type="dxa"/>
            <w:tcBorders>
              <w:top w:val="single" w:sz="4" w:space="0" w:color="auto"/>
              <w:left w:val="single" w:sz="4" w:space="0" w:color="auto"/>
              <w:bottom w:val="single" w:sz="4" w:space="0" w:color="auto"/>
              <w:right w:val="single" w:sz="4" w:space="0" w:color="auto"/>
            </w:tcBorders>
            <w:vAlign w:val="center"/>
            <w:hideMark/>
          </w:tcPr>
          <w:p w14:paraId="4F38FD8B" w14:textId="3ED97850" w:rsidR="00E418D3" w:rsidRPr="009C6C39" w:rsidRDefault="00E418D3" w:rsidP="00367BD4">
            <w:pPr>
              <w:pStyle w:val="a5"/>
              <w:ind w:firstLineChars="0" w:firstLine="0"/>
              <w:jc w:val="center"/>
              <w:rPr>
                <w:sz w:val="18"/>
              </w:rPr>
            </w:pPr>
            <w:r>
              <w:rPr>
                <w:rFonts w:hint="eastAsia"/>
                <w:sz w:val="18"/>
              </w:rPr>
              <w:t>por_rstn</w:t>
            </w:r>
          </w:p>
        </w:tc>
        <w:tc>
          <w:tcPr>
            <w:tcW w:w="5262" w:type="dxa"/>
            <w:tcBorders>
              <w:top w:val="single" w:sz="4" w:space="0" w:color="auto"/>
              <w:left w:val="single" w:sz="4" w:space="0" w:color="auto"/>
              <w:bottom w:val="single" w:sz="4" w:space="0" w:color="auto"/>
              <w:right w:val="single" w:sz="4" w:space="0" w:color="auto"/>
            </w:tcBorders>
            <w:hideMark/>
          </w:tcPr>
          <w:p w14:paraId="6F0B52F4" w14:textId="091C7454" w:rsidR="00E418D3" w:rsidRPr="009C6C39" w:rsidRDefault="00E418D3" w:rsidP="00E418D3">
            <w:pPr>
              <w:pStyle w:val="a5"/>
              <w:ind w:firstLineChars="0" w:firstLine="0"/>
              <w:rPr>
                <w:sz w:val="18"/>
              </w:rPr>
            </w:pPr>
            <w:r>
              <w:rPr>
                <w:rFonts w:hint="eastAsia"/>
                <w:sz w:val="18"/>
              </w:rPr>
              <w:t>复位全部内部逻辑，用于上电和系统复位。</w:t>
            </w:r>
          </w:p>
        </w:tc>
      </w:tr>
    </w:tbl>
    <w:p w14:paraId="5554B25D" w14:textId="2C685237" w:rsidR="0002104F" w:rsidRDefault="005C125F" w:rsidP="002F5F65">
      <w:pPr>
        <w:pStyle w:val="3"/>
      </w:pPr>
      <w:bookmarkStart w:id="2013" w:name="_Ref225691926"/>
      <w:bookmarkStart w:id="2014" w:name="_Ref225691931"/>
      <w:bookmarkStart w:id="2015" w:name="_Toc228214069"/>
      <w:r>
        <w:rPr>
          <w:rFonts w:hint="eastAsia"/>
        </w:rPr>
        <w:t>物理接口</w:t>
      </w:r>
      <w:bookmarkEnd w:id="2013"/>
      <w:bookmarkEnd w:id="2014"/>
      <w:bookmarkEnd w:id="2015"/>
    </w:p>
    <w:p w14:paraId="45E8C64C" w14:textId="434590F8" w:rsidR="00BA3413" w:rsidRDefault="00D4094E" w:rsidP="00BA3413">
      <w:pPr>
        <w:pStyle w:val="4"/>
      </w:pPr>
      <w:r>
        <w:rPr>
          <w:rFonts w:hint="eastAsia"/>
        </w:rPr>
        <w:t>A</w:t>
      </w:r>
      <w:r>
        <w:t>MBA</w:t>
      </w:r>
      <w:r>
        <w:rPr>
          <w:rFonts w:hint="eastAsia"/>
        </w:rPr>
        <w:t>总线接口</w:t>
      </w:r>
    </w:p>
    <w:p w14:paraId="5ED74B3D" w14:textId="290E853C" w:rsidR="00CB2539" w:rsidRDefault="00651459" w:rsidP="006E1A6E">
      <w:pPr>
        <w:ind w:firstLineChars="200" w:firstLine="420"/>
      </w:pPr>
      <w:r>
        <w:rPr>
          <w:rFonts w:hint="eastAsia"/>
        </w:rPr>
        <w:t>IOMMU</w:t>
      </w:r>
      <w:r>
        <w:rPr>
          <w:rFonts w:hint="eastAsia"/>
        </w:rPr>
        <w:t>所使用的</w:t>
      </w:r>
      <w:r>
        <w:rPr>
          <w:rFonts w:hint="eastAsia"/>
        </w:rPr>
        <w:t>AMBA</w:t>
      </w:r>
      <w:r w:rsidR="00182448">
        <w:rPr>
          <w:rFonts w:hint="eastAsia"/>
        </w:rPr>
        <w:t>总线接口的规格定义如下表：</w:t>
      </w:r>
    </w:p>
    <w:p w14:paraId="54E0C531" w14:textId="11E0CCAF" w:rsidR="00FA49ED" w:rsidRDefault="00FA49ED" w:rsidP="00FA49ED">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1</w:t>
      </w:r>
      <w:r w:rsidR="00AC63EA">
        <w:fldChar w:fldCharType="end"/>
      </w:r>
      <w:r>
        <w:t xml:space="preserve"> </w:t>
      </w:r>
      <w:r>
        <w:rPr>
          <w:rFonts w:hint="eastAsia"/>
        </w:rPr>
        <w:t>AEM</w:t>
      </w:r>
      <w:r>
        <w:rPr>
          <w:rFonts w:hint="eastAsia"/>
        </w:rPr>
        <w:t>引擎总线接口表</w:t>
      </w:r>
    </w:p>
    <w:tbl>
      <w:tblPr>
        <w:tblStyle w:val="a6"/>
        <w:tblW w:w="0" w:type="auto"/>
        <w:tblLook w:val="04A0" w:firstRow="1" w:lastRow="0" w:firstColumn="1" w:lastColumn="0" w:noHBand="0" w:noVBand="1"/>
      </w:tblPr>
      <w:tblGrid>
        <w:gridCol w:w="1271"/>
        <w:gridCol w:w="851"/>
        <w:gridCol w:w="850"/>
        <w:gridCol w:w="5324"/>
      </w:tblGrid>
      <w:tr w:rsidR="00182448" w14:paraId="77E9602B" w14:textId="77777777" w:rsidTr="00182448">
        <w:tc>
          <w:tcPr>
            <w:tcW w:w="1271" w:type="dxa"/>
            <w:tcBorders>
              <w:top w:val="single" w:sz="4" w:space="0" w:color="auto"/>
              <w:left w:val="single" w:sz="4" w:space="0" w:color="auto"/>
              <w:bottom w:val="single" w:sz="4" w:space="0" w:color="auto"/>
              <w:right w:val="single" w:sz="4" w:space="0" w:color="auto"/>
            </w:tcBorders>
            <w:hideMark/>
          </w:tcPr>
          <w:p w14:paraId="0E4F464F" w14:textId="77777777" w:rsidR="00182448" w:rsidRDefault="00182448">
            <w:pPr>
              <w:pStyle w:val="a5"/>
              <w:ind w:firstLineChars="0" w:firstLine="0"/>
              <w:jc w:val="center"/>
              <w:rPr>
                <w:sz w:val="18"/>
              </w:rPr>
            </w:pPr>
            <w:r>
              <w:rPr>
                <w:rFonts w:hint="eastAsia"/>
                <w:sz w:val="18"/>
              </w:rPr>
              <w:t>名称</w:t>
            </w:r>
          </w:p>
        </w:tc>
        <w:tc>
          <w:tcPr>
            <w:tcW w:w="851" w:type="dxa"/>
            <w:tcBorders>
              <w:top w:val="single" w:sz="4" w:space="0" w:color="auto"/>
              <w:left w:val="single" w:sz="4" w:space="0" w:color="auto"/>
              <w:bottom w:val="single" w:sz="4" w:space="0" w:color="auto"/>
              <w:right w:val="single" w:sz="4" w:space="0" w:color="auto"/>
            </w:tcBorders>
            <w:hideMark/>
          </w:tcPr>
          <w:p w14:paraId="1248FE9F" w14:textId="77777777" w:rsidR="00182448" w:rsidRDefault="00182448">
            <w:pPr>
              <w:pStyle w:val="a5"/>
              <w:ind w:firstLineChars="0" w:firstLine="0"/>
              <w:jc w:val="center"/>
              <w:rPr>
                <w:sz w:val="18"/>
              </w:rPr>
            </w:pPr>
            <w:r>
              <w:rPr>
                <w:rFonts w:ascii="微软雅黑" w:eastAsia="微软雅黑" w:hAnsi="微软雅黑" w:cs="微软雅黑" w:hint="eastAsia"/>
                <w:sz w:val="18"/>
              </w:rPr>
              <w:t>频</w:t>
            </w:r>
            <w:r>
              <w:rPr>
                <w:rFonts w:hint="eastAsia"/>
                <w:sz w:val="18"/>
              </w:rPr>
              <w:t>率</w:t>
            </w:r>
          </w:p>
          <w:p w14:paraId="155CDCE7" w14:textId="77777777" w:rsidR="00182448" w:rsidRDefault="00182448">
            <w:pPr>
              <w:pStyle w:val="a5"/>
              <w:ind w:firstLineChars="0" w:firstLine="0"/>
              <w:jc w:val="center"/>
              <w:rPr>
                <w:sz w:val="18"/>
              </w:rPr>
            </w:pPr>
            <w:r>
              <w:rPr>
                <w:sz w:val="18"/>
              </w:rPr>
              <w:t>(MHz)</w:t>
            </w:r>
          </w:p>
        </w:tc>
        <w:tc>
          <w:tcPr>
            <w:tcW w:w="850" w:type="dxa"/>
            <w:tcBorders>
              <w:top w:val="single" w:sz="4" w:space="0" w:color="auto"/>
              <w:left w:val="single" w:sz="4" w:space="0" w:color="auto"/>
              <w:bottom w:val="single" w:sz="4" w:space="0" w:color="auto"/>
              <w:right w:val="single" w:sz="4" w:space="0" w:color="auto"/>
            </w:tcBorders>
            <w:hideMark/>
          </w:tcPr>
          <w:p w14:paraId="269333CE" w14:textId="77777777" w:rsidR="00182448" w:rsidRDefault="00182448">
            <w:pPr>
              <w:pStyle w:val="a5"/>
              <w:ind w:firstLineChars="0" w:firstLine="0"/>
              <w:jc w:val="center"/>
              <w:rPr>
                <w:sz w:val="18"/>
              </w:rPr>
            </w:pPr>
            <w:r>
              <w:rPr>
                <w:rFonts w:ascii="微软雅黑" w:eastAsia="微软雅黑" w:hAnsi="微软雅黑" w:cs="微软雅黑" w:hint="eastAsia"/>
                <w:sz w:val="18"/>
              </w:rPr>
              <w:t>位</w:t>
            </w:r>
            <w:r>
              <w:rPr>
                <w:rFonts w:hint="eastAsia"/>
                <w:sz w:val="18"/>
              </w:rPr>
              <w:t>宽</w:t>
            </w:r>
          </w:p>
        </w:tc>
        <w:tc>
          <w:tcPr>
            <w:tcW w:w="5324" w:type="dxa"/>
            <w:tcBorders>
              <w:top w:val="single" w:sz="4" w:space="0" w:color="auto"/>
              <w:left w:val="single" w:sz="4" w:space="0" w:color="auto"/>
              <w:bottom w:val="single" w:sz="4" w:space="0" w:color="auto"/>
              <w:right w:val="single" w:sz="4" w:space="0" w:color="auto"/>
            </w:tcBorders>
            <w:hideMark/>
          </w:tcPr>
          <w:p w14:paraId="78372DEA" w14:textId="77777777" w:rsidR="00182448" w:rsidRDefault="00182448">
            <w:pPr>
              <w:pStyle w:val="a5"/>
              <w:ind w:firstLineChars="0" w:firstLine="0"/>
              <w:jc w:val="center"/>
              <w:rPr>
                <w:sz w:val="18"/>
              </w:rPr>
            </w:pPr>
            <w:r>
              <w:rPr>
                <w:rFonts w:ascii="微软雅黑" w:eastAsia="微软雅黑" w:hAnsi="微软雅黑" w:cs="微软雅黑" w:hint="eastAsia"/>
                <w:sz w:val="18"/>
              </w:rPr>
              <w:t>功能描</w:t>
            </w:r>
            <w:r>
              <w:rPr>
                <w:rFonts w:hint="eastAsia"/>
                <w:sz w:val="18"/>
              </w:rPr>
              <w:t>述</w:t>
            </w:r>
          </w:p>
        </w:tc>
      </w:tr>
      <w:tr w:rsidR="00182448" w14:paraId="0B5D4E04" w14:textId="77777777" w:rsidTr="00182448">
        <w:tc>
          <w:tcPr>
            <w:tcW w:w="1271" w:type="dxa"/>
            <w:tcBorders>
              <w:top w:val="single" w:sz="4" w:space="0" w:color="auto"/>
              <w:left w:val="single" w:sz="4" w:space="0" w:color="auto"/>
              <w:bottom w:val="single" w:sz="4" w:space="0" w:color="auto"/>
              <w:right w:val="single" w:sz="4" w:space="0" w:color="auto"/>
            </w:tcBorders>
            <w:hideMark/>
          </w:tcPr>
          <w:p w14:paraId="4F1B3CB1" w14:textId="1EEA1546" w:rsidR="00182448" w:rsidRDefault="00182448">
            <w:pPr>
              <w:pStyle w:val="a5"/>
              <w:ind w:firstLineChars="0" w:firstLine="0"/>
              <w:jc w:val="center"/>
              <w:rPr>
                <w:sz w:val="18"/>
              </w:rPr>
            </w:pPr>
            <w:r>
              <w:rPr>
                <w:sz w:val="18"/>
              </w:rPr>
              <w:t>AXI Master</w:t>
            </w:r>
            <w:r w:rsidR="0044102A">
              <w:rPr>
                <w:sz w:val="18"/>
              </w:rPr>
              <w:t xml:space="preserve"> 0</w:t>
            </w:r>
          </w:p>
        </w:tc>
        <w:tc>
          <w:tcPr>
            <w:tcW w:w="851" w:type="dxa"/>
            <w:tcBorders>
              <w:top w:val="single" w:sz="4" w:space="0" w:color="auto"/>
              <w:left w:val="single" w:sz="4" w:space="0" w:color="auto"/>
              <w:bottom w:val="single" w:sz="4" w:space="0" w:color="auto"/>
              <w:right w:val="single" w:sz="4" w:space="0" w:color="auto"/>
            </w:tcBorders>
            <w:hideMark/>
          </w:tcPr>
          <w:p w14:paraId="62F441DE" w14:textId="3200FEFF" w:rsidR="00182448" w:rsidRDefault="007621C0">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hideMark/>
          </w:tcPr>
          <w:p w14:paraId="4F8FCD3F" w14:textId="3B87AA19" w:rsidR="00182448" w:rsidRDefault="007621C0">
            <w:pPr>
              <w:pStyle w:val="a5"/>
              <w:ind w:firstLineChars="0" w:firstLine="0"/>
              <w:jc w:val="center"/>
              <w:rPr>
                <w:sz w:val="18"/>
              </w:rPr>
            </w:pPr>
            <w:r>
              <w:rPr>
                <w:rFonts w:hint="eastAsia"/>
                <w:sz w:val="18"/>
              </w:rPr>
              <w:t>512</w:t>
            </w:r>
          </w:p>
        </w:tc>
        <w:tc>
          <w:tcPr>
            <w:tcW w:w="5324" w:type="dxa"/>
            <w:tcBorders>
              <w:top w:val="single" w:sz="4" w:space="0" w:color="auto"/>
              <w:left w:val="single" w:sz="4" w:space="0" w:color="auto"/>
              <w:bottom w:val="single" w:sz="4" w:space="0" w:color="auto"/>
              <w:right w:val="single" w:sz="4" w:space="0" w:color="auto"/>
            </w:tcBorders>
            <w:hideMark/>
          </w:tcPr>
          <w:p w14:paraId="63DB2D19" w14:textId="77777777" w:rsidR="00182448" w:rsidRDefault="00956DFB">
            <w:pPr>
              <w:pStyle w:val="a5"/>
              <w:ind w:firstLineChars="0" w:firstLine="0"/>
              <w:rPr>
                <w:sz w:val="18"/>
              </w:rPr>
            </w:pPr>
            <w:r w:rsidRPr="008B2778">
              <w:rPr>
                <w:rFonts w:hint="eastAsia"/>
                <w:sz w:val="18"/>
              </w:rPr>
              <w:t>该接口主要承担以下的数据交互</w:t>
            </w:r>
            <w:r>
              <w:rPr>
                <w:rFonts w:hint="eastAsia"/>
                <w:sz w:val="18"/>
              </w:rPr>
              <w:t>：</w:t>
            </w:r>
          </w:p>
          <w:p w14:paraId="7C9C184D" w14:textId="4B276C52" w:rsidR="008B2778" w:rsidRDefault="004007D4" w:rsidP="00481E6F">
            <w:pPr>
              <w:pStyle w:val="a5"/>
              <w:numPr>
                <w:ilvl w:val="0"/>
                <w:numId w:val="7"/>
              </w:numPr>
              <w:ind w:firstLineChars="0"/>
              <w:rPr>
                <w:sz w:val="18"/>
              </w:rPr>
            </w:pPr>
            <w:r>
              <w:rPr>
                <w:rFonts w:hint="eastAsia"/>
                <w:sz w:val="18"/>
              </w:rPr>
              <w:t>转换后的内存读写请求</w:t>
            </w:r>
            <w:r w:rsidR="00AA1524">
              <w:rPr>
                <w:rFonts w:hint="eastAsia"/>
                <w:sz w:val="18"/>
              </w:rPr>
              <w:t>。</w:t>
            </w:r>
            <w:r w:rsidR="00006975">
              <w:rPr>
                <w:rFonts w:hint="eastAsia"/>
                <w:sz w:val="18"/>
              </w:rPr>
              <w:t>这一类</w:t>
            </w:r>
            <w:r w:rsidR="00AA1524">
              <w:rPr>
                <w:rFonts w:hint="eastAsia"/>
                <w:sz w:val="18"/>
              </w:rPr>
              <w:t>内存读写请求包，必须等到该接口接收到</w:t>
            </w:r>
            <w:r w:rsidR="00AA1524">
              <w:rPr>
                <w:rFonts w:hint="eastAsia"/>
                <w:sz w:val="18"/>
              </w:rPr>
              <w:t>Response</w:t>
            </w:r>
            <w:r w:rsidR="00AA1524">
              <w:rPr>
                <w:rFonts w:hint="eastAsia"/>
                <w:sz w:val="18"/>
              </w:rPr>
              <w:t>后，</w:t>
            </w:r>
            <w:r w:rsidR="00AA1524">
              <w:rPr>
                <w:rFonts w:hint="eastAsia"/>
                <w:sz w:val="18"/>
              </w:rPr>
              <w:t>AXI Slave</w:t>
            </w:r>
            <w:r w:rsidR="00AA1524">
              <w:rPr>
                <w:rFonts w:hint="eastAsia"/>
                <w:sz w:val="18"/>
              </w:rPr>
              <w:t>接口才能将对应的待转换请求的</w:t>
            </w:r>
            <w:r w:rsidR="00AA1524">
              <w:rPr>
                <w:rFonts w:hint="eastAsia"/>
                <w:sz w:val="18"/>
              </w:rPr>
              <w:t>Response</w:t>
            </w:r>
            <w:r w:rsidR="00AA1524">
              <w:rPr>
                <w:rFonts w:hint="eastAsia"/>
                <w:sz w:val="18"/>
              </w:rPr>
              <w:t>发送出去</w:t>
            </w:r>
            <w:r w:rsidR="00A9159E">
              <w:rPr>
                <w:rFonts w:hint="eastAsia"/>
                <w:sz w:val="18"/>
              </w:rPr>
              <w:t>。</w:t>
            </w:r>
          </w:p>
        </w:tc>
      </w:tr>
      <w:tr w:rsidR="00C349B4" w14:paraId="3607258F" w14:textId="77777777" w:rsidTr="00182448">
        <w:tc>
          <w:tcPr>
            <w:tcW w:w="1271" w:type="dxa"/>
            <w:tcBorders>
              <w:top w:val="single" w:sz="4" w:space="0" w:color="auto"/>
              <w:left w:val="single" w:sz="4" w:space="0" w:color="auto"/>
              <w:bottom w:val="single" w:sz="4" w:space="0" w:color="auto"/>
              <w:right w:val="single" w:sz="4" w:space="0" w:color="auto"/>
            </w:tcBorders>
          </w:tcPr>
          <w:p w14:paraId="2A613E5E" w14:textId="42DFBA5B" w:rsidR="00C349B4" w:rsidRDefault="00C349B4" w:rsidP="00C349B4">
            <w:pPr>
              <w:pStyle w:val="a5"/>
              <w:ind w:firstLineChars="0" w:firstLine="0"/>
              <w:jc w:val="center"/>
              <w:rPr>
                <w:sz w:val="18"/>
              </w:rPr>
            </w:pPr>
            <w:r>
              <w:rPr>
                <w:sz w:val="18"/>
              </w:rPr>
              <w:t xml:space="preserve">AXI Master </w:t>
            </w:r>
            <w:r>
              <w:rPr>
                <w:rFonts w:hint="eastAsia"/>
                <w:sz w:val="18"/>
              </w:rPr>
              <w:t>1</w:t>
            </w:r>
          </w:p>
        </w:tc>
        <w:tc>
          <w:tcPr>
            <w:tcW w:w="851" w:type="dxa"/>
            <w:tcBorders>
              <w:top w:val="single" w:sz="4" w:space="0" w:color="auto"/>
              <w:left w:val="single" w:sz="4" w:space="0" w:color="auto"/>
              <w:bottom w:val="single" w:sz="4" w:space="0" w:color="auto"/>
              <w:right w:val="single" w:sz="4" w:space="0" w:color="auto"/>
            </w:tcBorders>
          </w:tcPr>
          <w:p w14:paraId="6FA2540B" w14:textId="48FC1A49" w:rsidR="00C349B4" w:rsidRDefault="00C349B4" w:rsidP="00C349B4">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tcPr>
          <w:p w14:paraId="417F172B" w14:textId="0A8942A8" w:rsidR="00C349B4" w:rsidRDefault="00C349B4" w:rsidP="00C349B4">
            <w:pPr>
              <w:pStyle w:val="a5"/>
              <w:ind w:firstLineChars="0" w:firstLine="0"/>
              <w:jc w:val="center"/>
              <w:rPr>
                <w:sz w:val="18"/>
              </w:rPr>
            </w:pPr>
            <w:r>
              <w:rPr>
                <w:rFonts w:hint="eastAsia"/>
                <w:sz w:val="18"/>
              </w:rPr>
              <w:t>512</w:t>
            </w:r>
          </w:p>
        </w:tc>
        <w:tc>
          <w:tcPr>
            <w:tcW w:w="5324" w:type="dxa"/>
            <w:tcBorders>
              <w:top w:val="single" w:sz="4" w:space="0" w:color="auto"/>
              <w:left w:val="single" w:sz="4" w:space="0" w:color="auto"/>
              <w:bottom w:val="single" w:sz="4" w:space="0" w:color="auto"/>
              <w:right w:val="single" w:sz="4" w:space="0" w:color="auto"/>
            </w:tcBorders>
          </w:tcPr>
          <w:p w14:paraId="4ECEDC3B" w14:textId="77777777" w:rsidR="00C349B4" w:rsidRDefault="00C349B4" w:rsidP="00C349B4">
            <w:pPr>
              <w:pStyle w:val="a5"/>
              <w:ind w:firstLineChars="0" w:firstLine="0"/>
              <w:rPr>
                <w:sz w:val="18"/>
              </w:rPr>
            </w:pPr>
            <w:r w:rsidRPr="008B2778">
              <w:rPr>
                <w:rFonts w:hint="eastAsia"/>
                <w:sz w:val="18"/>
              </w:rPr>
              <w:t>该接口主要承担以下的数据交互</w:t>
            </w:r>
            <w:r>
              <w:rPr>
                <w:rFonts w:hint="eastAsia"/>
                <w:sz w:val="18"/>
              </w:rPr>
              <w:t>：</w:t>
            </w:r>
          </w:p>
          <w:p w14:paraId="43A8991F" w14:textId="5DF43E18" w:rsidR="00C349B4" w:rsidRPr="007878C6" w:rsidRDefault="00C349B4" w:rsidP="007878C6">
            <w:pPr>
              <w:pStyle w:val="a5"/>
              <w:numPr>
                <w:ilvl w:val="0"/>
                <w:numId w:val="7"/>
              </w:numPr>
              <w:ind w:firstLineChars="0"/>
              <w:rPr>
                <w:sz w:val="18"/>
              </w:rPr>
            </w:pPr>
            <w:r>
              <w:rPr>
                <w:rFonts w:hint="eastAsia"/>
                <w:sz w:val="18"/>
              </w:rPr>
              <w:t>发往</w:t>
            </w:r>
            <w:r>
              <w:rPr>
                <w:rFonts w:hint="eastAsia"/>
                <w:sz w:val="18"/>
              </w:rPr>
              <w:t>PCIe RP</w:t>
            </w:r>
            <w:r>
              <w:rPr>
                <w:rFonts w:hint="eastAsia"/>
                <w:sz w:val="18"/>
              </w:rPr>
              <w:t>控制器的</w:t>
            </w:r>
            <w:r>
              <w:rPr>
                <w:rFonts w:hint="eastAsia"/>
                <w:sz w:val="18"/>
              </w:rPr>
              <w:t>ATS Message</w:t>
            </w:r>
            <w:r>
              <w:rPr>
                <w:rFonts w:hint="eastAsia"/>
                <w:sz w:val="18"/>
              </w:rPr>
              <w:t>，包括</w:t>
            </w:r>
            <w:r>
              <w:rPr>
                <w:rFonts w:hint="eastAsia"/>
                <w:sz w:val="18"/>
              </w:rPr>
              <w:t>Invalidation Request</w:t>
            </w:r>
            <w:r>
              <w:rPr>
                <w:rFonts w:hint="eastAsia"/>
                <w:sz w:val="18"/>
              </w:rPr>
              <w:t>和</w:t>
            </w:r>
            <w:r>
              <w:rPr>
                <w:rFonts w:hint="eastAsia"/>
                <w:sz w:val="18"/>
              </w:rPr>
              <w:t>Page Request Group Response</w:t>
            </w:r>
            <w:r>
              <w:rPr>
                <w:rFonts w:hint="eastAsia"/>
                <w:sz w:val="18"/>
              </w:rPr>
              <w:t>。该类数据包的部分字段需要通过</w:t>
            </w:r>
            <w:r>
              <w:rPr>
                <w:rFonts w:hint="eastAsia"/>
                <w:sz w:val="18"/>
              </w:rPr>
              <w:t>awuser</w:t>
            </w:r>
            <w:r>
              <w:rPr>
                <w:rFonts w:hint="eastAsia"/>
                <w:sz w:val="18"/>
              </w:rPr>
              <w:t>信号传输，</w:t>
            </w:r>
            <w:r>
              <w:rPr>
                <w:rFonts w:hint="eastAsia"/>
                <w:sz w:val="18"/>
              </w:rPr>
              <w:t>awuser</w:t>
            </w:r>
            <w:r>
              <w:rPr>
                <w:rFonts w:hint="eastAsia"/>
                <w:sz w:val="18"/>
              </w:rPr>
              <w:t>信号的定义见后文。</w:t>
            </w:r>
          </w:p>
        </w:tc>
      </w:tr>
      <w:tr w:rsidR="0044102A" w14:paraId="5B2C80C1" w14:textId="77777777" w:rsidTr="00182448">
        <w:tc>
          <w:tcPr>
            <w:tcW w:w="1271" w:type="dxa"/>
            <w:tcBorders>
              <w:top w:val="single" w:sz="4" w:space="0" w:color="auto"/>
              <w:left w:val="single" w:sz="4" w:space="0" w:color="auto"/>
              <w:bottom w:val="single" w:sz="4" w:space="0" w:color="auto"/>
              <w:right w:val="single" w:sz="4" w:space="0" w:color="auto"/>
            </w:tcBorders>
          </w:tcPr>
          <w:p w14:paraId="05327CBD" w14:textId="544B9515" w:rsidR="0044102A" w:rsidRDefault="0044102A">
            <w:pPr>
              <w:pStyle w:val="a5"/>
              <w:ind w:firstLineChars="0" w:firstLine="0"/>
              <w:jc w:val="center"/>
              <w:rPr>
                <w:sz w:val="18"/>
              </w:rPr>
            </w:pPr>
            <w:r>
              <w:rPr>
                <w:rFonts w:hint="eastAsia"/>
                <w:sz w:val="18"/>
              </w:rPr>
              <w:t>AXI</w:t>
            </w:r>
            <w:r>
              <w:rPr>
                <w:sz w:val="18"/>
              </w:rPr>
              <w:t xml:space="preserve"> Master </w:t>
            </w:r>
            <w:r w:rsidR="00C349B4">
              <w:rPr>
                <w:rFonts w:hint="eastAsia"/>
                <w:sz w:val="18"/>
              </w:rPr>
              <w:t>2</w:t>
            </w:r>
          </w:p>
        </w:tc>
        <w:tc>
          <w:tcPr>
            <w:tcW w:w="851" w:type="dxa"/>
            <w:tcBorders>
              <w:top w:val="single" w:sz="4" w:space="0" w:color="auto"/>
              <w:left w:val="single" w:sz="4" w:space="0" w:color="auto"/>
              <w:bottom w:val="single" w:sz="4" w:space="0" w:color="auto"/>
              <w:right w:val="single" w:sz="4" w:space="0" w:color="auto"/>
            </w:tcBorders>
          </w:tcPr>
          <w:p w14:paraId="7CE81907" w14:textId="5BF95F75" w:rsidR="0044102A" w:rsidRDefault="007621C0">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tcPr>
          <w:p w14:paraId="6F150E7C" w14:textId="5CF27ECB" w:rsidR="0044102A" w:rsidRDefault="0018338B">
            <w:pPr>
              <w:pStyle w:val="a5"/>
              <w:ind w:firstLineChars="0" w:firstLine="0"/>
              <w:jc w:val="center"/>
              <w:rPr>
                <w:sz w:val="18"/>
              </w:rPr>
            </w:pPr>
            <w:del w:id="2016" w:author="Shuqing Li (李树青)" w:date="2026-04-23T09:45:00Z">
              <w:r w:rsidDel="00D75E61">
                <w:rPr>
                  <w:rFonts w:hint="eastAsia"/>
                  <w:sz w:val="18"/>
                </w:rPr>
                <w:delText>64</w:delText>
              </w:r>
            </w:del>
            <w:ins w:id="2017" w:author="Shuqing Li (李树青)" w:date="2026-04-23T09:45:00Z">
              <w:r w:rsidR="00D75E61">
                <w:rPr>
                  <w:rFonts w:hint="eastAsia"/>
                  <w:sz w:val="18"/>
                </w:rPr>
                <w:t>128</w:t>
              </w:r>
            </w:ins>
          </w:p>
        </w:tc>
        <w:tc>
          <w:tcPr>
            <w:tcW w:w="5324" w:type="dxa"/>
            <w:tcBorders>
              <w:top w:val="single" w:sz="4" w:space="0" w:color="auto"/>
              <w:left w:val="single" w:sz="4" w:space="0" w:color="auto"/>
              <w:bottom w:val="single" w:sz="4" w:space="0" w:color="auto"/>
              <w:right w:val="single" w:sz="4" w:space="0" w:color="auto"/>
            </w:tcBorders>
          </w:tcPr>
          <w:p w14:paraId="4F293012" w14:textId="77777777" w:rsidR="001F7DE2" w:rsidRDefault="001F7DE2">
            <w:pPr>
              <w:pStyle w:val="a5"/>
              <w:ind w:firstLineChars="0" w:firstLine="0"/>
              <w:rPr>
                <w:sz w:val="18"/>
              </w:rPr>
            </w:pPr>
            <w:r w:rsidRPr="008B2778">
              <w:rPr>
                <w:rFonts w:hint="eastAsia"/>
                <w:sz w:val="18"/>
              </w:rPr>
              <w:t>该接口主要承担以下的数据交互</w:t>
            </w:r>
            <w:r>
              <w:rPr>
                <w:rFonts w:hint="eastAsia"/>
                <w:sz w:val="18"/>
              </w:rPr>
              <w:t>：</w:t>
            </w:r>
          </w:p>
          <w:p w14:paraId="7D0C61BD" w14:textId="2A462150" w:rsidR="001F7DE2" w:rsidRDefault="005C198F" w:rsidP="001F7DE2">
            <w:pPr>
              <w:pStyle w:val="a5"/>
              <w:numPr>
                <w:ilvl w:val="0"/>
                <w:numId w:val="63"/>
              </w:numPr>
              <w:ind w:firstLineChars="0"/>
              <w:rPr>
                <w:sz w:val="18"/>
              </w:rPr>
            </w:pPr>
            <w:r>
              <w:rPr>
                <w:rFonts w:hint="eastAsia"/>
                <w:sz w:val="18"/>
              </w:rPr>
              <w:lastRenderedPageBreak/>
              <w:t>DDT/PDT</w:t>
            </w:r>
            <w:r w:rsidR="003B4D1C">
              <w:rPr>
                <w:rFonts w:hint="eastAsia"/>
                <w:sz w:val="18"/>
              </w:rPr>
              <w:t>/</w:t>
            </w:r>
            <w:r w:rsidR="003B4D1C">
              <w:rPr>
                <w:rFonts w:hint="eastAsia"/>
                <w:sz w:val="18"/>
              </w:rPr>
              <w:t>内存页表</w:t>
            </w:r>
            <w:r w:rsidR="003B4D1C">
              <w:rPr>
                <w:rFonts w:hint="eastAsia"/>
                <w:sz w:val="18"/>
              </w:rPr>
              <w:t>/MSI</w:t>
            </w:r>
            <w:r w:rsidR="003B4D1C">
              <w:rPr>
                <w:rFonts w:hint="eastAsia"/>
                <w:sz w:val="18"/>
              </w:rPr>
              <w:t>页表的读写访问。其中，对页表进行写访问必须使用原子操作。</w:t>
            </w:r>
          </w:p>
          <w:p w14:paraId="0F564914" w14:textId="7C3E4C91" w:rsidR="0044102A" w:rsidRDefault="001F7DE2" w:rsidP="001F7DE2">
            <w:pPr>
              <w:pStyle w:val="a5"/>
              <w:numPr>
                <w:ilvl w:val="0"/>
                <w:numId w:val="63"/>
              </w:numPr>
              <w:ind w:firstLineChars="0"/>
              <w:rPr>
                <w:sz w:val="18"/>
              </w:rPr>
            </w:pPr>
            <w:r>
              <w:rPr>
                <w:rFonts w:hint="eastAsia"/>
                <w:sz w:val="18"/>
              </w:rPr>
              <w:t>CQ/FQ/PQ</w:t>
            </w:r>
            <w:r>
              <w:rPr>
                <w:rFonts w:hint="eastAsia"/>
                <w:sz w:val="18"/>
              </w:rPr>
              <w:t>的队列读写访问</w:t>
            </w:r>
            <w:r w:rsidR="003E2E58">
              <w:rPr>
                <w:rFonts w:hint="eastAsia"/>
                <w:sz w:val="18"/>
              </w:rPr>
              <w:t>。</w:t>
            </w:r>
          </w:p>
          <w:p w14:paraId="5AC2A841" w14:textId="634FA161" w:rsidR="00D36533" w:rsidRDefault="00D36533" w:rsidP="001F7DE2">
            <w:pPr>
              <w:pStyle w:val="a5"/>
              <w:numPr>
                <w:ilvl w:val="0"/>
                <w:numId w:val="63"/>
              </w:numPr>
              <w:ind w:firstLineChars="0"/>
              <w:rPr>
                <w:sz w:val="18"/>
              </w:rPr>
            </w:pPr>
            <w:r>
              <w:rPr>
                <w:rFonts w:hint="eastAsia"/>
                <w:sz w:val="18"/>
              </w:rPr>
              <w:t>WARL Ring</w:t>
            </w:r>
            <w:r>
              <w:rPr>
                <w:rFonts w:hint="eastAsia"/>
                <w:sz w:val="18"/>
              </w:rPr>
              <w:t>的队列读写访问。</w:t>
            </w:r>
          </w:p>
          <w:p w14:paraId="45203DE0" w14:textId="1CE91533" w:rsidR="009C0D82" w:rsidRPr="009C0D82" w:rsidRDefault="00E31061" w:rsidP="009C0D82">
            <w:pPr>
              <w:pStyle w:val="a5"/>
              <w:numPr>
                <w:ilvl w:val="0"/>
                <w:numId w:val="63"/>
              </w:numPr>
              <w:ind w:firstLineChars="0"/>
              <w:rPr>
                <w:sz w:val="18"/>
              </w:rPr>
            </w:pPr>
            <w:r>
              <w:rPr>
                <w:rFonts w:hint="eastAsia"/>
                <w:sz w:val="18"/>
              </w:rPr>
              <w:t>对</w:t>
            </w:r>
            <w:r>
              <w:rPr>
                <w:rFonts w:hint="eastAsia"/>
                <w:sz w:val="18"/>
              </w:rPr>
              <w:t>MRIF</w:t>
            </w:r>
            <w:r>
              <w:rPr>
                <w:rFonts w:hint="eastAsia"/>
                <w:sz w:val="18"/>
              </w:rPr>
              <w:t>进行访问，即当中断对应的</w:t>
            </w:r>
            <w:r>
              <w:rPr>
                <w:rFonts w:hint="eastAsia"/>
                <w:sz w:val="18"/>
              </w:rPr>
              <w:t>MSI</w:t>
            </w:r>
            <w:r>
              <w:rPr>
                <w:rFonts w:hint="eastAsia"/>
                <w:sz w:val="18"/>
              </w:rPr>
              <w:t>页表的</w:t>
            </w:r>
            <w:r>
              <w:rPr>
                <w:rFonts w:hint="eastAsia"/>
                <w:sz w:val="18"/>
              </w:rPr>
              <w:t>M</w:t>
            </w:r>
            <w:r>
              <w:rPr>
                <w:rFonts w:hint="eastAsia"/>
                <w:sz w:val="18"/>
              </w:rPr>
              <w:t>字段为</w:t>
            </w:r>
            <w:r>
              <w:rPr>
                <w:rFonts w:hint="eastAsia"/>
                <w:sz w:val="18"/>
              </w:rPr>
              <w:t>1</w:t>
            </w:r>
            <w:r>
              <w:rPr>
                <w:rFonts w:hint="eastAsia"/>
                <w:sz w:val="18"/>
              </w:rPr>
              <w:t>（</w:t>
            </w:r>
            <w:r>
              <w:rPr>
                <w:rFonts w:hint="eastAsia"/>
                <w:sz w:val="18"/>
              </w:rPr>
              <w:t>MRIF Mode</w:t>
            </w:r>
            <w:r>
              <w:rPr>
                <w:rFonts w:hint="eastAsia"/>
                <w:sz w:val="18"/>
              </w:rPr>
              <w:t>）时，使用该接口访问。</w:t>
            </w:r>
          </w:p>
          <w:p w14:paraId="15D9AF73" w14:textId="6CA1E871" w:rsidR="009C0D82" w:rsidRPr="008B2778" w:rsidRDefault="009C0D82" w:rsidP="001F7DE2">
            <w:pPr>
              <w:pStyle w:val="a5"/>
              <w:numPr>
                <w:ilvl w:val="0"/>
                <w:numId w:val="63"/>
              </w:numPr>
              <w:ind w:firstLineChars="0"/>
              <w:rPr>
                <w:sz w:val="18"/>
              </w:rPr>
            </w:pPr>
            <w:r>
              <w:rPr>
                <w:rFonts w:hint="eastAsia"/>
                <w:sz w:val="18"/>
              </w:rPr>
              <w:t>当</w:t>
            </w:r>
            <w:r>
              <w:rPr>
                <w:rFonts w:hint="eastAsia"/>
                <w:sz w:val="18"/>
              </w:rPr>
              <w:t>IOMMU</w:t>
            </w:r>
            <w:r>
              <w:rPr>
                <w:rFonts w:hint="eastAsia"/>
                <w:sz w:val="18"/>
              </w:rPr>
              <w:t>内部产生的中断选择为通过</w:t>
            </w:r>
            <w:r>
              <w:rPr>
                <w:rFonts w:hint="eastAsia"/>
                <w:sz w:val="18"/>
              </w:rPr>
              <w:t xml:space="preserve">AXI Master </w:t>
            </w:r>
            <w:del w:id="2018" w:author="Shuqing Li (李树青)" w:date="2026-04-23T14:55:00Z">
              <w:r w:rsidDel="00EA4F81">
                <w:rPr>
                  <w:rFonts w:hint="eastAsia"/>
                  <w:sz w:val="18"/>
                </w:rPr>
                <w:delText>1</w:delText>
              </w:r>
            </w:del>
            <w:ins w:id="2019" w:author="Shuqing Li (李树青)" w:date="2026-04-23T14:55:00Z">
              <w:r w:rsidR="00EA4F81">
                <w:rPr>
                  <w:rFonts w:hint="eastAsia"/>
                  <w:sz w:val="18"/>
                </w:rPr>
                <w:t>2</w:t>
              </w:r>
            </w:ins>
            <w:r>
              <w:rPr>
                <w:rFonts w:hint="eastAsia"/>
                <w:sz w:val="18"/>
              </w:rPr>
              <w:t>输出时，使用该接口。</w:t>
            </w:r>
          </w:p>
        </w:tc>
      </w:tr>
      <w:tr w:rsidR="0018338B" w14:paraId="45B0D308" w14:textId="77777777" w:rsidTr="00182448">
        <w:tc>
          <w:tcPr>
            <w:tcW w:w="1271" w:type="dxa"/>
            <w:tcBorders>
              <w:top w:val="single" w:sz="4" w:space="0" w:color="auto"/>
              <w:left w:val="single" w:sz="4" w:space="0" w:color="auto"/>
              <w:bottom w:val="single" w:sz="4" w:space="0" w:color="auto"/>
              <w:right w:val="single" w:sz="4" w:space="0" w:color="auto"/>
            </w:tcBorders>
          </w:tcPr>
          <w:p w14:paraId="7C09BD5F" w14:textId="34D00226" w:rsidR="0018338B" w:rsidRDefault="0018338B">
            <w:pPr>
              <w:pStyle w:val="a5"/>
              <w:ind w:firstLineChars="0" w:firstLine="0"/>
              <w:jc w:val="center"/>
              <w:rPr>
                <w:sz w:val="18"/>
              </w:rPr>
            </w:pPr>
            <w:r>
              <w:rPr>
                <w:rFonts w:hint="eastAsia"/>
                <w:sz w:val="18"/>
              </w:rPr>
              <w:lastRenderedPageBreak/>
              <w:t>AXI Slave</w:t>
            </w:r>
            <w:r w:rsidR="004137DA">
              <w:rPr>
                <w:rFonts w:hint="eastAsia"/>
                <w:sz w:val="18"/>
              </w:rPr>
              <w:t xml:space="preserve"> 0</w:t>
            </w:r>
          </w:p>
        </w:tc>
        <w:tc>
          <w:tcPr>
            <w:tcW w:w="851" w:type="dxa"/>
            <w:tcBorders>
              <w:top w:val="single" w:sz="4" w:space="0" w:color="auto"/>
              <w:left w:val="single" w:sz="4" w:space="0" w:color="auto"/>
              <w:bottom w:val="single" w:sz="4" w:space="0" w:color="auto"/>
              <w:right w:val="single" w:sz="4" w:space="0" w:color="auto"/>
            </w:tcBorders>
          </w:tcPr>
          <w:p w14:paraId="1CB2ECAF" w14:textId="376B86C9" w:rsidR="0018338B" w:rsidRDefault="0018338B">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tcPr>
          <w:p w14:paraId="172EC321" w14:textId="604D165F" w:rsidR="0018338B" w:rsidRDefault="0018338B">
            <w:pPr>
              <w:pStyle w:val="a5"/>
              <w:ind w:firstLineChars="0" w:firstLine="0"/>
              <w:jc w:val="center"/>
              <w:rPr>
                <w:sz w:val="18"/>
              </w:rPr>
            </w:pPr>
            <w:r>
              <w:rPr>
                <w:rFonts w:hint="eastAsia"/>
                <w:sz w:val="18"/>
              </w:rPr>
              <w:t>512</w:t>
            </w:r>
          </w:p>
        </w:tc>
        <w:tc>
          <w:tcPr>
            <w:tcW w:w="5324" w:type="dxa"/>
            <w:tcBorders>
              <w:top w:val="single" w:sz="4" w:space="0" w:color="auto"/>
              <w:left w:val="single" w:sz="4" w:space="0" w:color="auto"/>
              <w:bottom w:val="single" w:sz="4" w:space="0" w:color="auto"/>
              <w:right w:val="single" w:sz="4" w:space="0" w:color="auto"/>
            </w:tcBorders>
          </w:tcPr>
          <w:p w14:paraId="5978B782" w14:textId="77777777" w:rsidR="00AB4D9F" w:rsidRDefault="00AB4D9F" w:rsidP="00AB4D9F">
            <w:pPr>
              <w:pStyle w:val="a5"/>
              <w:ind w:firstLineChars="0" w:firstLine="0"/>
              <w:rPr>
                <w:sz w:val="18"/>
              </w:rPr>
            </w:pPr>
            <w:r w:rsidRPr="008B2778">
              <w:rPr>
                <w:rFonts w:hint="eastAsia"/>
                <w:sz w:val="18"/>
              </w:rPr>
              <w:t>该接口主要承担以下的数据交互</w:t>
            </w:r>
            <w:r>
              <w:rPr>
                <w:rFonts w:hint="eastAsia"/>
                <w:sz w:val="18"/>
              </w:rPr>
              <w:t>：</w:t>
            </w:r>
          </w:p>
          <w:p w14:paraId="30736067" w14:textId="77777777" w:rsidR="0018338B" w:rsidRDefault="00217CFF" w:rsidP="00217CFF">
            <w:pPr>
              <w:pStyle w:val="a5"/>
              <w:numPr>
                <w:ilvl w:val="0"/>
                <w:numId w:val="64"/>
              </w:numPr>
              <w:ind w:firstLineChars="0"/>
              <w:rPr>
                <w:sz w:val="18"/>
              </w:rPr>
            </w:pPr>
            <w:r>
              <w:rPr>
                <w:rFonts w:hint="eastAsia"/>
                <w:sz w:val="18"/>
              </w:rPr>
              <w:t>接收待转换的内存读写请求。接收到</w:t>
            </w:r>
            <w:r w:rsidR="00367BD4">
              <w:rPr>
                <w:rFonts w:hint="eastAsia"/>
                <w:sz w:val="18"/>
              </w:rPr>
              <w:t>这类</w:t>
            </w:r>
            <w:r>
              <w:rPr>
                <w:rFonts w:hint="eastAsia"/>
                <w:sz w:val="18"/>
              </w:rPr>
              <w:t>请求后，</w:t>
            </w:r>
            <w:r>
              <w:rPr>
                <w:rFonts w:hint="eastAsia"/>
                <w:sz w:val="18"/>
              </w:rPr>
              <w:t>IOMMU</w:t>
            </w:r>
            <w:r>
              <w:rPr>
                <w:rFonts w:hint="eastAsia"/>
                <w:sz w:val="18"/>
              </w:rPr>
              <w:t>不能通过该接口立即回</w:t>
            </w:r>
            <w:r>
              <w:rPr>
                <w:rFonts w:hint="eastAsia"/>
                <w:sz w:val="18"/>
              </w:rPr>
              <w:t>Response</w:t>
            </w:r>
            <w:r>
              <w:rPr>
                <w:rFonts w:hint="eastAsia"/>
                <w:sz w:val="18"/>
              </w:rPr>
              <w:t>，而是必须等到该请求对应的转换后请求被</w:t>
            </w:r>
            <w:r>
              <w:rPr>
                <w:rFonts w:hint="eastAsia"/>
                <w:sz w:val="18"/>
              </w:rPr>
              <w:t>AXI Maste 0</w:t>
            </w:r>
            <w:r>
              <w:rPr>
                <w:rFonts w:hint="eastAsia"/>
                <w:sz w:val="18"/>
              </w:rPr>
              <w:t>接口发送出去，并且收到</w:t>
            </w:r>
            <w:r>
              <w:rPr>
                <w:rFonts w:hint="eastAsia"/>
                <w:sz w:val="18"/>
              </w:rPr>
              <w:t>Response</w:t>
            </w:r>
            <w:r>
              <w:rPr>
                <w:rFonts w:hint="eastAsia"/>
                <w:sz w:val="18"/>
              </w:rPr>
              <w:t>后，才能回复。</w:t>
            </w:r>
          </w:p>
          <w:p w14:paraId="78007C63" w14:textId="0D1F9CF0" w:rsidR="00367BD4" w:rsidRPr="00AB4D9F" w:rsidRDefault="00367BD4" w:rsidP="00217CFF">
            <w:pPr>
              <w:pStyle w:val="a5"/>
              <w:numPr>
                <w:ilvl w:val="0"/>
                <w:numId w:val="64"/>
              </w:numPr>
              <w:ind w:firstLineChars="0"/>
              <w:rPr>
                <w:sz w:val="18"/>
              </w:rPr>
            </w:pPr>
            <w:r>
              <w:rPr>
                <w:rFonts w:hint="eastAsia"/>
                <w:sz w:val="18"/>
              </w:rPr>
              <w:t>接收</w:t>
            </w:r>
            <w:r w:rsidR="00164F98">
              <w:rPr>
                <w:rFonts w:hint="eastAsia"/>
                <w:sz w:val="18"/>
              </w:rPr>
              <w:t>设备发送的</w:t>
            </w:r>
            <w:r w:rsidR="00316835">
              <w:rPr>
                <w:rFonts w:hint="eastAsia"/>
                <w:sz w:val="18"/>
              </w:rPr>
              <w:t>Page Request Message</w:t>
            </w:r>
            <w:r w:rsidR="00316835">
              <w:rPr>
                <w:rFonts w:hint="eastAsia"/>
                <w:sz w:val="18"/>
              </w:rPr>
              <w:t>。</w:t>
            </w:r>
            <w:r w:rsidR="0021474C">
              <w:rPr>
                <w:rFonts w:hint="eastAsia"/>
                <w:sz w:val="18"/>
              </w:rPr>
              <w:t>该类数据包的部分字段需要通过</w:t>
            </w:r>
            <w:r w:rsidR="0021474C">
              <w:rPr>
                <w:rFonts w:hint="eastAsia"/>
                <w:sz w:val="18"/>
              </w:rPr>
              <w:t>awuser</w:t>
            </w:r>
            <w:r w:rsidR="0021474C">
              <w:rPr>
                <w:rFonts w:hint="eastAsia"/>
                <w:sz w:val="18"/>
              </w:rPr>
              <w:t>信号传输，</w:t>
            </w:r>
            <w:r w:rsidR="0021474C">
              <w:rPr>
                <w:rFonts w:hint="eastAsia"/>
                <w:sz w:val="18"/>
              </w:rPr>
              <w:t>awuser</w:t>
            </w:r>
            <w:r w:rsidR="0021474C">
              <w:rPr>
                <w:rFonts w:hint="eastAsia"/>
                <w:sz w:val="18"/>
              </w:rPr>
              <w:t>信号的定义见后文。</w:t>
            </w:r>
            <w:r w:rsidR="00316835">
              <w:rPr>
                <w:rFonts w:hint="eastAsia"/>
                <w:sz w:val="18"/>
              </w:rPr>
              <w:t>这类请求可以立即回复</w:t>
            </w:r>
            <w:r w:rsidR="00316835">
              <w:rPr>
                <w:rFonts w:hint="eastAsia"/>
                <w:sz w:val="18"/>
              </w:rPr>
              <w:t>Response</w:t>
            </w:r>
            <w:r w:rsidR="00316835">
              <w:rPr>
                <w:rFonts w:hint="eastAsia"/>
                <w:sz w:val="18"/>
              </w:rPr>
              <w:t>。</w:t>
            </w:r>
          </w:p>
        </w:tc>
      </w:tr>
      <w:tr w:rsidR="00182448" w14:paraId="39681F6A" w14:textId="77777777" w:rsidTr="00182448">
        <w:tc>
          <w:tcPr>
            <w:tcW w:w="1271" w:type="dxa"/>
            <w:tcBorders>
              <w:top w:val="single" w:sz="4" w:space="0" w:color="auto"/>
              <w:left w:val="single" w:sz="4" w:space="0" w:color="auto"/>
              <w:bottom w:val="single" w:sz="4" w:space="0" w:color="auto"/>
              <w:right w:val="single" w:sz="4" w:space="0" w:color="auto"/>
            </w:tcBorders>
            <w:hideMark/>
          </w:tcPr>
          <w:p w14:paraId="76569F33" w14:textId="352DA0B2" w:rsidR="00182448" w:rsidRDefault="00182448">
            <w:pPr>
              <w:pStyle w:val="a5"/>
              <w:ind w:firstLineChars="0" w:firstLine="0"/>
              <w:jc w:val="center"/>
              <w:rPr>
                <w:sz w:val="18"/>
              </w:rPr>
            </w:pPr>
            <w:r>
              <w:rPr>
                <w:sz w:val="18"/>
              </w:rPr>
              <w:t>A</w:t>
            </w:r>
            <w:r w:rsidR="00641BAC">
              <w:rPr>
                <w:rFonts w:hint="eastAsia"/>
                <w:sz w:val="18"/>
              </w:rPr>
              <w:t>XI</w:t>
            </w:r>
            <w:r>
              <w:rPr>
                <w:sz w:val="18"/>
              </w:rPr>
              <w:t xml:space="preserve"> Slave</w:t>
            </w:r>
            <w:r w:rsidR="004137DA">
              <w:rPr>
                <w:rFonts w:hint="eastAsia"/>
                <w:sz w:val="18"/>
              </w:rPr>
              <w:t xml:space="preserve"> 1</w:t>
            </w:r>
          </w:p>
        </w:tc>
        <w:tc>
          <w:tcPr>
            <w:tcW w:w="851" w:type="dxa"/>
            <w:tcBorders>
              <w:top w:val="single" w:sz="4" w:space="0" w:color="auto"/>
              <w:left w:val="single" w:sz="4" w:space="0" w:color="auto"/>
              <w:bottom w:val="single" w:sz="4" w:space="0" w:color="auto"/>
              <w:right w:val="single" w:sz="4" w:space="0" w:color="auto"/>
            </w:tcBorders>
            <w:hideMark/>
          </w:tcPr>
          <w:p w14:paraId="74266F98" w14:textId="47E3A2F9" w:rsidR="00182448" w:rsidRDefault="0018338B">
            <w:pPr>
              <w:pStyle w:val="a5"/>
              <w:ind w:firstLineChars="0" w:firstLine="0"/>
              <w:jc w:val="center"/>
              <w:rPr>
                <w:sz w:val="18"/>
              </w:rPr>
            </w:pPr>
            <w:r>
              <w:rPr>
                <w:rFonts w:hint="eastAsia"/>
                <w:sz w:val="18"/>
              </w:rPr>
              <w:t>100</w:t>
            </w:r>
          </w:p>
        </w:tc>
        <w:tc>
          <w:tcPr>
            <w:tcW w:w="850" w:type="dxa"/>
            <w:tcBorders>
              <w:top w:val="single" w:sz="4" w:space="0" w:color="auto"/>
              <w:left w:val="single" w:sz="4" w:space="0" w:color="auto"/>
              <w:bottom w:val="single" w:sz="4" w:space="0" w:color="auto"/>
              <w:right w:val="single" w:sz="4" w:space="0" w:color="auto"/>
            </w:tcBorders>
            <w:hideMark/>
          </w:tcPr>
          <w:p w14:paraId="01941508" w14:textId="4C284EB1" w:rsidR="00182448" w:rsidRDefault="00182448">
            <w:pPr>
              <w:pStyle w:val="a5"/>
              <w:ind w:firstLineChars="0" w:firstLine="0"/>
              <w:jc w:val="center"/>
              <w:rPr>
                <w:sz w:val="18"/>
              </w:rPr>
            </w:pPr>
            <w:r>
              <w:rPr>
                <w:sz w:val="18"/>
              </w:rPr>
              <w:t>32</w:t>
            </w:r>
          </w:p>
        </w:tc>
        <w:tc>
          <w:tcPr>
            <w:tcW w:w="5324" w:type="dxa"/>
            <w:tcBorders>
              <w:top w:val="single" w:sz="4" w:space="0" w:color="auto"/>
              <w:left w:val="single" w:sz="4" w:space="0" w:color="auto"/>
              <w:bottom w:val="single" w:sz="4" w:space="0" w:color="auto"/>
              <w:right w:val="single" w:sz="4" w:space="0" w:color="auto"/>
            </w:tcBorders>
            <w:hideMark/>
          </w:tcPr>
          <w:p w14:paraId="46B8A4FA" w14:textId="77777777" w:rsidR="00182448" w:rsidRDefault="009522C5" w:rsidP="009522C5">
            <w:pPr>
              <w:pStyle w:val="a5"/>
              <w:ind w:firstLineChars="0" w:firstLine="0"/>
              <w:rPr>
                <w:sz w:val="18"/>
              </w:rPr>
            </w:pPr>
            <w:r>
              <w:rPr>
                <w:rFonts w:hint="eastAsia"/>
                <w:sz w:val="18"/>
              </w:rPr>
              <w:t>该接口主要承担以下的数据交互：</w:t>
            </w:r>
          </w:p>
          <w:p w14:paraId="28F77C4B" w14:textId="39DB3450" w:rsidR="00A52A5D" w:rsidRPr="00C349B4" w:rsidRDefault="00C349B4" w:rsidP="00C349B4">
            <w:pPr>
              <w:pStyle w:val="a5"/>
              <w:numPr>
                <w:ilvl w:val="0"/>
                <w:numId w:val="8"/>
              </w:numPr>
              <w:ind w:firstLineChars="0"/>
              <w:rPr>
                <w:sz w:val="18"/>
              </w:rPr>
            </w:pPr>
            <w:r>
              <w:rPr>
                <w:rFonts w:hint="eastAsia"/>
                <w:sz w:val="18"/>
              </w:rPr>
              <w:t>主机对</w:t>
            </w:r>
            <w:r>
              <w:rPr>
                <w:rFonts w:hint="eastAsia"/>
                <w:sz w:val="18"/>
              </w:rPr>
              <w:t>RV</w:t>
            </w:r>
            <w:r>
              <w:rPr>
                <w:rFonts w:hint="eastAsia"/>
                <w:sz w:val="18"/>
              </w:rPr>
              <w:t>标准寄存器的访问；</w:t>
            </w:r>
          </w:p>
        </w:tc>
      </w:tr>
      <w:tr w:rsidR="00C349B4" w14:paraId="63268073" w14:textId="77777777" w:rsidTr="00182448">
        <w:tc>
          <w:tcPr>
            <w:tcW w:w="1271" w:type="dxa"/>
            <w:tcBorders>
              <w:top w:val="single" w:sz="4" w:space="0" w:color="auto"/>
              <w:left w:val="single" w:sz="4" w:space="0" w:color="auto"/>
              <w:bottom w:val="single" w:sz="4" w:space="0" w:color="auto"/>
              <w:right w:val="single" w:sz="4" w:space="0" w:color="auto"/>
            </w:tcBorders>
          </w:tcPr>
          <w:p w14:paraId="6DC9985F" w14:textId="1D0A00DE" w:rsidR="00C349B4" w:rsidRDefault="00C349B4" w:rsidP="00C349B4">
            <w:pPr>
              <w:pStyle w:val="a5"/>
              <w:ind w:firstLineChars="0" w:firstLine="0"/>
              <w:jc w:val="center"/>
              <w:rPr>
                <w:sz w:val="18"/>
              </w:rPr>
            </w:pPr>
            <w:r>
              <w:rPr>
                <w:sz w:val="18"/>
              </w:rPr>
              <w:t>AHB Slave</w:t>
            </w:r>
          </w:p>
        </w:tc>
        <w:tc>
          <w:tcPr>
            <w:tcW w:w="851" w:type="dxa"/>
            <w:tcBorders>
              <w:top w:val="single" w:sz="4" w:space="0" w:color="auto"/>
              <w:left w:val="single" w:sz="4" w:space="0" w:color="auto"/>
              <w:bottom w:val="single" w:sz="4" w:space="0" w:color="auto"/>
              <w:right w:val="single" w:sz="4" w:space="0" w:color="auto"/>
            </w:tcBorders>
          </w:tcPr>
          <w:p w14:paraId="69E75D8F" w14:textId="2AE062CC" w:rsidR="00C349B4" w:rsidRDefault="00C349B4" w:rsidP="00C349B4">
            <w:pPr>
              <w:pStyle w:val="a5"/>
              <w:ind w:firstLineChars="0" w:firstLine="0"/>
              <w:jc w:val="center"/>
              <w:rPr>
                <w:sz w:val="18"/>
              </w:rPr>
            </w:pPr>
            <w:r>
              <w:rPr>
                <w:rFonts w:hint="eastAsia"/>
                <w:sz w:val="18"/>
              </w:rPr>
              <w:t>100</w:t>
            </w:r>
          </w:p>
        </w:tc>
        <w:tc>
          <w:tcPr>
            <w:tcW w:w="850" w:type="dxa"/>
            <w:tcBorders>
              <w:top w:val="single" w:sz="4" w:space="0" w:color="auto"/>
              <w:left w:val="single" w:sz="4" w:space="0" w:color="auto"/>
              <w:bottom w:val="single" w:sz="4" w:space="0" w:color="auto"/>
              <w:right w:val="single" w:sz="4" w:space="0" w:color="auto"/>
            </w:tcBorders>
          </w:tcPr>
          <w:p w14:paraId="6BFD2A43" w14:textId="7D3AED5E" w:rsidR="00C349B4" w:rsidRDefault="00C349B4" w:rsidP="00C349B4">
            <w:pPr>
              <w:pStyle w:val="a5"/>
              <w:ind w:firstLineChars="0" w:firstLine="0"/>
              <w:jc w:val="center"/>
              <w:rPr>
                <w:sz w:val="18"/>
              </w:rPr>
            </w:pPr>
            <w:r>
              <w:rPr>
                <w:sz w:val="18"/>
              </w:rPr>
              <w:t>32</w:t>
            </w:r>
          </w:p>
        </w:tc>
        <w:tc>
          <w:tcPr>
            <w:tcW w:w="5324" w:type="dxa"/>
            <w:tcBorders>
              <w:top w:val="single" w:sz="4" w:space="0" w:color="auto"/>
              <w:left w:val="single" w:sz="4" w:space="0" w:color="auto"/>
              <w:bottom w:val="single" w:sz="4" w:space="0" w:color="auto"/>
              <w:right w:val="single" w:sz="4" w:space="0" w:color="auto"/>
            </w:tcBorders>
          </w:tcPr>
          <w:p w14:paraId="21A5F3AE" w14:textId="77777777" w:rsidR="00C349B4" w:rsidRDefault="00C349B4" w:rsidP="00C349B4">
            <w:pPr>
              <w:pStyle w:val="a5"/>
              <w:ind w:firstLineChars="0" w:firstLine="0"/>
              <w:rPr>
                <w:sz w:val="18"/>
              </w:rPr>
            </w:pPr>
            <w:r>
              <w:rPr>
                <w:rFonts w:hint="eastAsia"/>
                <w:sz w:val="18"/>
              </w:rPr>
              <w:t>该接口主要承担以下的数据交互：</w:t>
            </w:r>
          </w:p>
          <w:p w14:paraId="76822E94" w14:textId="09FA22BF" w:rsidR="00C349B4" w:rsidRDefault="00C349B4" w:rsidP="00C349B4">
            <w:pPr>
              <w:pStyle w:val="a5"/>
              <w:numPr>
                <w:ilvl w:val="0"/>
                <w:numId w:val="8"/>
              </w:numPr>
              <w:ind w:firstLineChars="0"/>
              <w:rPr>
                <w:sz w:val="18"/>
              </w:rPr>
            </w:pPr>
            <w:r>
              <w:rPr>
                <w:rFonts w:hint="eastAsia"/>
                <w:sz w:val="18"/>
              </w:rPr>
              <w:t>固件对</w:t>
            </w:r>
            <w:r>
              <w:rPr>
                <w:rFonts w:hint="eastAsia"/>
                <w:sz w:val="18"/>
              </w:rPr>
              <w:t>RV</w:t>
            </w:r>
            <w:r>
              <w:rPr>
                <w:rFonts w:hint="eastAsia"/>
                <w:sz w:val="18"/>
              </w:rPr>
              <w:t>标准寄存器的访问；</w:t>
            </w:r>
          </w:p>
          <w:p w14:paraId="12FB14EF" w14:textId="77777777" w:rsidR="00C349B4" w:rsidRDefault="00C349B4" w:rsidP="00C349B4">
            <w:pPr>
              <w:pStyle w:val="a5"/>
              <w:numPr>
                <w:ilvl w:val="0"/>
                <w:numId w:val="8"/>
              </w:numPr>
              <w:ind w:firstLineChars="0"/>
              <w:rPr>
                <w:ins w:id="2020" w:author="Shuqing Li (李树青)" w:date="2026-04-27T18:07:00Z"/>
                <w:sz w:val="18"/>
              </w:rPr>
            </w:pPr>
            <w:r>
              <w:rPr>
                <w:rFonts w:hint="eastAsia"/>
                <w:sz w:val="18"/>
              </w:rPr>
              <w:t>固件对内部寄存器的访问；</w:t>
            </w:r>
          </w:p>
          <w:p w14:paraId="6A4B3B15" w14:textId="4B95AC58" w:rsidR="00066387" w:rsidRPr="00C349B4" w:rsidRDefault="00066387" w:rsidP="00C349B4">
            <w:pPr>
              <w:pStyle w:val="a5"/>
              <w:numPr>
                <w:ilvl w:val="0"/>
                <w:numId w:val="8"/>
              </w:numPr>
              <w:ind w:firstLineChars="0"/>
              <w:rPr>
                <w:sz w:val="18"/>
              </w:rPr>
            </w:pPr>
            <w:ins w:id="2021" w:author="Shuqing Li (李树青)" w:date="2026-04-27T18:07:00Z">
              <w:r>
                <w:rPr>
                  <w:rFonts w:hint="eastAsia"/>
                  <w:sz w:val="18"/>
                </w:rPr>
                <w:t>QPA</w:t>
              </w:r>
              <w:r>
                <w:rPr>
                  <w:rFonts w:hint="eastAsia"/>
                  <w:sz w:val="18"/>
                </w:rPr>
                <w:t>寄存器的访问</w:t>
              </w:r>
            </w:ins>
          </w:p>
        </w:tc>
      </w:tr>
      <w:tr w:rsidR="00066387" w14:paraId="60147206" w14:textId="77777777" w:rsidTr="00182448">
        <w:trPr>
          <w:ins w:id="2022" w:author="Shuqing Li (李树青)" w:date="2026-04-27T18:06:00Z"/>
        </w:trPr>
        <w:tc>
          <w:tcPr>
            <w:tcW w:w="1271" w:type="dxa"/>
            <w:tcBorders>
              <w:top w:val="single" w:sz="4" w:space="0" w:color="auto"/>
              <w:left w:val="single" w:sz="4" w:space="0" w:color="auto"/>
              <w:bottom w:val="single" w:sz="4" w:space="0" w:color="auto"/>
              <w:right w:val="single" w:sz="4" w:space="0" w:color="auto"/>
            </w:tcBorders>
          </w:tcPr>
          <w:p w14:paraId="7DCA7369" w14:textId="5BCAE507" w:rsidR="00066387" w:rsidRDefault="00066387" w:rsidP="00C349B4">
            <w:pPr>
              <w:pStyle w:val="a5"/>
              <w:ind w:firstLineChars="0" w:firstLine="0"/>
              <w:jc w:val="center"/>
              <w:rPr>
                <w:ins w:id="2023" w:author="Shuqing Li (李树青)" w:date="2026-04-27T18:06:00Z"/>
                <w:sz w:val="18"/>
              </w:rPr>
            </w:pPr>
            <w:ins w:id="2024" w:author="Shuqing Li (李树青)" w:date="2026-04-27T18:06:00Z">
              <w:r>
                <w:rPr>
                  <w:rFonts w:hint="eastAsia"/>
                  <w:sz w:val="18"/>
                </w:rPr>
                <w:t xml:space="preserve">AXI Master </w:t>
              </w:r>
            </w:ins>
            <w:r w:rsidR="008A4E88">
              <w:rPr>
                <w:rFonts w:hint="eastAsia"/>
                <w:sz w:val="18"/>
              </w:rPr>
              <w:t>3</w:t>
            </w:r>
          </w:p>
        </w:tc>
        <w:tc>
          <w:tcPr>
            <w:tcW w:w="851" w:type="dxa"/>
            <w:tcBorders>
              <w:top w:val="single" w:sz="4" w:space="0" w:color="auto"/>
              <w:left w:val="single" w:sz="4" w:space="0" w:color="auto"/>
              <w:bottom w:val="single" w:sz="4" w:space="0" w:color="auto"/>
              <w:right w:val="single" w:sz="4" w:space="0" w:color="auto"/>
            </w:tcBorders>
          </w:tcPr>
          <w:p w14:paraId="5ABA7303" w14:textId="0445FB12" w:rsidR="00066387" w:rsidRDefault="00066387" w:rsidP="00C349B4">
            <w:pPr>
              <w:pStyle w:val="a5"/>
              <w:ind w:firstLineChars="0" w:firstLine="0"/>
              <w:jc w:val="center"/>
              <w:rPr>
                <w:ins w:id="2025" w:author="Shuqing Li (李树青)" w:date="2026-04-27T18:06:00Z"/>
                <w:sz w:val="18"/>
              </w:rPr>
            </w:pPr>
            <w:ins w:id="2026" w:author="Shuqing Li (李树青)" w:date="2026-04-27T18:06:00Z">
              <w:r>
                <w:rPr>
                  <w:rFonts w:hint="eastAsia"/>
                  <w:sz w:val="18"/>
                </w:rPr>
                <w:t>1000</w:t>
              </w:r>
            </w:ins>
          </w:p>
        </w:tc>
        <w:tc>
          <w:tcPr>
            <w:tcW w:w="850" w:type="dxa"/>
            <w:tcBorders>
              <w:top w:val="single" w:sz="4" w:space="0" w:color="auto"/>
              <w:left w:val="single" w:sz="4" w:space="0" w:color="auto"/>
              <w:bottom w:val="single" w:sz="4" w:space="0" w:color="auto"/>
              <w:right w:val="single" w:sz="4" w:space="0" w:color="auto"/>
            </w:tcBorders>
          </w:tcPr>
          <w:p w14:paraId="3DDB1B46" w14:textId="1A6A3CFA" w:rsidR="00066387" w:rsidRDefault="00066387" w:rsidP="00C349B4">
            <w:pPr>
              <w:pStyle w:val="a5"/>
              <w:ind w:firstLineChars="0" w:firstLine="0"/>
              <w:jc w:val="center"/>
              <w:rPr>
                <w:ins w:id="2027" w:author="Shuqing Li (李树青)" w:date="2026-04-27T18:06:00Z"/>
                <w:sz w:val="18"/>
              </w:rPr>
            </w:pPr>
            <w:ins w:id="2028" w:author="Shuqing Li (李树青)" w:date="2026-04-27T18:06:00Z">
              <w:r>
                <w:rPr>
                  <w:rFonts w:hint="eastAsia"/>
                  <w:sz w:val="18"/>
                </w:rPr>
                <w:t>32</w:t>
              </w:r>
            </w:ins>
          </w:p>
        </w:tc>
        <w:tc>
          <w:tcPr>
            <w:tcW w:w="5324" w:type="dxa"/>
            <w:tcBorders>
              <w:top w:val="single" w:sz="4" w:space="0" w:color="auto"/>
              <w:left w:val="single" w:sz="4" w:space="0" w:color="auto"/>
              <w:bottom w:val="single" w:sz="4" w:space="0" w:color="auto"/>
              <w:right w:val="single" w:sz="4" w:space="0" w:color="auto"/>
            </w:tcBorders>
          </w:tcPr>
          <w:p w14:paraId="2947F19E" w14:textId="77777777" w:rsidR="00066387" w:rsidRDefault="00066387" w:rsidP="00C349B4">
            <w:pPr>
              <w:pStyle w:val="a5"/>
              <w:ind w:firstLineChars="0" w:firstLine="0"/>
              <w:rPr>
                <w:ins w:id="2029" w:author="Shuqing Li (李树青)" w:date="2026-04-27T18:07:00Z"/>
                <w:sz w:val="18"/>
              </w:rPr>
            </w:pPr>
            <w:ins w:id="2030" w:author="Shuqing Li (李树青)" w:date="2026-04-27T18:06:00Z">
              <w:r>
                <w:rPr>
                  <w:rFonts w:hint="eastAsia"/>
                  <w:sz w:val="18"/>
                </w:rPr>
                <w:t>该接口主要承担</w:t>
              </w:r>
            </w:ins>
            <w:ins w:id="2031" w:author="Shuqing Li (李树青)" w:date="2026-04-27T18:07:00Z">
              <w:r>
                <w:rPr>
                  <w:rFonts w:hint="eastAsia"/>
                  <w:sz w:val="18"/>
                </w:rPr>
                <w:t>以下数据交互：</w:t>
              </w:r>
            </w:ins>
          </w:p>
          <w:p w14:paraId="19B21676" w14:textId="7464BB60" w:rsidR="00066387" w:rsidRDefault="00066387">
            <w:pPr>
              <w:pStyle w:val="a5"/>
              <w:numPr>
                <w:ilvl w:val="0"/>
                <w:numId w:val="8"/>
              </w:numPr>
              <w:ind w:firstLineChars="0"/>
              <w:rPr>
                <w:ins w:id="2032" w:author="Shuqing Li (李树青)" w:date="2026-04-27T18:06:00Z"/>
                <w:sz w:val="18"/>
              </w:rPr>
              <w:pPrChange w:id="2033" w:author="Shuqing Li (李树青)" w:date="2026-04-27T18:07:00Z">
                <w:pPr>
                  <w:pStyle w:val="a5"/>
                  <w:ind w:firstLineChars="0" w:firstLine="0"/>
                </w:pPr>
              </w:pPrChange>
            </w:pPr>
            <w:ins w:id="2034" w:author="Shuqing Li (李树青)" w:date="2026-04-27T18:07:00Z">
              <w:r>
                <w:rPr>
                  <w:rFonts w:hint="eastAsia"/>
                  <w:sz w:val="18"/>
                </w:rPr>
                <w:t>输出</w:t>
              </w:r>
              <w:r>
                <w:rPr>
                  <w:rFonts w:hint="eastAsia"/>
                  <w:sz w:val="18"/>
                </w:rPr>
                <w:t>Trace</w:t>
              </w:r>
              <w:r>
                <w:rPr>
                  <w:rFonts w:hint="eastAsia"/>
                  <w:sz w:val="18"/>
                </w:rPr>
                <w:t>信息</w:t>
              </w:r>
            </w:ins>
          </w:p>
        </w:tc>
      </w:tr>
    </w:tbl>
    <w:p w14:paraId="2A530112" w14:textId="2BBA103C" w:rsidR="004007D4" w:rsidRDefault="004007D4" w:rsidP="004007D4">
      <w:pPr>
        <w:ind w:firstLineChars="200" w:firstLine="420"/>
      </w:pPr>
      <w:r>
        <w:rPr>
          <w:rFonts w:hint="eastAsia"/>
        </w:rPr>
        <w:t xml:space="preserve">AXI Master </w:t>
      </w:r>
      <w:r w:rsidR="001339A4">
        <w:rPr>
          <w:rFonts w:hint="eastAsia"/>
        </w:rPr>
        <w:t>1</w:t>
      </w:r>
      <w:r>
        <w:rPr>
          <w:rFonts w:hint="eastAsia"/>
        </w:rPr>
        <w:t>接口的</w:t>
      </w:r>
      <w:r w:rsidR="00914BB2">
        <w:rPr>
          <w:rFonts w:hint="eastAsia"/>
        </w:rPr>
        <w:t>aw</w:t>
      </w:r>
      <w:r>
        <w:rPr>
          <w:rFonts w:hint="eastAsia"/>
        </w:rPr>
        <w:t>user</w:t>
      </w:r>
      <w:r>
        <w:rPr>
          <w:rFonts w:hint="eastAsia"/>
        </w:rPr>
        <w:t>信号定义如下：</w:t>
      </w:r>
    </w:p>
    <w:p w14:paraId="5E990F0A" w14:textId="7BA88BC1" w:rsidR="00917933" w:rsidRDefault="00917933" w:rsidP="00917933">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2</w:t>
      </w:r>
      <w:r w:rsidR="00AC63EA">
        <w:fldChar w:fldCharType="end"/>
      </w:r>
      <w:r>
        <w:rPr>
          <w:rFonts w:hint="eastAsia"/>
        </w:rPr>
        <w:t xml:space="preserve"> AXI Master 1 </w:t>
      </w:r>
      <w:r w:rsidR="00914BB2">
        <w:rPr>
          <w:rFonts w:hint="eastAsia"/>
        </w:rPr>
        <w:t>aw</w:t>
      </w:r>
      <w:r>
        <w:rPr>
          <w:rFonts w:hint="eastAsia"/>
        </w:rPr>
        <w:t>user</w:t>
      </w:r>
      <w:r>
        <w:rPr>
          <w:rFonts w:hint="eastAsia"/>
        </w:rPr>
        <w:t>信号定义</w:t>
      </w:r>
    </w:p>
    <w:tbl>
      <w:tblPr>
        <w:tblStyle w:val="a6"/>
        <w:tblW w:w="8359" w:type="dxa"/>
        <w:tblLook w:val="04A0" w:firstRow="1" w:lastRow="0" w:firstColumn="1" w:lastColumn="0" w:noHBand="0" w:noVBand="1"/>
      </w:tblPr>
      <w:tblGrid>
        <w:gridCol w:w="1271"/>
        <w:gridCol w:w="850"/>
        <w:gridCol w:w="6238"/>
      </w:tblGrid>
      <w:tr w:rsidR="002C2F2F" w14:paraId="048E2898" w14:textId="77777777" w:rsidTr="002C2F2F">
        <w:tc>
          <w:tcPr>
            <w:tcW w:w="1271" w:type="dxa"/>
            <w:tcBorders>
              <w:top w:val="single" w:sz="4" w:space="0" w:color="auto"/>
              <w:left w:val="single" w:sz="4" w:space="0" w:color="auto"/>
              <w:bottom w:val="single" w:sz="4" w:space="0" w:color="auto"/>
              <w:right w:val="single" w:sz="4" w:space="0" w:color="auto"/>
            </w:tcBorders>
            <w:hideMark/>
          </w:tcPr>
          <w:p w14:paraId="356CEF57" w14:textId="77777777" w:rsidR="002C2F2F" w:rsidRDefault="002C2F2F" w:rsidP="00367BD4">
            <w:pPr>
              <w:pStyle w:val="a5"/>
              <w:ind w:firstLineChars="0" w:firstLine="0"/>
              <w:jc w:val="center"/>
              <w:rPr>
                <w:sz w:val="18"/>
              </w:rPr>
            </w:pPr>
            <w:r>
              <w:rPr>
                <w:rFonts w:hint="eastAsia"/>
                <w:sz w:val="18"/>
              </w:rPr>
              <w:t>名称</w:t>
            </w:r>
          </w:p>
        </w:tc>
        <w:tc>
          <w:tcPr>
            <w:tcW w:w="850" w:type="dxa"/>
            <w:tcBorders>
              <w:top w:val="single" w:sz="4" w:space="0" w:color="auto"/>
              <w:left w:val="single" w:sz="4" w:space="0" w:color="auto"/>
              <w:bottom w:val="single" w:sz="4" w:space="0" w:color="auto"/>
              <w:right w:val="single" w:sz="4" w:space="0" w:color="auto"/>
            </w:tcBorders>
            <w:hideMark/>
          </w:tcPr>
          <w:p w14:paraId="7E079B99" w14:textId="76DF9132" w:rsidR="002C2F2F" w:rsidRDefault="002C2F2F" w:rsidP="00367BD4">
            <w:pPr>
              <w:pStyle w:val="a5"/>
              <w:ind w:firstLineChars="0" w:firstLine="0"/>
              <w:jc w:val="center"/>
              <w:rPr>
                <w:sz w:val="18"/>
              </w:rPr>
            </w:pPr>
            <w:r w:rsidRPr="002C2F2F">
              <w:rPr>
                <w:rFonts w:hint="eastAsia"/>
                <w:sz w:val="18"/>
              </w:rPr>
              <w:t>位</w:t>
            </w:r>
          </w:p>
        </w:tc>
        <w:tc>
          <w:tcPr>
            <w:tcW w:w="6238" w:type="dxa"/>
            <w:tcBorders>
              <w:top w:val="single" w:sz="4" w:space="0" w:color="auto"/>
              <w:left w:val="single" w:sz="4" w:space="0" w:color="auto"/>
              <w:bottom w:val="single" w:sz="4" w:space="0" w:color="auto"/>
              <w:right w:val="single" w:sz="4" w:space="0" w:color="auto"/>
            </w:tcBorders>
            <w:hideMark/>
          </w:tcPr>
          <w:p w14:paraId="04E9487A" w14:textId="77777777" w:rsidR="002C2F2F" w:rsidRDefault="002C2F2F" w:rsidP="00367BD4">
            <w:pPr>
              <w:pStyle w:val="a5"/>
              <w:ind w:firstLineChars="0" w:firstLine="0"/>
              <w:jc w:val="center"/>
              <w:rPr>
                <w:sz w:val="18"/>
              </w:rPr>
            </w:pPr>
            <w:r w:rsidRPr="002C2F2F">
              <w:rPr>
                <w:rFonts w:hint="eastAsia"/>
                <w:sz w:val="18"/>
              </w:rPr>
              <w:t>功能描</w:t>
            </w:r>
            <w:r>
              <w:rPr>
                <w:rFonts w:hint="eastAsia"/>
                <w:sz w:val="18"/>
              </w:rPr>
              <w:t>述</w:t>
            </w:r>
          </w:p>
        </w:tc>
      </w:tr>
      <w:tr w:rsidR="00B60055" w14:paraId="76C8DAC7" w14:textId="77777777" w:rsidTr="00237A44">
        <w:tc>
          <w:tcPr>
            <w:tcW w:w="1271" w:type="dxa"/>
            <w:tcBorders>
              <w:top w:val="single" w:sz="4" w:space="0" w:color="auto"/>
              <w:left w:val="single" w:sz="4" w:space="0" w:color="auto"/>
              <w:bottom w:val="single" w:sz="4" w:space="0" w:color="auto"/>
              <w:right w:val="single" w:sz="4" w:space="0" w:color="auto"/>
            </w:tcBorders>
            <w:hideMark/>
          </w:tcPr>
          <w:p w14:paraId="5CB81281" w14:textId="23870380" w:rsidR="00B60055" w:rsidRDefault="00B60055" w:rsidP="00B60055">
            <w:pPr>
              <w:pStyle w:val="a5"/>
              <w:ind w:firstLineChars="0" w:firstLine="0"/>
              <w:jc w:val="center"/>
              <w:rPr>
                <w:sz w:val="18"/>
              </w:rPr>
            </w:pPr>
            <w:r>
              <w:rPr>
                <w:rFonts w:hint="eastAsia"/>
                <w:sz w:val="18"/>
              </w:rPr>
              <w:t>tlp_type</w:t>
            </w:r>
          </w:p>
        </w:tc>
        <w:tc>
          <w:tcPr>
            <w:tcW w:w="850" w:type="dxa"/>
            <w:tcBorders>
              <w:top w:val="single" w:sz="4" w:space="0" w:color="auto"/>
              <w:left w:val="single" w:sz="4" w:space="0" w:color="auto"/>
              <w:bottom w:val="single" w:sz="4" w:space="0" w:color="auto"/>
              <w:right w:val="single" w:sz="4" w:space="0" w:color="auto"/>
            </w:tcBorders>
          </w:tcPr>
          <w:p w14:paraId="5D235B8F" w14:textId="0D9E1A19" w:rsidR="00B60055" w:rsidRDefault="00B60055" w:rsidP="00B60055">
            <w:pPr>
              <w:pStyle w:val="a5"/>
              <w:ind w:firstLineChars="0" w:firstLine="0"/>
              <w:jc w:val="center"/>
              <w:rPr>
                <w:sz w:val="18"/>
              </w:rPr>
            </w:pPr>
            <w:r>
              <w:rPr>
                <w:rFonts w:hint="eastAsia"/>
                <w:sz w:val="18"/>
              </w:rPr>
              <w:t>5</w:t>
            </w:r>
          </w:p>
        </w:tc>
        <w:tc>
          <w:tcPr>
            <w:tcW w:w="6238" w:type="dxa"/>
            <w:tcBorders>
              <w:top w:val="single" w:sz="4" w:space="0" w:color="auto"/>
              <w:left w:val="single" w:sz="4" w:space="0" w:color="auto"/>
              <w:bottom w:val="single" w:sz="4" w:space="0" w:color="auto"/>
              <w:right w:val="single" w:sz="4" w:space="0" w:color="auto"/>
            </w:tcBorders>
          </w:tcPr>
          <w:p w14:paraId="6C904C37" w14:textId="5FE64BCE" w:rsidR="00B60055" w:rsidRDefault="00B96053" w:rsidP="00B60055">
            <w:pPr>
              <w:pStyle w:val="a5"/>
              <w:ind w:firstLineChars="0" w:firstLine="0"/>
              <w:rPr>
                <w:sz w:val="18"/>
              </w:rPr>
            </w:pPr>
            <w:r>
              <w:rPr>
                <w:rFonts w:hint="eastAsia"/>
                <w:sz w:val="18"/>
              </w:rPr>
              <w:t>待发送的</w:t>
            </w:r>
            <w:r>
              <w:rPr>
                <w:rFonts w:hint="eastAsia"/>
                <w:sz w:val="18"/>
              </w:rPr>
              <w:t>TLP</w:t>
            </w:r>
            <w:r w:rsidR="00B60055">
              <w:rPr>
                <w:rFonts w:hint="eastAsia"/>
                <w:sz w:val="18"/>
              </w:rPr>
              <w:t>包的</w:t>
            </w:r>
            <w:r w:rsidR="00B60055">
              <w:rPr>
                <w:rFonts w:hint="eastAsia"/>
                <w:sz w:val="18"/>
              </w:rPr>
              <w:t>Type</w:t>
            </w:r>
            <w:r w:rsidR="00B60055">
              <w:rPr>
                <w:rFonts w:hint="eastAsia"/>
                <w:sz w:val="18"/>
              </w:rPr>
              <w:t>字段。</w:t>
            </w:r>
          </w:p>
        </w:tc>
      </w:tr>
      <w:tr w:rsidR="00D36533" w14:paraId="5D99B557" w14:textId="77777777" w:rsidTr="002C2F2F">
        <w:tc>
          <w:tcPr>
            <w:tcW w:w="1271" w:type="dxa"/>
            <w:tcBorders>
              <w:top w:val="single" w:sz="4" w:space="0" w:color="auto"/>
              <w:left w:val="single" w:sz="4" w:space="0" w:color="auto"/>
              <w:bottom w:val="single" w:sz="4" w:space="0" w:color="auto"/>
              <w:right w:val="single" w:sz="4" w:space="0" w:color="auto"/>
            </w:tcBorders>
          </w:tcPr>
          <w:p w14:paraId="127E0DCA" w14:textId="695CDC86" w:rsidR="00D36533" w:rsidRDefault="00D36533" w:rsidP="00D36533">
            <w:pPr>
              <w:pStyle w:val="a5"/>
              <w:ind w:firstLineChars="0" w:firstLine="0"/>
              <w:jc w:val="center"/>
              <w:rPr>
                <w:sz w:val="18"/>
              </w:rPr>
            </w:pPr>
            <w:r>
              <w:rPr>
                <w:rFonts w:hint="eastAsia"/>
                <w:sz w:val="18"/>
              </w:rPr>
              <w:t>pasid</w:t>
            </w:r>
          </w:p>
        </w:tc>
        <w:tc>
          <w:tcPr>
            <w:tcW w:w="850" w:type="dxa"/>
            <w:tcBorders>
              <w:top w:val="single" w:sz="4" w:space="0" w:color="auto"/>
              <w:left w:val="single" w:sz="4" w:space="0" w:color="auto"/>
              <w:bottom w:val="single" w:sz="4" w:space="0" w:color="auto"/>
              <w:right w:val="single" w:sz="4" w:space="0" w:color="auto"/>
            </w:tcBorders>
          </w:tcPr>
          <w:p w14:paraId="23F701E7" w14:textId="2A84EC47" w:rsidR="00D36533" w:rsidRDefault="00D36533" w:rsidP="00D36533">
            <w:pPr>
              <w:pStyle w:val="a5"/>
              <w:ind w:firstLineChars="0" w:firstLine="0"/>
              <w:jc w:val="center"/>
              <w:rPr>
                <w:sz w:val="18"/>
              </w:rPr>
            </w:pPr>
            <w:r>
              <w:rPr>
                <w:rFonts w:hint="eastAsia"/>
                <w:sz w:val="18"/>
              </w:rPr>
              <w:t>32</w:t>
            </w:r>
          </w:p>
        </w:tc>
        <w:tc>
          <w:tcPr>
            <w:tcW w:w="6238" w:type="dxa"/>
            <w:tcBorders>
              <w:top w:val="single" w:sz="4" w:space="0" w:color="auto"/>
              <w:left w:val="single" w:sz="4" w:space="0" w:color="auto"/>
              <w:bottom w:val="single" w:sz="4" w:space="0" w:color="auto"/>
              <w:right w:val="single" w:sz="4" w:space="0" w:color="auto"/>
            </w:tcBorders>
          </w:tcPr>
          <w:p w14:paraId="5610CD1D" w14:textId="2121E79F" w:rsidR="00D36533" w:rsidRPr="008B2778" w:rsidRDefault="006C5E60" w:rsidP="00D36533">
            <w:pPr>
              <w:pStyle w:val="a5"/>
              <w:ind w:firstLineChars="0" w:firstLine="0"/>
              <w:rPr>
                <w:sz w:val="18"/>
              </w:rPr>
            </w:pPr>
            <w:r>
              <w:rPr>
                <w:rFonts w:hint="eastAsia"/>
                <w:sz w:val="18"/>
              </w:rPr>
              <w:t>待发送的</w:t>
            </w:r>
            <w:r>
              <w:rPr>
                <w:rFonts w:hint="eastAsia"/>
                <w:sz w:val="18"/>
              </w:rPr>
              <w:t>TLP</w:t>
            </w:r>
            <w:r>
              <w:rPr>
                <w:rFonts w:hint="eastAsia"/>
                <w:sz w:val="18"/>
              </w:rPr>
              <w:t>包</w:t>
            </w:r>
            <w:r w:rsidR="00D36533">
              <w:rPr>
                <w:rFonts w:hint="eastAsia"/>
                <w:sz w:val="18"/>
              </w:rPr>
              <w:t>的</w:t>
            </w:r>
            <w:r w:rsidR="00D36533">
              <w:rPr>
                <w:rFonts w:hint="eastAsia"/>
                <w:sz w:val="18"/>
              </w:rPr>
              <w:t>Prefix TLP</w:t>
            </w:r>
            <w:r w:rsidR="00D36533">
              <w:rPr>
                <w:rFonts w:hint="eastAsia"/>
                <w:sz w:val="18"/>
              </w:rPr>
              <w:t>。如果</w:t>
            </w:r>
            <w:r>
              <w:rPr>
                <w:rFonts w:hint="eastAsia"/>
                <w:sz w:val="18"/>
              </w:rPr>
              <w:t>需要向设备发送</w:t>
            </w:r>
            <w:r>
              <w:rPr>
                <w:rFonts w:hint="eastAsia"/>
                <w:sz w:val="18"/>
              </w:rPr>
              <w:t>PASID</w:t>
            </w:r>
            <w:r>
              <w:rPr>
                <w:rFonts w:hint="eastAsia"/>
                <w:sz w:val="18"/>
              </w:rPr>
              <w:t>，则需要根据</w:t>
            </w:r>
            <w:r>
              <w:rPr>
                <w:rFonts w:hint="eastAsia"/>
                <w:sz w:val="18"/>
              </w:rPr>
              <w:t>PCIe</w:t>
            </w:r>
            <w:r>
              <w:rPr>
                <w:rFonts w:hint="eastAsia"/>
                <w:sz w:val="18"/>
              </w:rPr>
              <w:t>协议定义的</w:t>
            </w:r>
            <w:r>
              <w:rPr>
                <w:rFonts w:hint="eastAsia"/>
                <w:sz w:val="18"/>
              </w:rPr>
              <w:t>PASID Prefix</w:t>
            </w:r>
            <w:r>
              <w:rPr>
                <w:rFonts w:hint="eastAsia"/>
                <w:sz w:val="18"/>
              </w:rPr>
              <w:t>的数据格式从该接口发送；如果不需要发送</w:t>
            </w:r>
            <w:r>
              <w:rPr>
                <w:rFonts w:hint="eastAsia"/>
                <w:sz w:val="18"/>
              </w:rPr>
              <w:t>PASID</w:t>
            </w:r>
            <w:r>
              <w:rPr>
                <w:rFonts w:hint="eastAsia"/>
                <w:sz w:val="18"/>
              </w:rPr>
              <w:t>，需要向该字段发送全</w:t>
            </w:r>
            <w:r>
              <w:rPr>
                <w:rFonts w:hint="eastAsia"/>
                <w:sz w:val="18"/>
              </w:rPr>
              <w:t>1</w:t>
            </w:r>
            <w:r>
              <w:rPr>
                <w:rFonts w:hint="eastAsia"/>
                <w:sz w:val="18"/>
              </w:rPr>
              <w:t>（待定）</w:t>
            </w:r>
            <w:r w:rsidR="00D36533">
              <w:rPr>
                <w:rFonts w:hint="eastAsia"/>
                <w:sz w:val="18"/>
              </w:rPr>
              <w:t>。</w:t>
            </w:r>
          </w:p>
        </w:tc>
      </w:tr>
      <w:tr w:rsidR="0094507B" w14:paraId="3367B338" w14:textId="77777777" w:rsidTr="002C2F2F">
        <w:tc>
          <w:tcPr>
            <w:tcW w:w="1271" w:type="dxa"/>
            <w:tcBorders>
              <w:top w:val="single" w:sz="4" w:space="0" w:color="auto"/>
              <w:left w:val="single" w:sz="4" w:space="0" w:color="auto"/>
              <w:bottom w:val="single" w:sz="4" w:space="0" w:color="auto"/>
              <w:right w:val="single" w:sz="4" w:space="0" w:color="auto"/>
            </w:tcBorders>
          </w:tcPr>
          <w:p w14:paraId="6CCEA258" w14:textId="11523C46" w:rsidR="0094507B" w:rsidRDefault="0094507B" w:rsidP="0094507B">
            <w:pPr>
              <w:pStyle w:val="a5"/>
              <w:ind w:firstLineChars="0" w:firstLine="0"/>
              <w:jc w:val="center"/>
              <w:rPr>
                <w:sz w:val="18"/>
              </w:rPr>
            </w:pPr>
            <w:r>
              <w:rPr>
                <w:rFonts w:hint="eastAsia"/>
                <w:sz w:val="18"/>
              </w:rPr>
              <w:t>msg_code</w:t>
            </w:r>
          </w:p>
        </w:tc>
        <w:tc>
          <w:tcPr>
            <w:tcW w:w="850" w:type="dxa"/>
            <w:tcBorders>
              <w:top w:val="single" w:sz="4" w:space="0" w:color="auto"/>
              <w:left w:val="single" w:sz="4" w:space="0" w:color="auto"/>
              <w:bottom w:val="single" w:sz="4" w:space="0" w:color="auto"/>
              <w:right w:val="single" w:sz="4" w:space="0" w:color="auto"/>
            </w:tcBorders>
          </w:tcPr>
          <w:p w14:paraId="2ED63F98" w14:textId="1ADF06E0" w:rsidR="0094507B" w:rsidRDefault="0094507B" w:rsidP="0094507B">
            <w:pPr>
              <w:pStyle w:val="a5"/>
              <w:ind w:firstLineChars="0" w:firstLine="0"/>
              <w:jc w:val="center"/>
              <w:rPr>
                <w:sz w:val="18"/>
              </w:rPr>
            </w:pPr>
            <w:r>
              <w:rPr>
                <w:rFonts w:hint="eastAsia"/>
                <w:sz w:val="18"/>
              </w:rPr>
              <w:t>8</w:t>
            </w:r>
          </w:p>
        </w:tc>
        <w:tc>
          <w:tcPr>
            <w:tcW w:w="6238" w:type="dxa"/>
            <w:tcBorders>
              <w:top w:val="single" w:sz="4" w:space="0" w:color="auto"/>
              <w:left w:val="single" w:sz="4" w:space="0" w:color="auto"/>
              <w:bottom w:val="single" w:sz="4" w:space="0" w:color="auto"/>
              <w:right w:val="single" w:sz="4" w:space="0" w:color="auto"/>
            </w:tcBorders>
          </w:tcPr>
          <w:p w14:paraId="6C527BE3" w14:textId="518682B2" w:rsidR="0094507B" w:rsidRDefault="0094507B" w:rsidP="0094507B">
            <w:pPr>
              <w:pStyle w:val="a5"/>
              <w:ind w:firstLineChars="0" w:firstLine="0"/>
              <w:rPr>
                <w:sz w:val="18"/>
              </w:rPr>
            </w:pPr>
            <w:r>
              <w:rPr>
                <w:rFonts w:hint="eastAsia"/>
                <w:sz w:val="18"/>
              </w:rPr>
              <w:t>待发送的</w:t>
            </w:r>
            <w:r w:rsidR="007114BD">
              <w:rPr>
                <w:rFonts w:hint="eastAsia"/>
                <w:sz w:val="18"/>
              </w:rPr>
              <w:t xml:space="preserve">Message </w:t>
            </w:r>
            <w:r>
              <w:rPr>
                <w:rFonts w:hint="eastAsia"/>
                <w:sz w:val="18"/>
              </w:rPr>
              <w:t>TLP</w:t>
            </w:r>
            <w:r>
              <w:rPr>
                <w:rFonts w:hint="eastAsia"/>
                <w:sz w:val="18"/>
              </w:rPr>
              <w:t>包的</w:t>
            </w:r>
            <w:r>
              <w:rPr>
                <w:rFonts w:hint="eastAsia"/>
                <w:sz w:val="18"/>
              </w:rPr>
              <w:t>Message Code</w:t>
            </w:r>
            <w:r>
              <w:rPr>
                <w:rFonts w:hint="eastAsia"/>
                <w:sz w:val="18"/>
              </w:rPr>
              <w:t>字段。</w:t>
            </w:r>
          </w:p>
        </w:tc>
      </w:tr>
      <w:tr w:rsidR="007114BD" w14:paraId="337B50A0" w14:textId="77777777" w:rsidTr="002C2F2F">
        <w:tc>
          <w:tcPr>
            <w:tcW w:w="1271" w:type="dxa"/>
            <w:tcBorders>
              <w:top w:val="single" w:sz="4" w:space="0" w:color="auto"/>
              <w:left w:val="single" w:sz="4" w:space="0" w:color="auto"/>
              <w:bottom w:val="single" w:sz="4" w:space="0" w:color="auto"/>
              <w:right w:val="single" w:sz="4" w:space="0" w:color="auto"/>
            </w:tcBorders>
          </w:tcPr>
          <w:p w14:paraId="4EC81FA8" w14:textId="391367C1" w:rsidR="007114BD" w:rsidRDefault="007114BD" w:rsidP="007114BD">
            <w:pPr>
              <w:pStyle w:val="a5"/>
              <w:ind w:firstLineChars="0" w:firstLine="0"/>
              <w:jc w:val="center"/>
              <w:rPr>
                <w:sz w:val="18"/>
              </w:rPr>
            </w:pPr>
            <w:r>
              <w:rPr>
                <w:rFonts w:hint="eastAsia"/>
                <w:sz w:val="18"/>
              </w:rPr>
              <w:t>tag</w:t>
            </w:r>
          </w:p>
        </w:tc>
        <w:tc>
          <w:tcPr>
            <w:tcW w:w="850" w:type="dxa"/>
            <w:tcBorders>
              <w:top w:val="single" w:sz="4" w:space="0" w:color="auto"/>
              <w:left w:val="single" w:sz="4" w:space="0" w:color="auto"/>
              <w:bottom w:val="single" w:sz="4" w:space="0" w:color="auto"/>
              <w:right w:val="single" w:sz="4" w:space="0" w:color="auto"/>
            </w:tcBorders>
          </w:tcPr>
          <w:p w14:paraId="6E735F72" w14:textId="38803154" w:rsidR="007114BD" w:rsidRDefault="007114BD" w:rsidP="007114BD">
            <w:pPr>
              <w:pStyle w:val="a5"/>
              <w:ind w:firstLineChars="0" w:firstLine="0"/>
              <w:jc w:val="center"/>
              <w:rPr>
                <w:sz w:val="18"/>
              </w:rPr>
            </w:pPr>
            <w:r>
              <w:rPr>
                <w:rFonts w:hint="eastAsia"/>
                <w:sz w:val="18"/>
              </w:rPr>
              <w:t>10</w:t>
            </w:r>
          </w:p>
        </w:tc>
        <w:tc>
          <w:tcPr>
            <w:tcW w:w="6238" w:type="dxa"/>
            <w:tcBorders>
              <w:top w:val="single" w:sz="4" w:space="0" w:color="auto"/>
              <w:left w:val="single" w:sz="4" w:space="0" w:color="auto"/>
              <w:bottom w:val="single" w:sz="4" w:space="0" w:color="auto"/>
              <w:right w:val="single" w:sz="4" w:space="0" w:color="auto"/>
            </w:tcBorders>
          </w:tcPr>
          <w:p w14:paraId="5B219C70" w14:textId="3050DA2A" w:rsidR="007114BD" w:rsidRDefault="007114BD" w:rsidP="007114BD">
            <w:pPr>
              <w:pStyle w:val="a5"/>
              <w:ind w:firstLineChars="0" w:firstLine="0"/>
              <w:rPr>
                <w:sz w:val="18"/>
              </w:rPr>
            </w:pPr>
            <w:r>
              <w:rPr>
                <w:rFonts w:hint="eastAsia"/>
                <w:sz w:val="18"/>
              </w:rPr>
              <w:t>待发送的</w:t>
            </w:r>
            <w:r>
              <w:rPr>
                <w:rFonts w:hint="eastAsia"/>
                <w:sz w:val="18"/>
              </w:rPr>
              <w:t>Message TLP</w:t>
            </w:r>
            <w:r>
              <w:rPr>
                <w:rFonts w:hint="eastAsia"/>
                <w:sz w:val="18"/>
              </w:rPr>
              <w:t>包的</w:t>
            </w:r>
            <w:r>
              <w:rPr>
                <w:rFonts w:hint="eastAsia"/>
                <w:sz w:val="18"/>
              </w:rPr>
              <w:t>Tag</w:t>
            </w:r>
            <w:r>
              <w:rPr>
                <w:rFonts w:hint="eastAsia"/>
                <w:sz w:val="18"/>
              </w:rPr>
              <w:t>字段。</w:t>
            </w:r>
          </w:p>
        </w:tc>
      </w:tr>
      <w:tr w:rsidR="002C2F2F" w14:paraId="79C4243E" w14:textId="77777777" w:rsidTr="002C2F2F">
        <w:tc>
          <w:tcPr>
            <w:tcW w:w="1271" w:type="dxa"/>
            <w:tcBorders>
              <w:top w:val="single" w:sz="4" w:space="0" w:color="auto"/>
              <w:left w:val="single" w:sz="4" w:space="0" w:color="auto"/>
              <w:bottom w:val="single" w:sz="4" w:space="0" w:color="auto"/>
              <w:right w:val="single" w:sz="4" w:space="0" w:color="auto"/>
            </w:tcBorders>
          </w:tcPr>
          <w:p w14:paraId="2C5339A5" w14:textId="5F95C448" w:rsidR="002C2F2F" w:rsidRPr="007114BD" w:rsidRDefault="007114BD" w:rsidP="00367BD4">
            <w:pPr>
              <w:pStyle w:val="a5"/>
              <w:ind w:firstLineChars="0" w:firstLine="0"/>
              <w:jc w:val="center"/>
              <w:rPr>
                <w:sz w:val="18"/>
              </w:rPr>
            </w:pPr>
            <w:r>
              <w:rPr>
                <w:rFonts w:hint="eastAsia"/>
                <w:sz w:val="18"/>
              </w:rPr>
              <w:t>msg_34dw</w:t>
            </w:r>
          </w:p>
        </w:tc>
        <w:tc>
          <w:tcPr>
            <w:tcW w:w="850" w:type="dxa"/>
            <w:tcBorders>
              <w:top w:val="single" w:sz="4" w:space="0" w:color="auto"/>
              <w:left w:val="single" w:sz="4" w:space="0" w:color="auto"/>
              <w:bottom w:val="single" w:sz="4" w:space="0" w:color="auto"/>
              <w:right w:val="single" w:sz="4" w:space="0" w:color="auto"/>
            </w:tcBorders>
          </w:tcPr>
          <w:p w14:paraId="4FFEDE9D" w14:textId="5103AF43" w:rsidR="002C2F2F" w:rsidRDefault="007114BD" w:rsidP="00367BD4">
            <w:pPr>
              <w:pStyle w:val="a5"/>
              <w:ind w:firstLineChars="0" w:firstLine="0"/>
              <w:jc w:val="center"/>
              <w:rPr>
                <w:sz w:val="18"/>
              </w:rPr>
            </w:pPr>
            <w:r>
              <w:rPr>
                <w:rFonts w:hint="eastAsia"/>
                <w:sz w:val="18"/>
              </w:rPr>
              <w:t>64</w:t>
            </w:r>
          </w:p>
        </w:tc>
        <w:tc>
          <w:tcPr>
            <w:tcW w:w="6238" w:type="dxa"/>
            <w:tcBorders>
              <w:top w:val="single" w:sz="4" w:space="0" w:color="auto"/>
              <w:left w:val="single" w:sz="4" w:space="0" w:color="auto"/>
              <w:bottom w:val="single" w:sz="4" w:space="0" w:color="auto"/>
              <w:right w:val="single" w:sz="4" w:space="0" w:color="auto"/>
            </w:tcBorders>
          </w:tcPr>
          <w:p w14:paraId="7FAF0E4A" w14:textId="70180D36" w:rsidR="002C2F2F" w:rsidRDefault="007114BD" w:rsidP="00367BD4">
            <w:pPr>
              <w:pStyle w:val="a5"/>
              <w:ind w:firstLineChars="0" w:firstLine="0"/>
              <w:rPr>
                <w:sz w:val="18"/>
              </w:rPr>
            </w:pPr>
            <w:r>
              <w:rPr>
                <w:rFonts w:hint="eastAsia"/>
                <w:sz w:val="18"/>
              </w:rPr>
              <w:t>待发送的</w:t>
            </w:r>
            <w:r>
              <w:rPr>
                <w:rFonts w:hint="eastAsia"/>
                <w:sz w:val="18"/>
              </w:rPr>
              <w:t>TLP</w:t>
            </w:r>
            <w:r>
              <w:rPr>
                <w:rFonts w:hint="eastAsia"/>
                <w:sz w:val="18"/>
              </w:rPr>
              <w:t>包的</w:t>
            </w:r>
            <w:r w:rsidR="00360F3F">
              <w:rPr>
                <w:rFonts w:hint="eastAsia"/>
                <w:sz w:val="18"/>
              </w:rPr>
              <w:t>Byte 8~ Byte 15</w:t>
            </w:r>
            <w:r>
              <w:rPr>
                <w:rFonts w:hint="eastAsia"/>
                <w:sz w:val="18"/>
              </w:rPr>
              <w:t>。</w:t>
            </w:r>
          </w:p>
        </w:tc>
      </w:tr>
    </w:tbl>
    <w:p w14:paraId="6878A8DC" w14:textId="3FF57EA2" w:rsidR="001339A4" w:rsidRDefault="001339A4" w:rsidP="001339A4">
      <w:pPr>
        <w:ind w:firstLineChars="200" w:firstLine="420"/>
      </w:pPr>
      <w:r>
        <w:rPr>
          <w:rFonts w:hint="eastAsia"/>
        </w:rPr>
        <w:t>AXI Slave 0</w:t>
      </w:r>
      <w:r>
        <w:rPr>
          <w:rFonts w:hint="eastAsia"/>
        </w:rPr>
        <w:t>接口的</w:t>
      </w:r>
      <w:r w:rsidR="0078509E">
        <w:rPr>
          <w:rFonts w:hint="eastAsia"/>
        </w:rPr>
        <w:t>aw</w:t>
      </w:r>
      <w:r>
        <w:rPr>
          <w:rFonts w:hint="eastAsia"/>
        </w:rPr>
        <w:t>user</w:t>
      </w:r>
      <w:r>
        <w:rPr>
          <w:rFonts w:hint="eastAsia"/>
        </w:rPr>
        <w:t>信号定义如下：</w:t>
      </w:r>
    </w:p>
    <w:p w14:paraId="0897E0A5" w14:textId="28BAA5F8" w:rsidR="00917933" w:rsidRDefault="00917933" w:rsidP="00917933">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3</w:t>
      </w:r>
      <w:r w:rsidR="00AC63EA">
        <w:fldChar w:fldCharType="end"/>
      </w:r>
      <w:r>
        <w:rPr>
          <w:rFonts w:hint="eastAsia"/>
        </w:rPr>
        <w:t xml:space="preserve"> AXI Slave 0 </w:t>
      </w:r>
      <w:r w:rsidR="00195241">
        <w:rPr>
          <w:rFonts w:hint="eastAsia"/>
        </w:rPr>
        <w:t>a</w:t>
      </w:r>
      <w:r w:rsidR="002831CB">
        <w:rPr>
          <w:rFonts w:hint="eastAsia"/>
        </w:rPr>
        <w:t>w</w:t>
      </w:r>
      <w:r>
        <w:rPr>
          <w:rFonts w:hint="eastAsia"/>
        </w:rPr>
        <w:t>user</w:t>
      </w:r>
      <w:r>
        <w:rPr>
          <w:rFonts w:hint="eastAsia"/>
        </w:rPr>
        <w:t>信号定义</w:t>
      </w:r>
    </w:p>
    <w:tbl>
      <w:tblPr>
        <w:tblStyle w:val="a6"/>
        <w:tblW w:w="8359" w:type="dxa"/>
        <w:tblLook w:val="04A0" w:firstRow="1" w:lastRow="0" w:firstColumn="1" w:lastColumn="0" w:noHBand="0" w:noVBand="1"/>
      </w:tblPr>
      <w:tblGrid>
        <w:gridCol w:w="1271"/>
        <w:gridCol w:w="850"/>
        <w:gridCol w:w="6238"/>
      </w:tblGrid>
      <w:tr w:rsidR="001339A4" w14:paraId="1EB2AD0A" w14:textId="77777777" w:rsidTr="0064131A">
        <w:tc>
          <w:tcPr>
            <w:tcW w:w="1271" w:type="dxa"/>
            <w:tcBorders>
              <w:top w:val="single" w:sz="4" w:space="0" w:color="auto"/>
              <w:left w:val="single" w:sz="4" w:space="0" w:color="auto"/>
              <w:bottom w:val="single" w:sz="4" w:space="0" w:color="auto"/>
              <w:right w:val="single" w:sz="4" w:space="0" w:color="auto"/>
            </w:tcBorders>
            <w:hideMark/>
          </w:tcPr>
          <w:p w14:paraId="77F2E8D2" w14:textId="77777777" w:rsidR="001339A4" w:rsidRDefault="001339A4" w:rsidP="0064131A">
            <w:pPr>
              <w:pStyle w:val="a5"/>
              <w:ind w:firstLineChars="0" w:firstLine="0"/>
              <w:jc w:val="center"/>
              <w:rPr>
                <w:sz w:val="18"/>
              </w:rPr>
            </w:pPr>
            <w:r>
              <w:rPr>
                <w:rFonts w:hint="eastAsia"/>
                <w:sz w:val="18"/>
              </w:rPr>
              <w:t>名称</w:t>
            </w:r>
          </w:p>
        </w:tc>
        <w:tc>
          <w:tcPr>
            <w:tcW w:w="850" w:type="dxa"/>
            <w:tcBorders>
              <w:top w:val="single" w:sz="4" w:space="0" w:color="auto"/>
              <w:left w:val="single" w:sz="4" w:space="0" w:color="auto"/>
              <w:bottom w:val="single" w:sz="4" w:space="0" w:color="auto"/>
              <w:right w:val="single" w:sz="4" w:space="0" w:color="auto"/>
            </w:tcBorders>
            <w:hideMark/>
          </w:tcPr>
          <w:p w14:paraId="3CDAA585" w14:textId="77777777" w:rsidR="001339A4" w:rsidRDefault="001339A4" w:rsidP="0064131A">
            <w:pPr>
              <w:pStyle w:val="a5"/>
              <w:ind w:firstLineChars="0" w:firstLine="0"/>
              <w:jc w:val="center"/>
              <w:rPr>
                <w:sz w:val="18"/>
              </w:rPr>
            </w:pPr>
            <w:r w:rsidRPr="002C2F2F">
              <w:rPr>
                <w:rFonts w:hint="eastAsia"/>
                <w:sz w:val="18"/>
              </w:rPr>
              <w:t>位</w:t>
            </w:r>
          </w:p>
        </w:tc>
        <w:tc>
          <w:tcPr>
            <w:tcW w:w="6238" w:type="dxa"/>
            <w:tcBorders>
              <w:top w:val="single" w:sz="4" w:space="0" w:color="auto"/>
              <w:left w:val="single" w:sz="4" w:space="0" w:color="auto"/>
              <w:bottom w:val="single" w:sz="4" w:space="0" w:color="auto"/>
              <w:right w:val="single" w:sz="4" w:space="0" w:color="auto"/>
            </w:tcBorders>
            <w:hideMark/>
          </w:tcPr>
          <w:p w14:paraId="2B0CA214" w14:textId="77777777" w:rsidR="001339A4" w:rsidRDefault="001339A4" w:rsidP="0064131A">
            <w:pPr>
              <w:pStyle w:val="a5"/>
              <w:ind w:firstLineChars="0" w:firstLine="0"/>
              <w:jc w:val="center"/>
              <w:rPr>
                <w:sz w:val="18"/>
              </w:rPr>
            </w:pPr>
            <w:r w:rsidRPr="002C2F2F">
              <w:rPr>
                <w:rFonts w:hint="eastAsia"/>
                <w:sz w:val="18"/>
              </w:rPr>
              <w:t>功能描</w:t>
            </w:r>
            <w:r>
              <w:rPr>
                <w:rFonts w:hint="eastAsia"/>
                <w:sz w:val="18"/>
              </w:rPr>
              <w:t>述</w:t>
            </w:r>
          </w:p>
        </w:tc>
      </w:tr>
      <w:tr w:rsidR="00D11560" w14:paraId="35FB5C31" w14:textId="77777777" w:rsidTr="0064131A">
        <w:tc>
          <w:tcPr>
            <w:tcW w:w="1271" w:type="dxa"/>
            <w:tcBorders>
              <w:top w:val="single" w:sz="4" w:space="0" w:color="auto"/>
              <w:left w:val="single" w:sz="4" w:space="0" w:color="auto"/>
              <w:bottom w:val="single" w:sz="4" w:space="0" w:color="auto"/>
              <w:right w:val="single" w:sz="4" w:space="0" w:color="auto"/>
            </w:tcBorders>
          </w:tcPr>
          <w:p w14:paraId="1F1DDD47" w14:textId="44F3103C" w:rsidR="00D11560" w:rsidRDefault="00D11560" w:rsidP="0064131A">
            <w:pPr>
              <w:pStyle w:val="a5"/>
              <w:ind w:firstLineChars="0" w:firstLine="0"/>
              <w:jc w:val="center"/>
              <w:rPr>
                <w:sz w:val="18"/>
              </w:rPr>
            </w:pPr>
            <w:r>
              <w:rPr>
                <w:rFonts w:hint="eastAsia"/>
                <w:sz w:val="18"/>
              </w:rPr>
              <w:t>segid</w:t>
            </w:r>
          </w:p>
        </w:tc>
        <w:tc>
          <w:tcPr>
            <w:tcW w:w="850" w:type="dxa"/>
            <w:tcBorders>
              <w:top w:val="single" w:sz="4" w:space="0" w:color="auto"/>
              <w:left w:val="single" w:sz="4" w:space="0" w:color="auto"/>
              <w:bottom w:val="single" w:sz="4" w:space="0" w:color="auto"/>
              <w:right w:val="single" w:sz="4" w:space="0" w:color="auto"/>
            </w:tcBorders>
          </w:tcPr>
          <w:p w14:paraId="57BEA18B" w14:textId="3BC2A277" w:rsidR="00D11560" w:rsidRDefault="00D11560" w:rsidP="0064131A">
            <w:pPr>
              <w:pStyle w:val="a5"/>
              <w:ind w:firstLineChars="0" w:firstLine="0"/>
              <w:jc w:val="center"/>
              <w:rPr>
                <w:sz w:val="18"/>
              </w:rPr>
            </w:pPr>
            <w:r>
              <w:rPr>
                <w:rFonts w:hint="eastAsia"/>
                <w:sz w:val="18"/>
              </w:rPr>
              <w:t>8</w:t>
            </w:r>
          </w:p>
        </w:tc>
        <w:tc>
          <w:tcPr>
            <w:tcW w:w="6238" w:type="dxa"/>
            <w:tcBorders>
              <w:top w:val="single" w:sz="4" w:space="0" w:color="auto"/>
              <w:left w:val="single" w:sz="4" w:space="0" w:color="auto"/>
              <w:bottom w:val="single" w:sz="4" w:space="0" w:color="auto"/>
              <w:right w:val="single" w:sz="4" w:space="0" w:color="auto"/>
            </w:tcBorders>
          </w:tcPr>
          <w:p w14:paraId="4748268A" w14:textId="403A50B1" w:rsidR="00D11560" w:rsidRPr="002C2F2F" w:rsidRDefault="00756CF1" w:rsidP="004F6EF1">
            <w:pPr>
              <w:pStyle w:val="a5"/>
              <w:ind w:firstLineChars="0" w:firstLine="0"/>
              <w:jc w:val="left"/>
              <w:rPr>
                <w:sz w:val="18"/>
              </w:rPr>
            </w:pPr>
            <w:r>
              <w:rPr>
                <w:rFonts w:hint="eastAsia"/>
                <w:sz w:val="18"/>
              </w:rPr>
              <w:t>Segment ID</w:t>
            </w:r>
            <w:r>
              <w:rPr>
                <w:rFonts w:hint="eastAsia"/>
                <w:sz w:val="18"/>
              </w:rPr>
              <w:t>，在多</w:t>
            </w:r>
            <w:r>
              <w:rPr>
                <w:rFonts w:hint="eastAsia"/>
                <w:sz w:val="18"/>
              </w:rPr>
              <w:t>RC</w:t>
            </w:r>
            <w:r>
              <w:rPr>
                <w:rFonts w:hint="eastAsia"/>
                <w:sz w:val="18"/>
              </w:rPr>
              <w:t>模式下</w:t>
            </w:r>
            <w:r w:rsidR="00B07EE2">
              <w:rPr>
                <w:rFonts w:hint="eastAsia"/>
                <w:sz w:val="18"/>
              </w:rPr>
              <w:t>，该字段与</w:t>
            </w:r>
            <w:r w:rsidR="00B07EE2">
              <w:rPr>
                <w:rFonts w:hint="eastAsia"/>
                <w:sz w:val="18"/>
              </w:rPr>
              <w:t>rid</w:t>
            </w:r>
            <w:r w:rsidR="00B07EE2">
              <w:rPr>
                <w:rFonts w:hint="eastAsia"/>
                <w:sz w:val="18"/>
              </w:rPr>
              <w:t>字段共同确定该请求的发送设备；在单</w:t>
            </w:r>
            <w:r w:rsidR="00B07EE2">
              <w:rPr>
                <w:rFonts w:hint="eastAsia"/>
                <w:sz w:val="18"/>
              </w:rPr>
              <w:t>RC</w:t>
            </w:r>
            <w:r w:rsidR="00B07EE2">
              <w:rPr>
                <w:rFonts w:hint="eastAsia"/>
                <w:sz w:val="18"/>
              </w:rPr>
              <w:t>模式下，该字段</w:t>
            </w:r>
            <w:r w:rsidR="00CC1FE5">
              <w:rPr>
                <w:rFonts w:hint="eastAsia"/>
                <w:sz w:val="18"/>
              </w:rPr>
              <w:t>需要</w:t>
            </w:r>
            <w:r w:rsidR="00B07EE2">
              <w:rPr>
                <w:rFonts w:hint="eastAsia"/>
                <w:sz w:val="18"/>
              </w:rPr>
              <w:t>被忽略</w:t>
            </w:r>
            <w:r w:rsidR="00CC1FE5">
              <w:rPr>
                <w:rFonts w:hint="eastAsia"/>
                <w:sz w:val="18"/>
              </w:rPr>
              <w:t>，</w:t>
            </w:r>
            <w:r w:rsidR="00CC1FE5">
              <w:rPr>
                <w:rFonts w:hint="eastAsia"/>
                <w:sz w:val="18"/>
              </w:rPr>
              <w:t>IOMMU</w:t>
            </w:r>
            <w:r w:rsidR="00CC1FE5">
              <w:rPr>
                <w:rFonts w:hint="eastAsia"/>
                <w:sz w:val="18"/>
              </w:rPr>
              <w:t>按全</w:t>
            </w:r>
            <w:r w:rsidR="00CC1FE5">
              <w:rPr>
                <w:rFonts w:hint="eastAsia"/>
                <w:sz w:val="18"/>
              </w:rPr>
              <w:t>0</w:t>
            </w:r>
            <w:r w:rsidR="00CC1FE5">
              <w:rPr>
                <w:rFonts w:hint="eastAsia"/>
                <w:sz w:val="18"/>
              </w:rPr>
              <w:t>处理。</w:t>
            </w:r>
          </w:p>
        </w:tc>
      </w:tr>
      <w:tr w:rsidR="00A12B20" w14:paraId="1F7FAA36" w14:textId="77777777" w:rsidTr="0064131A">
        <w:tc>
          <w:tcPr>
            <w:tcW w:w="1271" w:type="dxa"/>
            <w:tcBorders>
              <w:top w:val="single" w:sz="4" w:space="0" w:color="auto"/>
              <w:left w:val="single" w:sz="4" w:space="0" w:color="auto"/>
              <w:bottom w:val="single" w:sz="4" w:space="0" w:color="auto"/>
              <w:right w:val="single" w:sz="4" w:space="0" w:color="auto"/>
            </w:tcBorders>
          </w:tcPr>
          <w:p w14:paraId="67553D37" w14:textId="3E600931" w:rsidR="00A12B20" w:rsidRDefault="00A12B20" w:rsidP="0064131A">
            <w:pPr>
              <w:pStyle w:val="a5"/>
              <w:ind w:firstLineChars="0" w:firstLine="0"/>
              <w:jc w:val="center"/>
              <w:rPr>
                <w:sz w:val="18"/>
              </w:rPr>
            </w:pPr>
            <w:r>
              <w:rPr>
                <w:rFonts w:hint="eastAsia"/>
                <w:sz w:val="18"/>
              </w:rPr>
              <w:t>tlp_type</w:t>
            </w:r>
          </w:p>
        </w:tc>
        <w:tc>
          <w:tcPr>
            <w:tcW w:w="850" w:type="dxa"/>
            <w:tcBorders>
              <w:top w:val="single" w:sz="4" w:space="0" w:color="auto"/>
              <w:left w:val="single" w:sz="4" w:space="0" w:color="auto"/>
              <w:bottom w:val="single" w:sz="4" w:space="0" w:color="auto"/>
              <w:right w:val="single" w:sz="4" w:space="0" w:color="auto"/>
            </w:tcBorders>
          </w:tcPr>
          <w:p w14:paraId="4C1A5D4B" w14:textId="054D7765" w:rsidR="00A12B20" w:rsidRPr="002C2F2F" w:rsidRDefault="00A12B20" w:rsidP="0064131A">
            <w:pPr>
              <w:pStyle w:val="a5"/>
              <w:ind w:firstLineChars="0" w:firstLine="0"/>
              <w:jc w:val="center"/>
              <w:rPr>
                <w:sz w:val="18"/>
              </w:rPr>
            </w:pPr>
            <w:r>
              <w:rPr>
                <w:rFonts w:hint="eastAsia"/>
                <w:sz w:val="18"/>
              </w:rPr>
              <w:t>5</w:t>
            </w:r>
          </w:p>
        </w:tc>
        <w:tc>
          <w:tcPr>
            <w:tcW w:w="6238" w:type="dxa"/>
            <w:tcBorders>
              <w:top w:val="single" w:sz="4" w:space="0" w:color="auto"/>
              <w:left w:val="single" w:sz="4" w:space="0" w:color="auto"/>
              <w:bottom w:val="single" w:sz="4" w:space="0" w:color="auto"/>
              <w:right w:val="single" w:sz="4" w:space="0" w:color="auto"/>
            </w:tcBorders>
          </w:tcPr>
          <w:p w14:paraId="2A79D8D2" w14:textId="6F7050A0" w:rsidR="00A12B20" w:rsidRPr="002C2F2F" w:rsidRDefault="00C45267" w:rsidP="004F6EF1">
            <w:pPr>
              <w:pStyle w:val="a5"/>
              <w:ind w:firstLineChars="0" w:firstLine="0"/>
              <w:jc w:val="left"/>
              <w:rPr>
                <w:sz w:val="18"/>
              </w:rPr>
            </w:pPr>
            <w:r>
              <w:rPr>
                <w:rFonts w:hint="eastAsia"/>
                <w:sz w:val="18"/>
              </w:rPr>
              <w:t>接收请求对应的</w:t>
            </w:r>
            <w:r>
              <w:rPr>
                <w:rFonts w:hint="eastAsia"/>
                <w:sz w:val="18"/>
              </w:rPr>
              <w:t>TLP</w:t>
            </w:r>
            <w:r>
              <w:rPr>
                <w:rFonts w:hint="eastAsia"/>
                <w:sz w:val="18"/>
              </w:rPr>
              <w:t>包的</w:t>
            </w:r>
            <w:r>
              <w:rPr>
                <w:rFonts w:hint="eastAsia"/>
                <w:sz w:val="18"/>
              </w:rPr>
              <w:t>Type</w:t>
            </w:r>
            <w:r>
              <w:rPr>
                <w:rFonts w:hint="eastAsia"/>
                <w:sz w:val="18"/>
              </w:rPr>
              <w:t>字段。</w:t>
            </w:r>
          </w:p>
        </w:tc>
      </w:tr>
      <w:tr w:rsidR="001339A4" w14:paraId="76443FD9" w14:textId="77777777" w:rsidTr="0064131A">
        <w:tc>
          <w:tcPr>
            <w:tcW w:w="1271" w:type="dxa"/>
            <w:tcBorders>
              <w:top w:val="single" w:sz="4" w:space="0" w:color="auto"/>
              <w:left w:val="single" w:sz="4" w:space="0" w:color="auto"/>
              <w:bottom w:val="single" w:sz="4" w:space="0" w:color="auto"/>
              <w:right w:val="single" w:sz="4" w:space="0" w:color="auto"/>
            </w:tcBorders>
            <w:hideMark/>
          </w:tcPr>
          <w:p w14:paraId="47A50EF5" w14:textId="22AC8899" w:rsidR="001339A4" w:rsidRDefault="00B548EE" w:rsidP="0064131A">
            <w:pPr>
              <w:pStyle w:val="a5"/>
              <w:ind w:firstLineChars="0" w:firstLine="0"/>
              <w:jc w:val="center"/>
              <w:rPr>
                <w:sz w:val="18"/>
              </w:rPr>
            </w:pPr>
            <w:r>
              <w:rPr>
                <w:rFonts w:hint="eastAsia"/>
                <w:sz w:val="18"/>
              </w:rPr>
              <w:t>pasid</w:t>
            </w:r>
          </w:p>
        </w:tc>
        <w:tc>
          <w:tcPr>
            <w:tcW w:w="850" w:type="dxa"/>
            <w:tcBorders>
              <w:top w:val="single" w:sz="4" w:space="0" w:color="auto"/>
              <w:left w:val="single" w:sz="4" w:space="0" w:color="auto"/>
              <w:bottom w:val="single" w:sz="4" w:space="0" w:color="auto"/>
              <w:right w:val="single" w:sz="4" w:space="0" w:color="auto"/>
            </w:tcBorders>
          </w:tcPr>
          <w:p w14:paraId="223B9AEE" w14:textId="1CEA02CF" w:rsidR="001339A4" w:rsidRDefault="00B548EE" w:rsidP="0064131A">
            <w:pPr>
              <w:pStyle w:val="a5"/>
              <w:ind w:firstLineChars="0" w:firstLine="0"/>
              <w:jc w:val="center"/>
              <w:rPr>
                <w:sz w:val="18"/>
              </w:rPr>
            </w:pPr>
            <w:r>
              <w:rPr>
                <w:rFonts w:hint="eastAsia"/>
                <w:sz w:val="18"/>
              </w:rPr>
              <w:t>32</w:t>
            </w:r>
          </w:p>
        </w:tc>
        <w:tc>
          <w:tcPr>
            <w:tcW w:w="6238" w:type="dxa"/>
            <w:tcBorders>
              <w:top w:val="single" w:sz="4" w:space="0" w:color="auto"/>
              <w:left w:val="single" w:sz="4" w:space="0" w:color="auto"/>
              <w:bottom w:val="single" w:sz="4" w:space="0" w:color="auto"/>
              <w:right w:val="single" w:sz="4" w:space="0" w:color="auto"/>
            </w:tcBorders>
          </w:tcPr>
          <w:p w14:paraId="63B372B4" w14:textId="48209652" w:rsidR="001339A4" w:rsidRDefault="009F2A53" w:rsidP="004565F9">
            <w:pPr>
              <w:pStyle w:val="a5"/>
              <w:ind w:firstLineChars="0" w:firstLine="0"/>
              <w:jc w:val="left"/>
              <w:rPr>
                <w:sz w:val="18"/>
              </w:rPr>
            </w:pPr>
            <w:r>
              <w:rPr>
                <w:rFonts w:hint="eastAsia"/>
                <w:sz w:val="18"/>
              </w:rPr>
              <w:t>接收请求</w:t>
            </w:r>
            <w:r w:rsidR="00793F5F">
              <w:rPr>
                <w:rFonts w:hint="eastAsia"/>
                <w:sz w:val="18"/>
              </w:rPr>
              <w:t>对应的</w:t>
            </w:r>
            <w:r w:rsidR="00793F5F">
              <w:rPr>
                <w:rFonts w:hint="eastAsia"/>
                <w:sz w:val="18"/>
              </w:rPr>
              <w:t>Prefix</w:t>
            </w:r>
            <w:r w:rsidR="004565F9">
              <w:rPr>
                <w:rFonts w:hint="eastAsia"/>
                <w:sz w:val="18"/>
              </w:rPr>
              <w:t xml:space="preserve"> TLP</w:t>
            </w:r>
            <w:r w:rsidR="004565F9">
              <w:rPr>
                <w:rFonts w:hint="eastAsia"/>
                <w:sz w:val="18"/>
              </w:rPr>
              <w:t>。如果该</w:t>
            </w:r>
            <w:r w:rsidR="004565F9">
              <w:rPr>
                <w:rFonts w:hint="eastAsia"/>
                <w:sz w:val="18"/>
              </w:rPr>
              <w:t>TLP</w:t>
            </w:r>
            <w:r w:rsidR="004565F9">
              <w:rPr>
                <w:rFonts w:hint="eastAsia"/>
                <w:sz w:val="18"/>
              </w:rPr>
              <w:t>的</w:t>
            </w:r>
            <w:r w:rsidR="004565F9">
              <w:rPr>
                <w:rFonts w:hint="eastAsia"/>
                <w:sz w:val="18"/>
              </w:rPr>
              <w:t>Byte 0</w:t>
            </w:r>
            <w:r w:rsidR="004565F9">
              <w:rPr>
                <w:rFonts w:hint="eastAsia"/>
                <w:sz w:val="18"/>
              </w:rPr>
              <w:t>匹配</w:t>
            </w:r>
            <w:r w:rsidR="004565F9">
              <w:rPr>
                <w:rFonts w:hint="eastAsia"/>
                <w:sz w:val="18"/>
              </w:rPr>
              <w:t>PCIe</w:t>
            </w:r>
            <w:r w:rsidR="004565F9">
              <w:rPr>
                <w:rFonts w:hint="eastAsia"/>
                <w:sz w:val="18"/>
              </w:rPr>
              <w:t>协议定义的</w:t>
            </w:r>
            <w:r w:rsidR="004565F9">
              <w:rPr>
                <w:rFonts w:hint="eastAsia"/>
                <w:sz w:val="18"/>
              </w:rPr>
              <w:t>PASID Prefix</w:t>
            </w:r>
            <w:r w:rsidR="004565F9">
              <w:rPr>
                <w:rFonts w:hint="eastAsia"/>
                <w:sz w:val="18"/>
              </w:rPr>
              <w:t>类型，</w:t>
            </w:r>
            <w:r w:rsidR="004565F9">
              <w:rPr>
                <w:rFonts w:hint="eastAsia"/>
                <w:sz w:val="18"/>
              </w:rPr>
              <w:t>IOMMU</w:t>
            </w:r>
            <w:r w:rsidR="004565F9">
              <w:rPr>
                <w:rFonts w:hint="eastAsia"/>
                <w:sz w:val="18"/>
              </w:rPr>
              <w:t>提取</w:t>
            </w:r>
            <w:r w:rsidR="004565F9">
              <w:rPr>
                <w:rFonts w:hint="eastAsia"/>
                <w:sz w:val="18"/>
              </w:rPr>
              <w:t>PASID</w:t>
            </w:r>
            <w:r w:rsidR="004565F9">
              <w:rPr>
                <w:rFonts w:hint="eastAsia"/>
                <w:sz w:val="18"/>
              </w:rPr>
              <w:t>值用于地址转换逻辑，并忽略其它字段；如果不匹配，</w:t>
            </w:r>
            <w:r w:rsidR="004565F9">
              <w:rPr>
                <w:rFonts w:hint="eastAsia"/>
                <w:sz w:val="18"/>
              </w:rPr>
              <w:t>IOMMU</w:t>
            </w:r>
            <w:r w:rsidR="004565F9">
              <w:rPr>
                <w:rFonts w:hint="eastAsia"/>
                <w:sz w:val="18"/>
              </w:rPr>
              <w:t>按照未接收到</w:t>
            </w:r>
            <w:r w:rsidR="004565F9">
              <w:rPr>
                <w:rFonts w:hint="eastAsia"/>
                <w:sz w:val="18"/>
              </w:rPr>
              <w:t>PASID Prefix</w:t>
            </w:r>
            <w:r w:rsidR="004565F9">
              <w:rPr>
                <w:rFonts w:hint="eastAsia"/>
                <w:sz w:val="18"/>
              </w:rPr>
              <w:t>处理</w:t>
            </w:r>
            <w:r w:rsidR="004565F9">
              <w:rPr>
                <w:rFonts w:hint="eastAsia"/>
                <w:sz w:val="18"/>
              </w:rPr>
              <w:t>(</w:t>
            </w:r>
            <w:r w:rsidR="004565F9">
              <w:rPr>
                <w:rFonts w:hint="eastAsia"/>
                <w:sz w:val="18"/>
              </w:rPr>
              <w:t>待定</w:t>
            </w:r>
            <w:r w:rsidR="004565F9">
              <w:rPr>
                <w:rFonts w:hint="eastAsia"/>
                <w:sz w:val="18"/>
              </w:rPr>
              <w:t>)</w:t>
            </w:r>
            <w:r w:rsidR="004565F9">
              <w:rPr>
                <w:rFonts w:hint="eastAsia"/>
                <w:sz w:val="18"/>
              </w:rPr>
              <w:t>。</w:t>
            </w:r>
          </w:p>
        </w:tc>
      </w:tr>
      <w:tr w:rsidR="001339A4" w14:paraId="45D0E4AC" w14:textId="77777777" w:rsidTr="0064131A">
        <w:tc>
          <w:tcPr>
            <w:tcW w:w="1271" w:type="dxa"/>
            <w:tcBorders>
              <w:top w:val="single" w:sz="4" w:space="0" w:color="auto"/>
              <w:left w:val="single" w:sz="4" w:space="0" w:color="auto"/>
              <w:bottom w:val="single" w:sz="4" w:space="0" w:color="auto"/>
              <w:right w:val="single" w:sz="4" w:space="0" w:color="auto"/>
            </w:tcBorders>
          </w:tcPr>
          <w:p w14:paraId="33526D95" w14:textId="54CD9EB6" w:rsidR="001339A4" w:rsidRDefault="00B548EE" w:rsidP="0064131A">
            <w:pPr>
              <w:pStyle w:val="a5"/>
              <w:ind w:firstLineChars="0" w:firstLine="0"/>
              <w:jc w:val="center"/>
              <w:rPr>
                <w:sz w:val="18"/>
              </w:rPr>
            </w:pPr>
            <w:r>
              <w:rPr>
                <w:rFonts w:hint="eastAsia"/>
                <w:sz w:val="18"/>
              </w:rPr>
              <w:lastRenderedPageBreak/>
              <w:t>at</w:t>
            </w:r>
          </w:p>
        </w:tc>
        <w:tc>
          <w:tcPr>
            <w:tcW w:w="850" w:type="dxa"/>
            <w:tcBorders>
              <w:top w:val="single" w:sz="4" w:space="0" w:color="auto"/>
              <w:left w:val="single" w:sz="4" w:space="0" w:color="auto"/>
              <w:bottom w:val="single" w:sz="4" w:space="0" w:color="auto"/>
              <w:right w:val="single" w:sz="4" w:space="0" w:color="auto"/>
            </w:tcBorders>
          </w:tcPr>
          <w:p w14:paraId="7C42A971" w14:textId="6F4E9ADC" w:rsidR="001339A4" w:rsidRDefault="00B548EE" w:rsidP="0064131A">
            <w:pPr>
              <w:pStyle w:val="a5"/>
              <w:ind w:firstLineChars="0" w:firstLine="0"/>
              <w:jc w:val="center"/>
              <w:rPr>
                <w:sz w:val="18"/>
              </w:rPr>
            </w:pPr>
            <w:r>
              <w:rPr>
                <w:rFonts w:hint="eastAsia"/>
                <w:sz w:val="18"/>
              </w:rPr>
              <w:t>2</w:t>
            </w:r>
          </w:p>
        </w:tc>
        <w:tc>
          <w:tcPr>
            <w:tcW w:w="6238" w:type="dxa"/>
            <w:tcBorders>
              <w:top w:val="single" w:sz="4" w:space="0" w:color="auto"/>
              <w:left w:val="single" w:sz="4" w:space="0" w:color="auto"/>
              <w:bottom w:val="single" w:sz="4" w:space="0" w:color="auto"/>
              <w:right w:val="single" w:sz="4" w:space="0" w:color="auto"/>
            </w:tcBorders>
          </w:tcPr>
          <w:p w14:paraId="246B5CB9" w14:textId="0FFC504F" w:rsidR="001339A4" w:rsidRPr="008B2778" w:rsidRDefault="00C809FD"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AT</w:t>
            </w:r>
            <w:r>
              <w:rPr>
                <w:rFonts w:hint="eastAsia"/>
                <w:sz w:val="18"/>
              </w:rPr>
              <w:t>字段，用于地址转换逻辑。</w:t>
            </w:r>
          </w:p>
        </w:tc>
      </w:tr>
      <w:tr w:rsidR="001339A4" w14:paraId="20ED197B" w14:textId="77777777" w:rsidTr="0064131A">
        <w:tc>
          <w:tcPr>
            <w:tcW w:w="1271" w:type="dxa"/>
            <w:tcBorders>
              <w:top w:val="single" w:sz="4" w:space="0" w:color="auto"/>
              <w:left w:val="single" w:sz="4" w:space="0" w:color="auto"/>
              <w:bottom w:val="single" w:sz="4" w:space="0" w:color="auto"/>
              <w:right w:val="single" w:sz="4" w:space="0" w:color="auto"/>
            </w:tcBorders>
          </w:tcPr>
          <w:p w14:paraId="79E16E8D" w14:textId="4E8CA437" w:rsidR="001339A4" w:rsidRDefault="00195241" w:rsidP="0064131A">
            <w:pPr>
              <w:pStyle w:val="a5"/>
              <w:ind w:firstLineChars="0" w:firstLine="0"/>
              <w:jc w:val="center"/>
              <w:rPr>
                <w:sz w:val="18"/>
              </w:rPr>
            </w:pPr>
            <w:r>
              <w:rPr>
                <w:rFonts w:hint="eastAsia"/>
                <w:sz w:val="18"/>
              </w:rPr>
              <w:t>rid</w:t>
            </w:r>
          </w:p>
        </w:tc>
        <w:tc>
          <w:tcPr>
            <w:tcW w:w="850" w:type="dxa"/>
            <w:tcBorders>
              <w:top w:val="single" w:sz="4" w:space="0" w:color="auto"/>
              <w:left w:val="single" w:sz="4" w:space="0" w:color="auto"/>
              <w:bottom w:val="single" w:sz="4" w:space="0" w:color="auto"/>
              <w:right w:val="single" w:sz="4" w:space="0" w:color="auto"/>
            </w:tcBorders>
          </w:tcPr>
          <w:p w14:paraId="585B0FC8" w14:textId="4373F360" w:rsidR="001339A4" w:rsidRDefault="00B07EE2" w:rsidP="0064131A">
            <w:pPr>
              <w:pStyle w:val="a5"/>
              <w:ind w:firstLineChars="0" w:firstLine="0"/>
              <w:jc w:val="center"/>
              <w:rPr>
                <w:sz w:val="18"/>
              </w:rPr>
            </w:pPr>
            <w:r>
              <w:rPr>
                <w:rFonts w:hint="eastAsia"/>
                <w:sz w:val="18"/>
              </w:rPr>
              <w:t>16</w:t>
            </w:r>
          </w:p>
        </w:tc>
        <w:tc>
          <w:tcPr>
            <w:tcW w:w="6238" w:type="dxa"/>
            <w:tcBorders>
              <w:top w:val="single" w:sz="4" w:space="0" w:color="auto"/>
              <w:left w:val="single" w:sz="4" w:space="0" w:color="auto"/>
              <w:bottom w:val="single" w:sz="4" w:space="0" w:color="auto"/>
              <w:right w:val="single" w:sz="4" w:space="0" w:color="auto"/>
            </w:tcBorders>
          </w:tcPr>
          <w:p w14:paraId="38794F89" w14:textId="5CB9E542" w:rsidR="001339A4" w:rsidRDefault="00B07EE2" w:rsidP="0064131A">
            <w:pPr>
              <w:pStyle w:val="a5"/>
              <w:ind w:firstLineChars="0" w:firstLine="0"/>
              <w:rPr>
                <w:sz w:val="18"/>
              </w:rPr>
            </w:pPr>
            <w:r>
              <w:rPr>
                <w:rFonts w:hint="eastAsia"/>
                <w:sz w:val="18"/>
              </w:rPr>
              <w:t>接收</w:t>
            </w:r>
            <w:r w:rsidR="00B7071E">
              <w:rPr>
                <w:rFonts w:hint="eastAsia"/>
                <w:sz w:val="18"/>
              </w:rPr>
              <w:t>请求</w:t>
            </w:r>
            <w:r w:rsidR="00C45267">
              <w:rPr>
                <w:rFonts w:hint="eastAsia"/>
                <w:sz w:val="18"/>
              </w:rPr>
              <w:t>对应的</w:t>
            </w:r>
            <w:r w:rsidR="00C45267">
              <w:rPr>
                <w:rFonts w:hint="eastAsia"/>
                <w:sz w:val="18"/>
              </w:rPr>
              <w:t>TLP</w:t>
            </w:r>
            <w:r w:rsidR="00C45267">
              <w:rPr>
                <w:rFonts w:hint="eastAsia"/>
                <w:sz w:val="18"/>
              </w:rPr>
              <w:t>包</w:t>
            </w:r>
            <w:r>
              <w:rPr>
                <w:rFonts w:hint="eastAsia"/>
                <w:sz w:val="18"/>
              </w:rPr>
              <w:t>的</w:t>
            </w:r>
            <w:r>
              <w:rPr>
                <w:rFonts w:hint="eastAsia"/>
                <w:sz w:val="18"/>
              </w:rPr>
              <w:t>Request ID</w:t>
            </w:r>
            <w:r w:rsidR="00C45267">
              <w:rPr>
                <w:rFonts w:hint="eastAsia"/>
                <w:sz w:val="18"/>
              </w:rPr>
              <w:t>字段</w:t>
            </w:r>
            <w:r w:rsidR="00C809FD">
              <w:rPr>
                <w:rFonts w:hint="eastAsia"/>
                <w:sz w:val="18"/>
              </w:rPr>
              <w:t>，用于地址转换逻辑。</w:t>
            </w:r>
          </w:p>
        </w:tc>
      </w:tr>
      <w:tr w:rsidR="001339A4" w14:paraId="1583950B" w14:textId="77777777" w:rsidTr="0064131A">
        <w:tc>
          <w:tcPr>
            <w:tcW w:w="1271" w:type="dxa"/>
            <w:tcBorders>
              <w:top w:val="single" w:sz="4" w:space="0" w:color="auto"/>
              <w:left w:val="single" w:sz="4" w:space="0" w:color="auto"/>
              <w:bottom w:val="single" w:sz="4" w:space="0" w:color="auto"/>
              <w:right w:val="single" w:sz="4" w:space="0" w:color="auto"/>
            </w:tcBorders>
          </w:tcPr>
          <w:p w14:paraId="42F74DF0" w14:textId="6D3E61FE" w:rsidR="001339A4" w:rsidRDefault="001F7313" w:rsidP="0064131A">
            <w:pPr>
              <w:pStyle w:val="a5"/>
              <w:ind w:firstLineChars="0" w:firstLine="0"/>
              <w:jc w:val="center"/>
              <w:rPr>
                <w:sz w:val="18"/>
              </w:rPr>
            </w:pPr>
            <w:r>
              <w:rPr>
                <w:rFonts w:hint="eastAsia"/>
                <w:sz w:val="18"/>
              </w:rPr>
              <w:t>msg_code</w:t>
            </w:r>
          </w:p>
        </w:tc>
        <w:tc>
          <w:tcPr>
            <w:tcW w:w="850" w:type="dxa"/>
            <w:tcBorders>
              <w:top w:val="single" w:sz="4" w:space="0" w:color="auto"/>
              <w:left w:val="single" w:sz="4" w:space="0" w:color="auto"/>
              <w:bottom w:val="single" w:sz="4" w:space="0" w:color="auto"/>
              <w:right w:val="single" w:sz="4" w:space="0" w:color="auto"/>
            </w:tcBorders>
          </w:tcPr>
          <w:p w14:paraId="2475CA41" w14:textId="0D42320E" w:rsidR="001339A4" w:rsidRDefault="001F7313" w:rsidP="0064131A">
            <w:pPr>
              <w:pStyle w:val="a5"/>
              <w:ind w:firstLineChars="0" w:firstLine="0"/>
              <w:jc w:val="center"/>
              <w:rPr>
                <w:sz w:val="18"/>
              </w:rPr>
            </w:pPr>
            <w:r>
              <w:rPr>
                <w:rFonts w:hint="eastAsia"/>
                <w:sz w:val="18"/>
              </w:rPr>
              <w:t>8</w:t>
            </w:r>
          </w:p>
        </w:tc>
        <w:tc>
          <w:tcPr>
            <w:tcW w:w="6238" w:type="dxa"/>
            <w:tcBorders>
              <w:top w:val="single" w:sz="4" w:space="0" w:color="auto"/>
              <w:left w:val="single" w:sz="4" w:space="0" w:color="auto"/>
              <w:bottom w:val="single" w:sz="4" w:space="0" w:color="auto"/>
              <w:right w:val="single" w:sz="4" w:space="0" w:color="auto"/>
            </w:tcBorders>
          </w:tcPr>
          <w:p w14:paraId="55DCDFD3" w14:textId="1EEBB370" w:rsidR="001339A4" w:rsidRDefault="00CD443A" w:rsidP="0064131A">
            <w:pPr>
              <w:pStyle w:val="a5"/>
              <w:ind w:firstLineChars="0" w:firstLine="0"/>
              <w:rPr>
                <w:sz w:val="18"/>
              </w:rPr>
            </w:pPr>
            <w:r>
              <w:rPr>
                <w:rFonts w:hint="eastAsia"/>
                <w:sz w:val="18"/>
              </w:rPr>
              <w:t>接收的</w:t>
            </w:r>
            <w:r>
              <w:rPr>
                <w:rFonts w:hint="eastAsia"/>
                <w:sz w:val="18"/>
              </w:rPr>
              <w:t>Message</w:t>
            </w:r>
            <w:r>
              <w:rPr>
                <w:rFonts w:hint="eastAsia"/>
                <w:sz w:val="18"/>
              </w:rPr>
              <w:t>包的</w:t>
            </w:r>
            <w:r>
              <w:rPr>
                <w:rFonts w:hint="eastAsia"/>
                <w:sz w:val="18"/>
              </w:rPr>
              <w:t>Message Code</w:t>
            </w:r>
            <w:r>
              <w:rPr>
                <w:rFonts w:hint="eastAsia"/>
                <w:sz w:val="18"/>
              </w:rPr>
              <w:t>字段</w:t>
            </w:r>
            <w:r w:rsidR="00552229">
              <w:rPr>
                <w:rFonts w:hint="eastAsia"/>
                <w:sz w:val="18"/>
              </w:rPr>
              <w:t>，用于校验</w:t>
            </w:r>
            <w:r w:rsidR="00552229">
              <w:rPr>
                <w:rFonts w:hint="eastAsia"/>
                <w:sz w:val="18"/>
              </w:rPr>
              <w:t>Message</w:t>
            </w:r>
            <w:r w:rsidR="00552229">
              <w:rPr>
                <w:rFonts w:hint="eastAsia"/>
                <w:sz w:val="18"/>
              </w:rPr>
              <w:t>类型</w:t>
            </w:r>
            <w:r>
              <w:rPr>
                <w:rFonts w:hint="eastAsia"/>
                <w:sz w:val="18"/>
              </w:rPr>
              <w:t>，其他类型的包忽略该字段。</w:t>
            </w:r>
          </w:p>
        </w:tc>
      </w:tr>
      <w:tr w:rsidR="00FC4882" w14:paraId="14CACBC0" w14:textId="77777777" w:rsidTr="0064131A">
        <w:tc>
          <w:tcPr>
            <w:tcW w:w="1271" w:type="dxa"/>
            <w:tcBorders>
              <w:top w:val="single" w:sz="4" w:space="0" w:color="auto"/>
              <w:left w:val="single" w:sz="4" w:space="0" w:color="auto"/>
              <w:bottom w:val="single" w:sz="4" w:space="0" w:color="auto"/>
              <w:right w:val="single" w:sz="4" w:space="0" w:color="auto"/>
            </w:tcBorders>
          </w:tcPr>
          <w:p w14:paraId="377688EC" w14:textId="25484BCC" w:rsidR="00FC4882" w:rsidRDefault="00FC4882" w:rsidP="0064131A">
            <w:pPr>
              <w:pStyle w:val="a5"/>
              <w:ind w:firstLineChars="0" w:firstLine="0"/>
              <w:jc w:val="center"/>
              <w:rPr>
                <w:sz w:val="18"/>
              </w:rPr>
            </w:pPr>
            <w:r>
              <w:rPr>
                <w:rFonts w:hint="eastAsia"/>
                <w:sz w:val="18"/>
              </w:rPr>
              <w:t>ep</w:t>
            </w:r>
          </w:p>
        </w:tc>
        <w:tc>
          <w:tcPr>
            <w:tcW w:w="850" w:type="dxa"/>
            <w:tcBorders>
              <w:top w:val="single" w:sz="4" w:space="0" w:color="auto"/>
              <w:left w:val="single" w:sz="4" w:space="0" w:color="auto"/>
              <w:bottom w:val="single" w:sz="4" w:space="0" w:color="auto"/>
              <w:right w:val="single" w:sz="4" w:space="0" w:color="auto"/>
            </w:tcBorders>
          </w:tcPr>
          <w:p w14:paraId="596F88A5" w14:textId="6190AAB9" w:rsidR="00FC4882" w:rsidRDefault="00FC4882" w:rsidP="0064131A">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26DA03A6" w14:textId="01482B9A" w:rsidR="00FC4882" w:rsidRDefault="00FC4882"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EP</w:t>
            </w:r>
            <w:r>
              <w:rPr>
                <w:rFonts w:hint="eastAsia"/>
                <w:sz w:val="18"/>
              </w:rPr>
              <w:t>字段。</w:t>
            </w:r>
            <w:r w:rsidR="00C421EC">
              <w:rPr>
                <w:rFonts w:hint="eastAsia"/>
                <w:sz w:val="18"/>
              </w:rPr>
              <w:t>该字段</w:t>
            </w:r>
            <w:r w:rsidR="00C421EC">
              <w:rPr>
                <w:rFonts w:hint="eastAsia"/>
                <w:sz w:val="18"/>
              </w:rPr>
              <w:t>IOMMU</w:t>
            </w:r>
            <w:r w:rsidR="00C421EC">
              <w:rPr>
                <w:rFonts w:hint="eastAsia"/>
                <w:sz w:val="18"/>
              </w:rPr>
              <w:t>仅记录，不用于逻辑判断</w:t>
            </w:r>
            <w:r w:rsidR="00C421EC">
              <w:rPr>
                <w:rFonts w:hint="eastAsia"/>
                <w:sz w:val="18"/>
              </w:rPr>
              <w:t>(</w:t>
            </w:r>
            <w:r w:rsidR="00C421EC">
              <w:rPr>
                <w:rFonts w:hint="eastAsia"/>
                <w:sz w:val="18"/>
              </w:rPr>
              <w:t>待定</w:t>
            </w:r>
            <w:r w:rsidR="00C421EC">
              <w:rPr>
                <w:rFonts w:hint="eastAsia"/>
                <w:sz w:val="18"/>
              </w:rPr>
              <w:t>)</w:t>
            </w:r>
            <w:r w:rsidR="00C421EC">
              <w:rPr>
                <w:rFonts w:hint="eastAsia"/>
                <w:sz w:val="18"/>
              </w:rPr>
              <w:t>。</w:t>
            </w:r>
          </w:p>
        </w:tc>
      </w:tr>
      <w:tr w:rsidR="001339A4" w14:paraId="6A607322" w14:textId="77777777" w:rsidTr="0064131A">
        <w:tc>
          <w:tcPr>
            <w:tcW w:w="1271" w:type="dxa"/>
            <w:tcBorders>
              <w:top w:val="single" w:sz="4" w:space="0" w:color="auto"/>
              <w:left w:val="single" w:sz="4" w:space="0" w:color="auto"/>
              <w:bottom w:val="single" w:sz="4" w:space="0" w:color="auto"/>
              <w:right w:val="single" w:sz="4" w:space="0" w:color="auto"/>
            </w:tcBorders>
          </w:tcPr>
          <w:p w14:paraId="73F99658" w14:textId="2FD230FB" w:rsidR="001339A4" w:rsidRDefault="007041C7" w:rsidP="0064131A">
            <w:pPr>
              <w:pStyle w:val="a5"/>
              <w:ind w:firstLineChars="0" w:firstLine="0"/>
              <w:jc w:val="center"/>
              <w:rPr>
                <w:sz w:val="18"/>
              </w:rPr>
            </w:pPr>
            <w:r>
              <w:rPr>
                <w:rFonts w:hint="eastAsia"/>
                <w:sz w:val="18"/>
              </w:rPr>
              <w:t>tag</w:t>
            </w:r>
          </w:p>
        </w:tc>
        <w:tc>
          <w:tcPr>
            <w:tcW w:w="850" w:type="dxa"/>
            <w:tcBorders>
              <w:top w:val="single" w:sz="4" w:space="0" w:color="auto"/>
              <w:left w:val="single" w:sz="4" w:space="0" w:color="auto"/>
              <w:bottom w:val="single" w:sz="4" w:space="0" w:color="auto"/>
              <w:right w:val="single" w:sz="4" w:space="0" w:color="auto"/>
            </w:tcBorders>
          </w:tcPr>
          <w:p w14:paraId="49099585" w14:textId="01E6B57B" w:rsidR="001339A4" w:rsidRDefault="007041C7" w:rsidP="0064131A">
            <w:pPr>
              <w:pStyle w:val="a5"/>
              <w:ind w:firstLineChars="0" w:firstLine="0"/>
              <w:jc w:val="center"/>
              <w:rPr>
                <w:sz w:val="18"/>
              </w:rPr>
            </w:pPr>
            <w:r>
              <w:rPr>
                <w:rFonts w:hint="eastAsia"/>
                <w:sz w:val="18"/>
              </w:rPr>
              <w:t>10</w:t>
            </w:r>
          </w:p>
        </w:tc>
        <w:tc>
          <w:tcPr>
            <w:tcW w:w="6238" w:type="dxa"/>
            <w:tcBorders>
              <w:top w:val="single" w:sz="4" w:space="0" w:color="auto"/>
              <w:left w:val="single" w:sz="4" w:space="0" w:color="auto"/>
              <w:bottom w:val="single" w:sz="4" w:space="0" w:color="auto"/>
              <w:right w:val="single" w:sz="4" w:space="0" w:color="auto"/>
            </w:tcBorders>
          </w:tcPr>
          <w:p w14:paraId="0FB9EA5C" w14:textId="5E8A3733" w:rsidR="001339A4" w:rsidRDefault="00D45634"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Tag</w:t>
            </w:r>
            <w:r>
              <w:rPr>
                <w:rFonts w:hint="eastAsia"/>
                <w:sz w:val="18"/>
              </w:rPr>
              <w:t>字段。该字段</w:t>
            </w:r>
            <w:r>
              <w:rPr>
                <w:rFonts w:hint="eastAsia"/>
                <w:sz w:val="18"/>
              </w:rPr>
              <w:t>IOMMU</w:t>
            </w:r>
            <w:r>
              <w:rPr>
                <w:rFonts w:hint="eastAsia"/>
                <w:sz w:val="18"/>
              </w:rPr>
              <w:t>仅记录，不用于逻辑判断。</w:t>
            </w:r>
          </w:p>
        </w:tc>
      </w:tr>
      <w:tr w:rsidR="007041C7" w14:paraId="63856996" w14:textId="77777777" w:rsidTr="0064131A">
        <w:tc>
          <w:tcPr>
            <w:tcW w:w="1271" w:type="dxa"/>
            <w:tcBorders>
              <w:top w:val="single" w:sz="4" w:space="0" w:color="auto"/>
              <w:left w:val="single" w:sz="4" w:space="0" w:color="auto"/>
              <w:bottom w:val="single" w:sz="4" w:space="0" w:color="auto"/>
              <w:right w:val="single" w:sz="4" w:space="0" w:color="auto"/>
            </w:tcBorders>
          </w:tcPr>
          <w:p w14:paraId="3E3A8020" w14:textId="7415B188" w:rsidR="007041C7" w:rsidRDefault="007041C7" w:rsidP="0064131A">
            <w:pPr>
              <w:pStyle w:val="a5"/>
              <w:ind w:firstLineChars="0" w:firstLine="0"/>
              <w:jc w:val="center"/>
              <w:rPr>
                <w:sz w:val="18"/>
              </w:rPr>
            </w:pPr>
            <w:r>
              <w:rPr>
                <w:rFonts w:hint="eastAsia"/>
                <w:sz w:val="18"/>
              </w:rPr>
              <w:t>tc</w:t>
            </w:r>
          </w:p>
        </w:tc>
        <w:tc>
          <w:tcPr>
            <w:tcW w:w="850" w:type="dxa"/>
            <w:tcBorders>
              <w:top w:val="single" w:sz="4" w:space="0" w:color="auto"/>
              <w:left w:val="single" w:sz="4" w:space="0" w:color="auto"/>
              <w:bottom w:val="single" w:sz="4" w:space="0" w:color="auto"/>
              <w:right w:val="single" w:sz="4" w:space="0" w:color="auto"/>
            </w:tcBorders>
          </w:tcPr>
          <w:p w14:paraId="65522337" w14:textId="395BE6D6" w:rsidR="007041C7" w:rsidRDefault="007041C7" w:rsidP="0064131A">
            <w:pPr>
              <w:pStyle w:val="a5"/>
              <w:ind w:firstLineChars="0" w:firstLine="0"/>
              <w:jc w:val="center"/>
              <w:rPr>
                <w:sz w:val="18"/>
              </w:rPr>
            </w:pPr>
            <w:r>
              <w:rPr>
                <w:rFonts w:hint="eastAsia"/>
                <w:sz w:val="18"/>
              </w:rPr>
              <w:t>3</w:t>
            </w:r>
          </w:p>
        </w:tc>
        <w:tc>
          <w:tcPr>
            <w:tcW w:w="6238" w:type="dxa"/>
            <w:tcBorders>
              <w:top w:val="single" w:sz="4" w:space="0" w:color="auto"/>
              <w:left w:val="single" w:sz="4" w:space="0" w:color="auto"/>
              <w:bottom w:val="single" w:sz="4" w:space="0" w:color="auto"/>
              <w:right w:val="single" w:sz="4" w:space="0" w:color="auto"/>
            </w:tcBorders>
          </w:tcPr>
          <w:p w14:paraId="1B1DDBC9" w14:textId="107D16F5" w:rsidR="007041C7" w:rsidRDefault="003E26E8"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TC</w:t>
            </w:r>
            <w:r>
              <w:rPr>
                <w:rFonts w:hint="eastAsia"/>
                <w:sz w:val="18"/>
              </w:rPr>
              <w:t>字段。该字段</w:t>
            </w:r>
            <w:r>
              <w:rPr>
                <w:rFonts w:hint="eastAsia"/>
                <w:sz w:val="18"/>
              </w:rPr>
              <w:t>IOMMU</w:t>
            </w:r>
            <w:r>
              <w:rPr>
                <w:rFonts w:hint="eastAsia"/>
                <w:sz w:val="18"/>
              </w:rPr>
              <w:t>仅记录，不用于逻辑判断。</w:t>
            </w:r>
          </w:p>
        </w:tc>
      </w:tr>
      <w:tr w:rsidR="007041C7" w14:paraId="61950A00" w14:textId="77777777" w:rsidTr="0064131A">
        <w:tc>
          <w:tcPr>
            <w:tcW w:w="1271" w:type="dxa"/>
            <w:tcBorders>
              <w:top w:val="single" w:sz="4" w:space="0" w:color="auto"/>
              <w:left w:val="single" w:sz="4" w:space="0" w:color="auto"/>
              <w:bottom w:val="single" w:sz="4" w:space="0" w:color="auto"/>
              <w:right w:val="single" w:sz="4" w:space="0" w:color="auto"/>
            </w:tcBorders>
          </w:tcPr>
          <w:p w14:paraId="3303B778" w14:textId="51334F23" w:rsidR="007041C7" w:rsidRDefault="00DA296E" w:rsidP="0064131A">
            <w:pPr>
              <w:pStyle w:val="a5"/>
              <w:ind w:firstLineChars="0" w:firstLine="0"/>
              <w:jc w:val="center"/>
              <w:rPr>
                <w:sz w:val="18"/>
              </w:rPr>
            </w:pPr>
            <w:r>
              <w:rPr>
                <w:rFonts w:hint="eastAsia"/>
                <w:sz w:val="18"/>
              </w:rPr>
              <w:t>ns</w:t>
            </w:r>
          </w:p>
        </w:tc>
        <w:tc>
          <w:tcPr>
            <w:tcW w:w="850" w:type="dxa"/>
            <w:tcBorders>
              <w:top w:val="single" w:sz="4" w:space="0" w:color="auto"/>
              <w:left w:val="single" w:sz="4" w:space="0" w:color="auto"/>
              <w:bottom w:val="single" w:sz="4" w:space="0" w:color="auto"/>
              <w:right w:val="single" w:sz="4" w:space="0" w:color="auto"/>
            </w:tcBorders>
          </w:tcPr>
          <w:p w14:paraId="30A23C94" w14:textId="386FDBE4" w:rsidR="007041C7" w:rsidRDefault="00DA296E" w:rsidP="0064131A">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5AFAC644" w14:textId="0608846C" w:rsidR="007041C7" w:rsidRDefault="003E26E8"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No Snoop</w:t>
            </w:r>
            <w:r>
              <w:rPr>
                <w:rFonts w:hint="eastAsia"/>
                <w:sz w:val="18"/>
              </w:rPr>
              <w:t>字段。该字段</w:t>
            </w:r>
            <w:r>
              <w:rPr>
                <w:rFonts w:hint="eastAsia"/>
                <w:sz w:val="18"/>
              </w:rPr>
              <w:t>IOMMU</w:t>
            </w:r>
            <w:r>
              <w:rPr>
                <w:rFonts w:hint="eastAsia"/>
                <w:sz w:val="18"/>
              </w:rPr>
              <w:t>仅记录，不用于逻辑判断。</w:t>
            </w:r>
          </w:p>
        </w:tc>
      </w:tr>
      <w:tr w:rsidR="00464B68" w14:paraId="4C0E4AC9" w14:textId="77777777" w:rsidTr="0064131A">
        <w:tc>
          <w:tcPr>
            <w:tcW w:w="1271" w:type="dxa"/>
            <w:tcBorders>
              <w:top w:val="single" w:sz="4" w:space="0" w:color="auto"/>
              <w:left w:val="single" w:sz="4" w:space="0" w:color="auto"/>
              <w:bottom w:val="single" w:sz="4" w:space="0" w:color="auto"/>
              <w:right w:val="single" w:sz="4" w:space="0" w:color="auto"/>
            </w:tcBorders>
          </w:tcPr>
          <w:p w14:paraId="0C4A90DC" w14:textId="36769AC5" w:rsidR="00464B68" w:rsidRDefault="00464B68" w:rsidP="0064131A">
            <w:pPr>
              <w:pStyle w:val="a5"/>
              <w:ind w:firstLineChars="0" w:firstLine="0"/>
              <w:jc w:val="center"/>
              <w:rPr>
                <w:sz w:val="18"/>
              </w:rPr>
            </w:pPr>
            <w:r>
              <w:rPr>
                <w:rFonts w:hint="eastAsia"/>
                <w:sz w:val="18"/>
              </w:rPr>
              <w:t>ro</w:t>
            </w:r>
          </w:p>
        </w:tc>
        <w:tc>
          <w:tcPr>
            <w:tcW w:w="850" w:type="dxa"/>
            <w:tcBorders>
              <w:top w:val="single" w:sz="4" w:space="0" w:color="auto"/>
              <w:left w:val="single" w:sz="4" w:space="0" w:color="auto"/>
              <w:bottom w:val="single" w:sz="4" w:space="0" w:color="auto"/>
              <w:right w:val="single" w:sz="4" w:space="0" w:color="auto"/>
            </w:tcBorders>
          </w:tcPr>
          <w:p w14:paraId="23A3F3FB" w14:textId="49E8C701" w:rsidR="00464B68" w:rsidRDefault="00464B68" w:rsidP="0064131A">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63D3B687" w14:textId="13960976" w:rsidR="00464B68" w:rsidRDefault="003E26E8"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Relex Ordering</w:t>
            </w:r>
            <w:r>
              <w:rPr>
                <w:rFonts w:hint="eastAsia"/>
                <w:sz w:val="18"/>
              </w:rPr>
              <w:t>字段。该字段</w:t>
            </w:r>
            <w:r>
              <w:rPr>
                <w:rFonts w:hint="eastAsia"/>
                <w:sz w:val="18"/>
              </w:rPr>
              <w:t>IOMMU</w:t>
            </w:r>
            <w:r>
              <w:rPr>
                <w:rFonts w:hint="eastAsia"/>
                <w:sz w:val="18"/>
              </w:rPr>
              <w:t>仅记录，不用于逻辑判断。</w:t>
            </w:r>
          </w:p>
        </w:tc>
      </w:tr>
      <w:tr w:rsidR="00464B68" w14:paraId="2456926B" w14:textId="77777777" w:rsidTr="0064131A">
        <w:tc>
          <w:tcPr>
            <w:tcW w:w="1271" w:type="dxa"/>
            <w:tcBorders>
              <w:top w:val="single" w:sz="4" w:space="0" w:color="auto"/>
              <w:left w:val="single" w:sz="4" w:space="0" w:color="auto"/>
              <w:bottom w:val="single" w:sz="4" w:space="0" w:color="auto"/>
              <w:right w:val="single" w:sz="4" w:space="0" w:color="auto"/>
            </w:tcBorders>
          </w:tcPr>
          <w:p w14:paraId="2E1125EB" w14:textId="079067BF" w:rsidR="00464B68" w:rsidRDefault="00464B68" w:rsidP="0064131A">
            <w:pPr>
              <w:pStyle w:val="a5"/>
              <w:ind w:firstLineChars="0" w:firstLine="0"/>
              <w:jc w:val="center"/>
              <w:rPr>
                <w:sz w:val="18"/>
              </w:rPr>
            </w:pPr>
            <w:r>
              <w:rPr>
                <w:rFonts w:hint="eastAsia"/>
                <w:sz w:val="18"/>
              </w:rPr>
              <w:t>ido</w:t>
            </w:r>
          </w:p>
        </w:tc>
        <w:tc>
          <w:tcPr>
            <w:tcW w:w="850" w:type="dxa"/>
            <w:tcBorders>
              <w:top w:val="single" w:sz="4" w:space="0" w:color="auto"/>
              <w:left w:val="single" w:sz="4" w:space="0" w:color="auto"/>
              <w:bottom w:val="single" w:sz="4" w:space="0" w:color="auto"/>
              <w:right w:val="single" w:sz="4" w:space="0" w:color="auto"/>
            </w:tcBorders>
          </w:tcPr>
          <w:p w14:paraId="62E86762" w14:textId="0227492F" w:rsidR="00464B68" w:rsidRDefault="00464B68" w:rsidP="0064131A">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08D31197" w14:textId="3816B0B9" w:rsidR="00464B68" w:rsidRDefault="003E26E8"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ID-based Ordering</w:t>
            </w:r>
            <w:r>
              <w:rPr>
                <w:rFonts w:hint="eastAsia"/>
                <w:sz w:val="18"/>
              </w:rPr>
              <w:t>字段。该字段</w:t>
            </w:r>
            <w:r>
              <w:rPr>
                <w:rFonts w:hint="eastAsia"/>
                <w:sz w:val="18"/>
              </w:rPr>
              <w:t>IOMMU</w:t>
            </w:r>
            <w:r>
              <w:rPr>
                <w:rFonts w:hint="eastAsia"/>
                <w:sz w:val="18"/>
              </w:rPr>
              <w:t>仅记录，不用于逻辑判断。</w:t>
            </w:r>
          </w:p>
        </w:tc>
      </w:tr>
      <w:tr w:rsidR="006D0928" w14:paraId="18EDDCFB" w14:textId="77777777" w:rsidTr="0064131A">
        <w:trPr>
          <w:ins w:id="2035" w:author="Shuqing Li (李树青)" w:date="2026-04-23T14:33:00Z"/>
        </w:trPr>
        <w:tc>
          <w:tcPr>
            <w:tcW w:w="1271" w:type="dxa"/>
            <w:tcBorders>
              <w:top w:val="single" w:sz="4" w:space="0" w:color="auto"/>
              <w:left w:val="single" w:sz="4" w:space="0" w:color="auto"/>
              <w:bottom w:val="single" w:sz="4" w:space="0" w:color="auto"/>
              <w:right w:val="single" w:sz="4" w:space="0" w:color="auto"/>
            </w:tcBorders>
          </w:tcPr>
          <w:p w14:paraId="1F190AFD" w14:textId="6D918B3F" w:rsidR="006D0928" w:rsidRDefault="006D0928" w:rsidP="006D0928">
            <w:pPr>
              <w:pStyle w:val="a5"/>
              <w:ind w:firstLineChars="0" w:firstLine="0"/>
              <w:jc w:val="center"/>
              <w:rPr>
                <w:ins w:id="2036" w:author="Shuqing Li (李树青)" w:date="2026-04-23T14:33:00Z"/>
                <w:sz w:val="18"/>
              </w:rPr>
            </w:pPr>
            <w:ins w:id="2037" w:author="Shuqing Li (李树青)" w:date="2026-04-23T14:48:00Z">
              <w:r>
                <w:rPr>
                  <w:rFonts w:hint="eastAsia"/>
                  <w:sz w:val="18"/>
                </w:rPr>
                <w:t>msg_34dw</w:t>
              </w:r>
            </w:ins>
          </w:p>
        </w:tc>
        <w:tc>
          <w:tcPr>
            <w:tcW w:w="850" w:type="dxa"/>
            <w:tcBorders>
              <w:top w:val="single" w:sz="4" w:space="0" w:color="auto"/>
              <w:left w:val="single" w:sz="4" w:space="0" w:color="auto"/>
              <w:bottom w:val="single" w:sz="4" w:space="0" w:color="auto"/>
              <w:right w:val="single" w:sz="4" w:space="0" w:color="auto"/>
            </w:tcBorders>
          </w:tcPr>
          <w:p w14:paraId="1EC73C64" w14:textId="0397F08B" w:rsidR="006D0928" w:rsidRDefault="006D0928" w:rsidP="006D0928">
            <w:pPr>
              <w:pStyle w:val="a5"/>
              <w:ind w:firstLineChars="0" w:firstLine="0"/>
              <w:jc w:val="center"/>
              <w:rPr>
                <w:ins w:id="2038" w:author="Shuqing Li (李树青)" w:date="2026-04-23T14:33:00Z"/>
                <w:sz w:val="18"/>
              </w:rPr>
            </w:pPr>
            <w:ins w:id="2039" w:author="Shuqing Li (李树青)" w:date="2026-04-23T14:48:00Z">
              <w:r>
                <w:rPr>
                  <w:rFonts w:hint="eastAsia"/>
                  <w:sz w:val="18"/>
                </w:rPr>
                <w:t>64</w:t>
              </w:r>
            </w:ins>
          </w:p>
        </w:tc>
        <w:tc>
          <w:tcPr>
            <w:tcW w:w="6238" w:type="dxa"/>
            <w:tcBorders>
              <w:top w:val="single" w:sz="4" w:space="0" w:color="auto"/>
              <w:left w:val="single" w:sz="4" w:space="0" w:color="auto"/>
              <w:bottom w:val="single" w:sz="4" w:space="0" w:color="auto"/>
              <w:right w:val="single" w:sz="4" w:space="0" w:color="auto"/>
            </w:tcBorders>
          </w:tcPr>
          <w:p w14:paraId="5C648FCF" w14:textId="522A75B4" w:rsidR="006D0928" w:rsidRDefault="006D0928" w:rsidP="006D0928">
            <w:pPr>
              <w:pStyle w:val="a5"/>
              <w:ind w:firstLineChars="0" w:firstLine="0"/>
              <w:rPr>
                <w:ins w:id="2040" w:author="Shuqing Li (李树青)" w:date="2026-04-23T14:33:00Z"/>
                <w:sz w:val="18"/>
              </w:rPr>
            </w:pPr>
            <w:ins w:id="2041" w:author="Shuqing Li (李树青)" w:date="2026-04-23T14:49:00Z">
              <w:r>
                <w:rPr>
                  <w:rFonts w:hint="eastAsia"/>
                  <w:sz w:val="18"/>
                </w:rPr>
                <w:t>接收请求对应的</w:t>
              </w:r>
              <w:r>
                <w:rPr>
                  <w:rFonts w:hint="eastAsia"/>
                  <w:sz w:val="18"/>
                </w:rPr>
                <w:t>TLP</w:t>
              </w:r>
              <w:r>
                <w:rPr>
                  <w:rFonts w:hint="eastAsia"/>
                  <w:sz w:val="18"/>
                </w:rPr>
                <w:t>包的</w:t>
              </w:r>
              <w:r>
                <w:rPr>
                  <w:rFonts w:hint="eastAsia"/>
                  <w:sz w:val="18"/>
                </w:rPr>
                <w:t>Byte8~Byte12</w:t>
              </w:r>
            </w:ins>
            <w:ins w:id="2042" w:author="Shuqing Li (李树青)" w:date="2026-04-23T14:48:00Z">
              <w:r>
                <w:rPr>
                  <w:rFonts w:hint="eastAsia"/>
                  <w:sz w:val="18"/>
                </w:rPr>
                <w:t>。</w:t>
              </w:r>
            </w:ins>
          </w:p>
        </w:tc>
      </w:tr>
    </w:tbl>
    <w:p w14:paraId="7ECE74F4" w14:textId="42DD7436" w:rsidR="001C3451" w:rsidRDefault="001C3451" w:rsidP="001C3451">
      <w:pPr>
        <w:ind w:firstLineChars="200" w:firstLine="420"/>
      </w:pPr>
      <w:r>
        <w:rPr>
          <w:rFonts w:hint="eastAsia"/>
        </w:rPr>
        <w:t>AXI Slave 0</w:t>
      </w:r>
      <w:r>
        <w:rPr>
          <w:rFonts w:hint="eastAsia"/>
        </w:rPr>
        <w:t>接口的</w:t>
      </w:r>
      <w:r>
        <w:rPr>
          <w:rFonts w:hint="eastAsia"/>
        </w:rPr>
        <w:t>aruser</w:t>
      </w:r>
      <w:r>
        <w:rPr>
          <w:rFonts w:hint="eastAsia"/>
        </w:rPr>
        <w:t>信号定义如下：</w:t>
      </w:r>
    </w:p>
    <w:p w14:paraId="7AAA29E2" w14:textId="0599DD9B" w:rsidR="00AC63EA" w:rsidRDefault="00AC63EA" w:rsidP="00AC63EA">
      <w:pPr>
        <w:pStyle w:val="ac"/>
        <w:keepNext/>
        <w:jc w:val="center"/>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3788C">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43788C">
        <w:rPr>
          <w:noProof/>
        </w:rPr>
        <w:t>4</w:t>
      </w:r>
      <w:r>
        <w:fldChar w:fldCharType="end"/>
      </w:r>
      <w:r>
        <w:rPr>
          <w:rFonts w:hint="eastAsia"/>
        </w:rPr>
        <w:t xml:space="preserve"> </w:t>
      </w:r>
      <w:r w:rsidRPr="00E416A2">
        <w:rPr>
          <w:rFonts w:hint="eastAsia"/>
        </w:rPr>
        <w:t>AXI Slave 0 a</w:t>
      </w:r>
      <w:r>
        <w:rPr>
          <w:rFonts w:hint="eastAsia"/>
        </w:rPr>
        <w:t>r</w:t>
      </w:r>
      <w:r w:rsidRPr="00E416A2">
        <w:rPr>
          <w:rFonts w:hint="eastAsia"/>
        </w:rPr>
        <w:t>user</w:t>
      </w:r>
      <w:r w:rsidRPr="00E416A2">
        <w:rPr>
          <w:rFonts w:hint="eastAsia"/>
        </w:rPr>
        <w:t>信号定义</w:t>
      </w:r>
    </w:p>
    <w:tbl>
      <w:tblPr>
        <w:tblStyle w:val="a6"/>
        <w:tblW w:w="8359" w:type="dxa"/>
        <w:tblLook w:val="04A0" w:firstRow="1" w:lastRow="0" w:firstColumn="1" w:lastColumn="0" w:noHBand="0" w:noVBand="1"/>
      </w:tblPr>
      <w:tblGrid>
        <w:gridCol w:w="1271"/>
        <w:gridCol w:w="850"/>
        <w:gridCol w:w="6238"/>
      </w:tblGrid>
      <w:tr w:rsidR="001C3451" w14:paraId="552ED354" w14:textId="77777777" w:rsidTr="00CE4035">
        <w:tc>
          <w:tcPr>
            <w:tcW w:w="1271" w:type="dxa"/>
            <w:tcBorders>
              <w:top w:val="single" w:sz="4" w:space="0" w:color="auto"/>
              <w:left w:val="single" w:sz="4" w:space="0" w:color="auto"/>
              <w:bottom w:val="single" w:sz="4" w:space="0" w:color="auto"/>
              <w:right w:val="single" w:sz="4" w:space="0" w:color="auto"/>
            </w:tcBorders>
            <w:hideMark/>
          </w:tcPr>
          <w:p w14:paraId="1662EA7A" w14:textId="77777777" w:rsidR="001C3451" w:rsidRDefault="001C3451" w:rsidP="00CE4035">
            <w:pPr>
              <w:pStyle w:val="a5"/>
              <w:ind w:firstLineChars="0" w:firstLine="0"/>
              <w:jc w:val="center"/>
              <w:rPr>
                <w:sz w:val="18"/>
              </w:rPr>
            </w:pPr>
            <w:r>
              <w:rPr>
                <w:rFonts w:hint="eastAsia"/>
                <w:sz w:val="18"/>
              </w:rPr>
              <w:t>名称</w:t>
            </w:r>
          </w:p>
        </w:tc>
        <w:tc>
          <w:tcPr>
            <w:tcW w:w="850" w:type="dxa"/>
            <w:tcBorders>
              <w:top w:val="single" w:sz="4" w:space="0" w:color="auto"/>
              <w:left w:val="single" w:sz="4" w:space="0" w:color="auto"/>
              <w:bottom w:val="single" w:sz="4" w:space="0" w:color="auto"/>
              <w:right w:val="single" w:sz="4" w:space="0" w:color="auto"/>
            </w:tcBorders>
            <w:hideMark/>
          </w:tcPr>
          <w:p w14:paraId="6BCA068F" w14:textId="77777777" w:rsidR="001C3451" w:rsidRDefault="001C3451" w:rsidP="00CE4035">
            <w:pPr>
              <w:pStyle w:val="a5"/>
              <w:ind w:firstLineChars="0" w:firstLine="0"/>
              <w:jc w:val="center"/>
              <w:rPr>
                <w:sz w:val="18"/>
              </w:rPr>
            </w:pPr>
            <w:r w:rsidRPr="002C2F2F">
              <w:rPr>
                <w:rFonts w:hint="eastAsia"/>
                <w:sz w:val="18"/>
              </w:rPr>
              <w:t>位</w:t>
            </w:r>
          </w:p>
        </w:tc>
        <w:tc>
          <w:tcPr>
            <w:tcW w:w="6238" w:type="dxa"/>
            <w:tcBorders>
              <w:top w:val="single" w:sz="4" w:space="0" w:color="auto"/>
              <w:left w:val="single" w:sz="4" w:space="0" w:color="auto"/>
              <w:bottom w:val="single" w:sz="4" w:space="0" w:color="auto"/>
              <w:right w:val="single" w:sz="4" w:space="0" w:color="auto"/>
            </w:tcBorders>
            <w:hideMark/>
          </w:tcPr>
          <w:p w14:paraId="406A9DA7" w14:textId="77777777" w:rsidR="001C3451" w:rsidRDefault="001C3451" w:rsidP="00CE4035">
            <w:pPr>
              <w:pStyle w:val="a5"/>
              <w:ind w:firstLineChars="0" w:firstLine="0"/>
              <w:jc w:val="center"/>
              <w:rPr>
                <w:sz w:val="18"/>
              </w:rPr>
            </w:pPr>
            <w:r w:rsidRPr="002C2F2F">
              <w:rPr>
                <w:rFonts w:hint="eastAsia"/>
                <w:sz w:val="18"/>
              </w:rPr>
              <w:t>功能描</w:t>
            </w:r>
            <w:r>
              <w:rPr>
                <w:rFonts w:hint="eastAsia"/>
                <w:sz w:val="18"/>
              </w:rPr>
              <w:t>述</w:t>
            </w:r>
          </w:p>
        </w:tc>
      </w:tr>
      <w:tr w:rsidR="001C3451" w14:paraId="02DB461D" w14:textId="77777777" w:rsidTr="00CE4035">
        <w:tc>
          <w:tcPr>
            <w:tcW w:w="1271" w:type="dxa"/>
            <w:tcBorders>
              <w:top w:val="single" w:sz="4" w:space="0" w:color="auto"/>
              <w:left w:val="single" w:sz="4" w:space="0" w:color="auto"/>
              <w:bottom w:val="single" w:sz="4" w:space="0" w:color="auto"/>
              <w:right w:val="single" w:sz="4" w:space="0" w:color="auto"/>
            </w:tcBorders>
          </w:tcPr>
          <w:p w14:paraId="006E182F" w14:textId="77777777" w:rsidR="001C3451" w:rsidRDefault="001C3451" w:rsidP="00CE4035">
            <w:pPr>
              <w:pStyle w:val="a5"/>
              <w:ind w:firstLineChars="0" w:firstLine="0"/>
              <w:jc w:val="center"/>
              <w:rPr>
                <w:sz w:val="18"/>
              </w:rPr>
            </w:pPr>
            <w:r>
              <w:rPr>
                <w:rFonts w:hint="eastAsia"/>
                <w:sz w:val="18"/>
              </w:rPr>
              <w:t>segid</w:t>
            </w:r>
          </w:p>
        </w:tc>
        <w:tc>
          <w:tcPr>
            <w:tcW w:w="850" w:type="dxa"/>
            <w:tcBorders>
              <w:top w:val="single" w:sz="4" w:space="0" w:color="auto"/>
              <w:left w:val="single" w:sz="4" w:space="0" w:color="auto"/>
              <w:bottom w:val="single" w:sz="4" w:space="0" w:color="auto"/>
              <w:right w:val="single" w:sz="4" w:space="0" w:color="auto"/>
            </w:tcBorders>
          </w:tcPr>
          <w:p w14:paraId="1AA26E4F" w14:textId="77777777" w:rsidR="001C3451" w:rsidRDefault="001C3451" w:rsidP="00CE4035">
            <w:pPr>
              <w:pStyle w:val="a5"/>
              <w:ind w:firstLineChars="0" w:firstLine="0"/>
              <w:jc w:val="center"/>
              <w:rPr>
                <w:sz w:val="18"/>
              </w:rPr>
            </w:pPr>
            <w:r>
              <w:rPr>
                <w:rFonts w:hint="eastAsia"/>
                <w:sz w:val="18"/>
              </w:rPr>
              <w:t>8</w:t>
            </w:r>
          </w:p>
        </w:tc>
        <w:tc>
          <w:tcPr>
            <w:tcW w:w="6238" w:type="dxa"/>
            <w:tcBorders>
              <w:top w:val="single" w:sz="4" w:space="0" w:color="auto"/>
              <w:left w:val="single" w:sz="4" w:space="0" w:color="auto"/>
              <w:bottom w:val="single" w:sz="4" w:space="0" w:color="auto"/>
              <w:right w:val="single" w:sz="4" w:space="0" w:color="auto"/>
            </w:tcBorders>
          </w:tcPr>
          <w:p w14:paraId="646E9F1F" w14:textId="08BD7786" w:rsidR="001C3451" w:rsidRPr="002C2F2F" w:rsidRDefault="00822284" w:rsidP="00CE4035">
            <w:pPr>
              <w:pStyle w:val="a5"/>
              <w:ind w:firstLineChars="0" w:firstLine="0"/>
              <w:jc w:val="left"/>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14E35E91" w14:textId="77777777" w:rsidTr="00CE4035">
        <w:tc>
          <w:tcPr>
            <w:tcW w:w="1271" w:type="dxa"/>
            <w:tcBorders>
              <w:top w:val="single" w:sz="4" w:space="0" w:color="auto"/>
              <w:left w:val="single" w:sz="4" w:space="0" w:color="auto"/>
              <w:bottom w:val="single" w:sz="4" w:space="0" w:color="auto"/>
              <w:right w:val="single" w:sz="4" w:space="0" w:color="auto"/>
            </w:tcBorders>
          </w:tcPr>
          <w:p w14:paraId="311D7A3D" w14:textId="77777777" w:rsidR="001C3451" w:rsidRDefault="001C3451" w:rsidP="00CE4035">
            <w:pPr>
              <w:pStyle w:val="a5"/>
              <w:ind w:firstLineChars="0" w:firstLine="0"/>
              <w:jc w:val="center"/>
              <w:rPr>
                <w:sz w:val="18"/>
              </w:rPr>
            </w:pPr>
            <w:r>
              <w:rPr>
                <w:rFonts w:hint="eastAsia"/>
                <w:sz w:val="18"/>
              </w:rPr>
              <w:t>tlp_type</w:t>
            </w:r>
          </w:p>
        </w:tc>
        <w:tc>
          <w:tcPr>
            <w:tcW w:w="850" w:type="dxa"/>
            <w:tcBorders>
              <w:top w:val="single" w:sz="4" w:space="0" w:color="auto"/>
              <w:left w:val="single" w:sz="4" w:space="0" w:color="auto"/>
              <w:bottom w:val="single" w:sz="4" w:space="0" w:color="auto"/>
              <w:right w:val="single" w:sz="4" w:space="0" w:color="auto"/>
            </w:tcBorders>
          </w:tcPr>
          <w:p w14:paraId="52E73660" w14:textId="77777777" w:rsidR="001C3451" w:rsidRPr="002C2F2F" w:rsidRDefault="001C3451" w:rsidP="00CE4035">
            <w:pPr>
              <w:pStyle w:val="a5"/>
              <w:ind w:firstLineChars="0" w:firstLine="0"/>
              <w:jc w:val="center"/>
              <w:rPr>
                <w:sz w:val="18"/>
              </w:rPr>
            </w:pPr>
            <w:r>
              <w:rPr>
                <w:rFonts w:hint="eastAsia"/>
                <w:sz w:val="18"/>
              </w:rPr>
              <w:t>5</w:t>
            </w:r>
          </w:p>
        </w:tc>
        <w:tc>
          <w:tcPr>
            <w:tcW w:w="6238" w:type="dxa"/>
            <w:tcBorders>
              <w:top w:val="single" w:sz="4" w:space="0" w:color="auto"/>
              <w:left w:val="single" w:sz="4" w:space="0" w:color="auto"/>
              <w:bottom w:val="single" w:sz="4" w:space="0" w:color="auto"/>
              <w:right w:val="single" w:sz="4" w:space="0" w:color="auto"/>
            </w:tcBorders>
          </w:tcPr>
          <w:p w14:paraId="0B1DE4E8" w14:textId="4DA92408" w:rsidR="001C3451" w:rsidRPr="002C2F2F" w:rsidRDefault="003C3933" w:rsidP="00CE4035">
            <w:pPr>
              <w:pStyle w:val="a5"/>
              <w:ind w:firstLineChars="0" w:firstLine="0"/>
              <w:jc w:val="left"/>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2A535FC6" w14:textId="77777777" w:rsidTr="00CE4035">
        <w:tc>
          <w:tcPr>
            <w:tcW w:w="1271" w:type="dxa"/>
            <w:tcBorders>
              <w:top w:val="single" w:sz="4" w:space="0" w:color="auto"/>
              <w:left w:val="single" w:sz="4" w:space="0" w:color="auto"/>
              <w:bottom w:val="single" w:sz="4" w:space="0" w:color="auto"/>
              <w:right w:val="single" w:sz="4" w:space="0" w:color="auto"/>
            </w:tcBorders>
            <w:hideMark/>
          </w:tcPr>
          <w:p w14:paraId="71AFA2AF" w14:textId="77777777" w:rsidR="001C3451" w:rsidRDefault="001C3451" w:rsidP="00CE4035">
            <w:pPr>
              <w:pStyle w:val="a5"/>
              <w:ind w:firstLineChars="0" w:firstLine="0"/>
              <w:jc w:val="center"/>
              <w:rPr>
                <w:sz w:val="18"/>
              </w:rPr>
            </w:pPr>
            <w:r>
              <w:rPr>
                <w:rFonts w:hint="eastAsia"/>
                <w:sz w:val="18"/>
              </w:rPr>
              <w:t>pasid</w:t>
            </w:r>
          </w:p>
        </w:tc>
        <w:tc>
          <w:tcPr>
            <w:tcW w:w="850" w:type="dxa"/>
            <w:tcBorders>
              <w:top w:val="single" w:sz="4" w:space="0" w:color="auto"/>
              <w:left w:val="single" w:sz="4" w:space="0" w:color="auto"/>
              <w:bottom w:val="single" w:sz="4" w:space="0" w:color="auto"/>
              <w:right w:val="single" w:sz="4" w:space="0" w:color="auto"/>
            </w:tcBorders>
          </w:tcPr>
          <w:p w14:paraId="7A0114BF" w14:textId="77777777" w:rsidR="001C3451" w:rsidRDefault="001C3451" w:rsidP="00CE4035">
            <w:pPr>
              <w:pStyle w:val="a5"/>
              <w:ind w:firstLineChars="0" w:firstLine="0"/>
              <w:jc w:val="center"/>
              <w:rPr>
                <w:sz w:val="18"/>
              </w:rPr>
            </w:pPr>
            <w:r>
              <w:rPr>
                <w:rFonts w:hint="eastAsia"/>
                <w:sz w:val="18"/>
              </w:rPr>
              <w:t>32</w:t>
            </w:r>
          </w:p>
        </w:tc>
        <w:tc>
          <w:tcPr>
            <w:tcW w:w="6238" w:type="dxa"/>
            <w:tcBorders>
              <w:top w:val="single" w:sz="4" w:space="0" w:color="auto"/>
              <w:left w:val="single" w:sz="4" w:space="0" w:color="auto"/>
              <w:bottom w:val="single" w:sz="4" w:space="0" w:color="auto"/>
              <w:right w:val="single" w:sz="4" w:space="0" w:color="auto"/>
            </w:tcBorders>
          </w:tcPr>
          <w:p w14:paraId="1685E949" w14:textId="3B056A34" w:rsidR="001C3451" w:rsidRDefault="003C3933" w:rsidP="00CE4035">
            <w:pPr>
              <w:pStyle w:val="a5"/>
              <w:ind w:firstLineChars="0" w:firstLine="0"/>
              <w:jc w:val="left"/>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1711400F" w14:textId="77777777" w:rsidTr="00CE4035">
        <w:tc>
          <w:tcPr>
            <w:tcW w:w="1271" w:type="dxa"/>
            <w:tcBorders>
              <w:top w:val="single" w:sz="4" w:space="0" w:color="auto"/>
              <w:left w:val="single" w:sz="4" w:space="0" w:color="auto"/>
              <w:bottom w:val="single" w:sz="4" w:space="0" w:color="auto"/>
              <w:right w:val="single" w:sz="4" w:space="0" w:color="auto"/>
            </w:tcBorders>
          </w:tcPr>
          <w:p w14:paraId="5B8E08FE" w14:textId="77777777" w:rsidR="001C3451" w:rsidRDefault="001C3451" w:rsidP="00CE4035">
            <w:pPr>
              <w:pStyle w:val="a5"/>
              <w:ind w:firstLineChars="0" w:firstLine="0"/>
              <w:jc w:val="center"/>
              <w:rPr>
                <w:sz w:val="18"/>
              </w:rPr>
            </w:pPr>
            <w:r>
              <w:rPr>
                <w:rFonts w:hint="eastAsia"/>
                <w:sz w:val="18"/>
              </w:rPr>
              <w:t>at</w:t>
            </w:r>
          </w:p>
        </w:tc>
        <w:tc>
          <w:tcPr>
            <w:tcW w:w="850" w:type="dxa"/>
            <w:tcBorders>
              <w:top w:val="single" w:sz="4" w:space="0" w:color="auto"/>
              <w:left w:val="single" w:sz="4" w:space="0" w:color="auto"/>
              <w:bottom w:val="single" w:sz="4" w:space="0" w:color="auto"/>
              <w:right w:val="single" w:sz="4" w:space="0" w:color="auto"/>
            </w:tcBorders>
          </w:tcPr>
          <w:p w14:paraId="72FBDED9" w14:textId="77777777" w:rsidR="001C3451" w:rsidRDefault="001C3451" w:rsidP="00CE4035">
            <w:pPr>
              <w:pStyle w:val="a5"/>
              <w:ind w:firstLineChars="0" w:firstLine="0"/>
              <w:jc w:val="center"/>
              <w:rPr>
                <w:sz w:val="18"/>
              </w:rPr>
            </w:pPr>
            <w:r>
              <w:rPr>
                <w:rFonts w:hint="eastAsia"/>
                <w:sz w:val="18"/>
              </w:rPr>
              <w:t>2</w:t>
            </w:r>
          </w:p>
        </w:tc>
        <w:tc>
          <w:tcPr>
            <w:tcW w:w="6238" w:type="dxa"/>
            <w:tcBorders>
              <w:top w:val="single" w:sz="4" w:space="0" w:color="auto"/>
              <w:left w:val="single" w:sz="4" w:space="0" w:color="auto"/>
              <w:bottom w:val="single" w:sz="4" w:space="0" w:color="auto"/>
              <w:right w:val="single" w:sz="4" w:space="0" w:color="auto"/>
            </w:tcBorders>
          </w:tcPr>
          <w:p w14:paraId="43A11E39" w14:textId="703791F2" w:rsidR="001C3451" w:rsidRPr="008B2778" w:rsidRDefault="003C3933" w:rsidP="00CE4035">
            <w:pPr>
              <w:pStyle w:val="a5"/>
              <w:ind w:firstLineChars="0" w:firstLine="0"/>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01FAB757" w14:textId="77777777" w:rsidTr="00CE4035">
        <w:tc>
          <w:tcPr>
            <w:tcW w:w="1271" w:type="dxa"/>
            <w:tcBorders>
              <w:top w:val="single" w:sz="4" w:space="0" w:color="auto"/>
              <w:left w:val="single" w:sz="4" w:space="0" w:color="auto"/>
              <w:bottom w:val="single" w:sz="4" w:space="0" w:color="auto"/>
              <w:right w:val="single" w:sz="4" w:space="0" w:color="auto"/>
            </w:tcBorders>
          </w:tcPr>
          <w:p w14:paraId="0BD340A4" w14:textId="77777777" w:rsidR="001C3451" w:rsidRDefault="001C3451" w:rsidP="00CE4035">
            <w:pPr>
              <w:pStyle w:val="a5"/>
              <w:ind w:firstLineChars="0" w:firstLine="0"/>
              <w:jc w:val="center"/>
              <w:rPr>
                <w:sz w:val="18"/>
              </w:rPr>
            </w:pPr>
            <w:r>
              <w:rPr>
                <w:rFonts w:hint="eastAsia"/>
                <w:sz w:val="18"/>
              </w:rPr>
              <w:t>rid</w:t>
            </w:r>
          </w:p>
        </w:tc>
        <w:tc>
          <w:tcPr>
            <w:tcW w:w="850" w:type="dxa"/>
            <w:tcBorders>
              <w:top w:val="single" w:sz="4" w:space="0" w:color="auto"/>
              <w:left w:val="single" w:sz="4" w:space="0" w:color="auto"/>
              <w:bottom w:val="single" w:sz="4" w:space="0" w:color="auto"/>
              <w:right w:val="single" w:sz="4" w:space="0" w:color="auto"/>
            </w:tcBorders>
          </w:tcPr>
          <w:p w14:paraId="4263881A" w14:textId="77777777" w:rsidR="001C3451" w:rsidRDefault="001C3451" w:rsidP="00CE4035">
            <w:pPr>
              <w:pStyle w:val="a5"/>
              <w:ind w:firstLineChars="0" w:firstLine="0"/>
              <w:jc w:val="center"/>
              <w:rPr>
                <w:sz w:val="18"/>
              </w:rPr>
            </w:pPr>
            <w:r>
              <w:rPr>
                <w:rFonts w:hint="eastAsia"/>
                <w:sz w:val="18"/>
              </w:rPr>
              <w:t>16</w:t>
            </w:r>
          </w:p>
        </w:tc>
        <w:tc>
          <w:tcPr>
            <w:tcW w:w="6238" w:type="dxa"/>
            <w:tcBorders>
              <w:top w:val="single" w:sz="4" w:space="0" w:color="auto"/>
              <w:left w:val="single" w:sz="4" w:space="0" w:color="auto"/>
              <w:bottom w:val="single" w:sz="4" w:space="0" w:color="auto"/>
              <w:right w:val="single" w:sz="4" w:space="0" w:color="auto"/>
            </w:tcBorders>
          </w:tcPr>
          <w:p w14:paraId="7F6933F2" w14:textId="1AC8B427" w:rsidR="001C3451" w:rsidRDefault="003C3933" w:rsidP="00CE4035">
            <w:pPr>
              <w:pStyle w:val="a5"/>
              <w:ind w:firstLineChars="0" w:firstLine="0"/>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4731567A" w14:textId="77777777" w:rsidTr="00CE4035">
        <w:tc>
          <w:tcPr>
            <w:tcW w:w="1271" w:type="dxa"/>
            <w:tcBorders>
              <w:top w:val="single" w:sz="4" w:space="0" w:color="auto"/>
              <w:left w:val="single" w:sz="4" w:space="0" w:color="auto"/>
              <w:bottom w:val="single" w:sz="4" w:space="0" w:color="auto"/>
              <w:right w:val="single" w:sz="4" w:space="0" w:color="auto"/>
            </w:tcBorders>
          </w:tcPr>
          <w:p w14:paraId="19F0BAD6" w14:textId="77777777" w:rsidR="001C3451" w:rsidRDefault="001C3451" w:rsidP="00CE4035">
            <w:pPr>
              <w:pStyle w:val="a5"/>
              <w:ind w:firstLineChars="0" w:firstLine="0"/>
              <w:jc w:val="center"/>
              <w:rPr>
                <w:sz w:val="18"/>
              </w:rPr>
            </w:pPr>
            <w:r>
              <w:rPr>
                <w:rFonts w:hint="eastAsia"/>
                <w:sz w:val="18"/>
              </w:rPr>
              <w:t>ep</w:t>
            </w:r>
          </w:p>
        </w:tc>
        <w:tc>
          <w:tcPr>
            <w:tcW w:w="850" w:type="dxa"/>
            <w:tcBorders>
              <w:top w:val="single" w:sz="4" w:space="0" w:color="auto"/>
              <w:left w:val="single" w:sz="4" w:space="0" w:color="auto"/>
              <w:bottom w:val="single" w:sz="4" w:space="0" w:color="auto"/>
              <w:right w:val="single" w:sz="4" w:space="0" w:color="auto"/>
            </w:tcBorders>
          </w:tcPr>
          <w:p w14:paraId="433C689A" w14:textId="77777777" w:rsidR="001C3451" w:rsidRDefault="001C3451"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7F85B302" w14:textId="10709226" w:rsidR="001C3451" w:rsidRDefault="003473D3" w:rsidP="00CE4035">
            <w:pPr>
              <w:pStyle w:val="a5"/>
              <w:ind w:firstLineChars="0" w:firstLine="0"/>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41C780C0" w14:textId="77777777" w:rsidTr="00CE4035">
        <w:tc>
          <w:tcPr>
            <w:tcW w:w="1271" w:type="dxa"/>
            <w:tcBorders>
              <w:top w:val="single" w:sz="4" w:space="0" w:color="auto"/>
              <w:left w:val="single" w:sz="4" w:space="0" w:color="auto"/>
              <w:bottom w:val="single" w:sz="4" w:space="0" w:color="auto"/>
              <w:right w:val="single" w:sz="4" w:space="0" w:color="auto"/>
            </w:tcBorders>
          </w:tcPr>
          <w:p w14:paraId="4ACF5ECF" w14:textId="77777777" w:rsidR="001C3451" w:rsidRDefault="001C3451" w:rsidP="00CE4035">
            <w:pPr>
              <w:pStyle w:val="a5"/>
              <w:ind w:firstLineChars="0" w:firstLine="0"/>
              <w:jc w:val="center"/>
              <w:rPr>
                <w:sz w:val="18"/>
              </w:rPr>
            </w:pPr>
            <w:r>
              <w:rPr>
                <w:rFonts w:hint="eastAsia"/>
                <w:sz w:val="18"/>
              </w:rPr>
              <w:t>tag</w:t>
            </w:r>
          </w:p>
        </w:tc>
        <w:tc>
          <w:tcPr>
            <w:tcW w:w="850" w:type="dxa"/>
            <w:tcBorders>
              <w:top w:val="single" w:sz="4" w:space="0" w:color="auto"/>
              <w:left w:val="single" w:sz="4" w:space="0" w:color="auto"/>
              <w:bottom w:val="single" w:sz="4" w:space="0" w:color="auto"/>
              <w:right w:val="single" w:sz="4" w:space="0" w:color="auto"/>
            </w:tcBorders>
          </w:tcPr>
          <w:p w14:paraId="107518E6" w14:textId="77777777" w:rsidR="001C3451" w:rsidRDefault="001C3451" w:rsidP="00CE4035">
            <w:pPr>
              <w:pStyle w:val="a5"/>
              <w:ind w:firstLineChars="0" w:firstLine="0"/>
              <w:jc w:val="center"/>
              <w:rPr>
                <w:sz w:val="18"/>
              </w:rPr>
            </w:pPr>
            <w:r>
              <w:rPr>
                <w:rFonts w:hint="eastAsia"/>
                <w:sz w:val="18"/>
              </w:rPr>
              <w:t>10</w:t>
            </w:r>
          </w:p>
        </w:tc>
        <w:tc>
          <w:tcPr>
            <w:tcW w:w="6238" w:type="dxa"/>
            <w:tcBorders>
              <w:top w:val="single" w:sz="4" w:space="0" w:color="auto"/>
              <w:left w:val="single" w:sz="4" w:space="0" w:color="auto"/>
              <w:bottom w:val="single" w:sz="4" w:space="0" w:color="auto"/>
              <w:right w:val="single" w:sz="4" w:space="0" w:color="auto"/>
            </w:tcBorders>
          </w:tcPr>
          <w:p w14:paraId="7748E008" w14:textId="5C677B10" w:rsidR="001C3451" w:rsidRDefault="0075051F" w:rsidP="00CE4035">
            <w:pPr>
              <w:pStyle w:val="a5"/>
              <w:ind w:firstLineChars="0" w:firstLine="0"/>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609E2F8F" w14:textId="77777777" w:rsidTr="00CE4035">
        <w:tc>
          <w:tcPr>
            <w:tcW w:w="1271" w:type="dxa"/>
            <w:tcBorders>
              <w:top w:val="single" w:sz="4" w:space="0" w:color="auto"/>
              <w:left w:val="single" w:sz="4" w:space="0" w:color="auto"/>
              <w:bottom w:val="single" w:sz="4" w:space="0" w:color="auto"/>
              <w:right w:val="single" w:sz="4" w:space="0" w:color="auto"/>
            </w:tcBorders>
          </w:tcPr>
          <w:p w14:paraId="1DA32AAE" w14:textId="77777777" w:rsidR="001C3451" w:rsidRDefault="001C3451" w:rsidP="00CE4035">
            <w:pPr>
              <w:pStyle w:val="a5"/>
              <w:ind w:firstLineChars="0" w:firstLine="0"/>
              <w:jc w:val="center"/>
              <w:rPr>
                <w:sz w:val="18"/>
              </w:rPr>
            </w:pPr>
            <w:r>
              <w:rPr>
                <w:rFonts w:hint="eastAsia"/>
                <w:sz w:val="18"/>
              </w:rPr>
              <w:t>tc</w:t>
            </w:r>
          </w:p>
        </w:tc>
        <w:tc>
          <w:tcPr>
            <w:tcW w:w="850" w:type="dxa"/>
            <w:tcBorders>
              <w:top w:val="single" w:sz="4" w:space="0" w:color="auto"/>
              <w:left w:val="single" w:sz="4" w:space="0" w:color="auto"/>
              <w:bottom w:val="single" w:sz="4" w:space="0" w:color="auto"/>
              <w:right w:val="single" w:sz="4" w:space="0" w:color="auto"/>
            </w:tcBorders>
          </w:tcPr>
          <w:p w14:paraId="17A92264" w14:textId="77777777" w:rsidR="001C3451" w:rsidRDefault="001C3451" w:rsidP="00CE4035">
            <w:pPr>
              <w:pStyle w:val="a5"/>
              <w:ind w:firstLineChars="0" w:firstLine="0"/>
              <w:jc w:val="center"/>
              <w:rPr>
                <w:sz w:val="18"/>
              </w:rPr>
            </w:pPr>
            <w:r>
              <w:rPr>
                <w:rFonts w:hint="eastAsia"/>
                <w:sz w:val="18"/>
              </w:rPr>
              <w:t>3</w:t>
            </w:r>
          </w:p>
        </w:tc>
        <w:tc>
          <w:tcPr>
            <w:tcW w:w="6238" w:type="dxa"/>
            <w:tcBorders>
              <w:top w:val="single" w:sz="4" w:space="0" w:color="auto"/>
              <w:left w:val="single" w:sz="4" w:space="0" w:color="auto"/>
              <w:bottom w:val="single" w:sz="4" w:space="0" w:color="auto"/>
              <w:right w:val="single" w:sz="4" w:space="0" w:color="auto"/>
            </w:tcBorders>
          </w:tcPr>
          <w:p w14:paraId="4E990D40" w14:textId="6B5A6B5D" w:rsidR="001C3451" w:rsidRDefault="0075051F" w:rsidP="00CE4035">
            <w:pPr>
              <w:pStyle w:val="a5"/>
              <w:ind w:firstLineChars="0" w:firstLine="0"/>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7EA15669" w14:textId="77777777" w:rsidTr="00CE4035">
        <w:tc>
          <w:tcPr>
            <w:tcW w:w="1271" w:type="dxa"/>
            <w:tcBorders>
              <w:top w:val="single" w:sz="4" w:space="0" w:color="auto"/>
              <w:left w:val="single" w:sz="4" w:space="0" w:color="auto"/>
              <w:bottom w:val="single" w:sz="4" w:space="0" w:color="auto"/>
              <w:right w:val="single" w:sz="4" w:space="0" w:color="auto"/>
            </w:tcBorders>
          </w:tcPr>
          <w:p w14:paraId="2F935C96" w14:textId="77777777" w:rsidR="001C3451" w:rsidRDefault="001C3451" w:rsidP="00CE4035">
            <w:pPr>
              <w:pStyle w:val="a5"/>
              <w:ind w:firstLineChars="0" w:firstLine="0"/>
              <w:jc w:val="center"/>
              <w:rPr>
                <w:sz w:val="18"/>
              </w:rPr>
            </w:pPr>
            <w:r>
              <w:rPr>
                <w:rFonts w:hint="eastAsia"/>
                <w:sz w:val="18"/>
              </w:rPr>
              <w:t>ns</w:t>
            </w:r>
          </w:p>
        </w:tc>
        <w:tc>
          <w:tcPr>
            <w:tcW w:w="850" w:type="dxa"/>
            <w:tcBorders>
              <w:top w:val="single" w:sz="4" w:space="0" w:color="auto"/>
              <w:left w:val="single" w:sz="4" w:space="0" w:color="auto"/>
              <w:bottom w:val="single" w:sz="4" w:space="0" w:color="auto"/>
              <w:right w:val="single" w:sz="4" w:space="0" w:color="auto"/>
            </w:tcBorders>
          </w:tcPr>
          <w:p w14:paraId="4353C5F3" w14:textId="77777777" w:rsidR="001C3451" w:rsidRDefault="001C3451"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7FDDE4D9" w14:textId="69D36489" w:rsidR="001C3451" w:rsidRDefault="00293C42" w:rsidP="00CE4035">
            <w:pPr>
              <w:pStyle w:val="a5"/>
              <w:ind w:firstLineChars="0" w:firstLine="0"/>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70C99605" w14:textId="77777777" w:rsidTr="00CE4035">
        <w:tc>
          <w:tcPr>
            <w:tcW w:w="1271" w:type="dxa"/>
            <w:tcBorders>
              <w:top w:val="single" w:sz="4" w:space="0" w:color="auto"/>
              <w:left w:val="single" w:sz="4" w:space="0" w:color="auto"/>
              <w:bottom w:val="single" w:sz="4" w:space="0" w:color="auto"/>
              <w:right w:val="single" w:sz="4" w:space="0" w:color="auto"/>
            </w:tcBorders>
          </w:tcPr>
          <w:p w14:paraId="0E7CE479" w14:textId="77777777" w:rsidR="001C3451" w:rsidRDefault="001C3451" w:rsidP="00CE4035">
            <w:pPr>
              <w:pStyle w:val="a5"/>
              <w:ind w:firstLineChars="0" w:firstLine="0"/>
              <w:jc w:val="center"/>
              <w:rPr>
                <w:sz w:val="18"/>
              </w:rPr>
            </w:pPr>
            <w:r>
              <w:rPr>
                <w:rFonts w:hint="eastAsia"/>
                <w:sz w:val="18"/>
              </w:rPr>
              <w:t>ro</w:t>
            </w:r>
          </w:p>
        </w:tc>
        <w:tc>
          <w:tcPr>
            <w:tcW w:w="850" w:type="dxa"/>
            <w:tcBorders>
              <w:top w:val="single" w:sz="4" w:space="0" w:color="auto"/>
              <w:left w:val="single" w:sz="4" w:space="0" w:color="auto"/>
              <w:bottom w:val="single" w:sz="4" w:space="0" w:color="auto"/>
              <w:right w:val="single" w:sz="4" w:space="0" w:color="auto"/>
            </w:tcBorders>
          </w:tcPr>
          <w:p w14:paraId="68559FD7" w14:textId="77777777" w:rsidR="001C3451" w:rsidRDefault="001C3451"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37E1E98D" w14:textId="2EEAEE2C" w:rsidR="001C3451" w:rsidRDefault="00293C42" w:rsidP="00CE4035">
            <w:pPr>
              <w:pStyle w:val="a5"/>
              <w:ind w:firstLineChars="0" w:firstLine="0"/>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1C3451" w14:paraId="6625BBC7" w14:textId="77777777" w:rsidTr="00CE4035">
        <w:tc>
          <w:tcPr>
            <w:tcW w:w="1271" w:type="dxa"/>
            <w:tcBorders>
              <w:top w:val="single" w:sz="4" w:space="0" w:color="auto"/>
              <w:left w:val="single" w:sz="4" w:space="0" w:color="auto"/>
              <w:bottom w:val="single" w:sz="4" w:space="0" w:color="auto"/>
              <w:right w:val="single" w:sz="4" w:space="0" w:color="auto"/>
            </w:tcBorders>
          </w:tcPr>
          <w:p w14:paraId="008D28D1" w14:textId="77777777" w:rsidR="001C3451" w:rsidRDefault="001C3451" w:rsidP="00CE4035">
            <w:pPr>
              <w:pStyle w:val="a5"/>
              <w:ind w:firstLineChars="0" w:firstLine="0"/>
              <w:jc w:val="center"/>
              <w:rPr>
                <w:sz w:val="18"/>
              </w:rPr>
            </w:pPr>
            <w:r>
              <w:rPr>
                <w:rFonts w:hint="eastAsia"/>
                <w:sz w:val="18"/>
              </w:rPr>
              <w:t>ido</w:t>
            </w:r>
          </w:p>
        </w:tc>
        <w:tc>
          <w:tcPr>
            <w:tcW w:w="850" w:type="dxa"/>
            <w:tcBorders>
              <w:top w:val="single" w:sz="4" w:space="0" w:color="auto"/>
              <w:left w:val="single" w:sz="4" w:space="0" w:color="auto"/>
              <w:bottom w:val="single" w:sz="4" w:space="0" w:color="auto"/>
              <w:right w:val="single" w:sz="4" w:space="0" w:color="auto"/>
            </w:tcBorders>
          </w:tcPr>
          <w:p w14:paraId="42639C16" w14:textId="77777777" w:rsidR="001C3451" w:rsidRDefault="001C3451"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0267E0BF" w14:textId="2C6CEF80" w:rsidR="001C3451" w:rsidRDefault="00293C42" w:rsidP="00CE4035">
            <w:pPr>
              <w:pStyle w:val="a5"/>
              <w:ind w:firstLineChars="0" w:firstLine="0"/>
              <w:rPr>
                <w:sz w:val="18"/>
              </w:rPr>
            </w:pPr>
            <w:r>
              <w:rPr>
                <w:rFonts w:hint="eastAsia"/>
                <w:sz w:val="18"/>
              </w:rPr>
              <w:t>同</w:t>
            </w:r>
            <w:r>
              <w:rPr>
                <w:rFonts w:hint="eastAsia"/>
                <w:sz w:val="18"/>
              </w:rPr>
              <w:t>awuser</w:t>
            </w:r>
            <w:r>
              <w:rPr>
                <w:rFonts w:hint="eastAsia"/>
                <w:sz w:val="18"/>
              </w:rPr>
              <w:t>同名字段定义</w:t>
            </w:r>
            <w:r w:rsidR="001C3451">
              <w:rPr>
                <w:rFonts w:hint="eastAsia"/>
                <w:sz w:val="18"/>
              </w:rPr>
              <w:t>。</w:t>
            </w:r>
          </w:p>
        </w:tc>
      </w:tr>
      <w:tr w:rsidR="00C144E3" w14:paraId="46D3ED6A" w14:textId="77777777" w:rsidTr="00CE4035">
        <w:tc>
          <w:tcPr>
            <w:tcW w:w="1271" w:type="dxa"/>
            <w:tcBorders>
              <w:top w:val="single" w:sz="4" w:space="0" w:color="auto"/>
              <w:left w:val="single" w:sz="4" w:space="0" w:color="auto"/>
              <w:bottom w:val="single" w:sz="4" w:space="0" w:color="auto"/>
              <w:right w:val="single" w:sz="4" w:space="0" w:color="auto"/>
            </w:tcBorders>
          </w:tcPr>
          <w:p w14:paraId="3B894BAA" w14:textId="29CF24DA" w:rsidR="00C144E3" w:rsidRDefault="009873E2" w:rsidP="00CE4035">
            <w:pPr>
              <w:pStyle w:val="a5"/>
              <w:ind w:firstLineChars="0" w:firstLine="0"/>
              <w:jc w:val="center"/>
              <w:rPr>
                <w:sz w:val="18"/>
              </w:rPr>
            </w:pPr>
            <w:r>
              <w:rPr>
                <w:rFonts w:hint="eastAsia"/>
                <w:sz w:val="18"/>
              </w:rPr>
              <w:t>nw</w:t>
            </w:r>
          </w:p>
        </w:tc>
        <w:tc>
          <w:tcPr>
            <w:tcW w:w="850" w:type="dxa"/>
            <w:tcBorders>
              <w:top w:val="single" w:sz="4" w:space="0" w:color="auto"/>
              <w:left w:val="single" w:sz="4" w:space="0" w:color="auto"/>
              <w:bottom w:val="single" w:sz="4" w:space="0" w:color="auto"/>
              <w:right w:val="single" w:sz="4" w:space="0" w:color="auto"/>
            </w:tcBorders>
          </w:tcPr>
          <w:p w14:paraId="1D289F56" w14:textId="0AC57719" w:rsidR="00C144E3" w:rsidRDefault="009873E2"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3A757345" w14:textId="001F655D" w:rsidR="00C144E3" w:rsidRDefault="009873E2" w:rsidP="00CE4035">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No Write</w:t>
            </w:r>
            <w:r>
              <w:rPr>
                <w:rFonts w:hint="eastAsia"/>
                <w:sz w:val="18"/>
              </w:rPr>
              <w:t>字段，仅对</w:t>
            </w:r>
            <w:r>
              <w:rPr>
                <w:rFonts w:hint="eastAsia"/>
                <w:sz w:val="18"/>
              </w:rPr>
              <w:t>Translation Request</w:t>
            </w:r>
            <w:r>
              <w:rPr>
                <w:rFonts w:hint="eastAsia"/>
                <w:sz w:val="18"/>
              </w:rPr>
              <w:t>包有效</w:t>
            </w:r>
            <w:r w:rsidR="00931803">
              <w:rPr>
                <w:rFonts w:hint="eastAsia"/>
                <w:sz w:val="18"/>
              </w:rPr>
              <w:t>，其他包该字段无意义</w:t>
            </w:r>
            <w:r>
              <w:rPr>
                <w:rFonts w:hint="eastAsia"/>
                <w:sz w:val="18"/>
              </w:rPr>
              <w:t>。该字段</w:t>
            </w:r>
            <w:r>
              <w:rPr>
                <w:rFonts w:hint="eastAsia"/>
                <w:sz w:val="18"/>
              </w:rPr>
              <w:t>IOMMU</w:t>
            </w:r>
            <w:r>
              <w:rPr>
                <w:rFonts w:hint="eastAsia"/>
                <w:sz w:val="18"/>
              </w:rPr>
              <w:t>仅记录，不用于逻辑判断。</w:t>
            </w:r>
          </w:p>
        </w:tc>
      </w:tr>
    </w:tbl>
    <w:p w14:paraId="1833F250" w14:textId="77777777" w:rsidR="001C3451" w:rsidRPr="001C3451" w:rsidRDefault="001C3451" w:rsidP="001C3451"/>
    <w:p w14:paraId="05227804" w14:textId="77777777" w:rsidR="001C3451" w:rsidRDefault="001C3451" w:rsidP="001C3451"/>
    <w:p w14:paraId="5065CD43" w14:textId="767EF01D" w:rsidR="00BA3413" w:rsidRDefault="00D4094E" w:rsidP="00BA3413">
      <w:pPr>
        <w:pStyle w:val="4"/>
      </w:pPr>
      <w:r>
        <w:rPr>
          <w:rFonts w:hint="eastAsia"/>
        </w:rPr>
        <w:t>A</w:t>
      </w:r>
      <w:r>
        <w:t>XI Stream</w:t>
      </w:r>
    </w:p>
    <w:p w14:paraId="30F37378" w14:textId="21B37A4C" w:rsidR="00645FD6" w:rsidRDefault="0067081C" w:rsidP="00645FD6">
      <w:pPr>
        <w:ind w:firstLineChars="200" w:firstLine="420"/>
      </w:pPr>
      <w:r>
        <w:rPr>
          <w:rFonts w:hint="eastAsia"/>
        </w:rPr>
        <w:t>IOMMU</w:t>
      </w:r>
      <w:r w:rsidR="008A728E">
        <w:rPr>
          <w:rFonts w:hint="eastAsia"/>
        </w:rPr>
        <w:t>共有</w:t>
      </w:r>
      <w:r>
        <w:rPr>
          <w:rFonts w:hint="eastAsia"/>
        </w:rPr>
        <w:t>1</w:t>
      </w:r>
      <w:r w:rsidR="008A728E">
        <w:rPr>
          <w:rFonts w:hint="eastAsia"/>
        </w:rPr>
        <w:t>个</w:t>
      </w:r>
      <w:r w:rsidR="008A728E">
        <w:rPr>
          <w:rFonts w:hint="eastAsia"/>
        </w:rPr>
        <w:t>A</w:t>
      </w:r>
      <w:r w:rsidR="008A728E">
        <w:t>XI Stream</w:t>
      </w:r>
      <w:r>
        <w:rPr>
          <w:rFonts w:hint="eastAsia"/>
        </w:rPr>
        <w:t xml:space="preserve"> Master</w:t>
      </w:r>
      <w:r w:rsidR="008A728E">
        <w:rPr>
          <w:rFonts w:hint="eastAsia"/>
        </w:rPr>
        <w:t>接口</w:t>
      </w:r>
      <w:r>
        <w:rPr>
          <w:rFonts w:hint="eastAsia"/>
        </w:rPr>
        <w:t>，</w:t>
      </w:r>
      <w:r w:rsidR="00FA49ED">
        <w:rPr>
          <w:rFonts w:hint="eastAsia"/>
        </w:rPr>
        <w:t>接口的规格定义如下表：</w:t>
      </w:r>
    </w:p>
    <w:p w14:paraId="7D9D1A4E" w14:textId="3F4FD5D5" w:rsidR="009B11E6" w:rsidRDefault="009B11E6" w:rsidP="009B11E6">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5</w:t>
      </w:r>
      <w:r w:rsidR="00AC63EA">
        <w:fldChar w:fldCharType="end"/>
      </w:r>
      <w:r>
        <w:t xml:space="preserve"> AXI Stream</w:t>
      </w:r>
      <w:r>
        <w:rPr>
          <w:rFonts w:hint="eastAsia"/>
        </w:rPr>
        <w:t>接口表</w:t>
      </w:r>
    </w:p>
    <w:tbl>
      <w:tblPr>
        <w:tblStyle w:val="a6"/>
        <w:tblW w:w="0" w:type="auto"/>
        <w:tblLook w:val="04A0" w:firstRow="1" w:lastRow="0" w:firstColumn="1" w:lastColumn="0" w:noHBand="0" w:noVBand="1"/>
      </w:tblPr>
      <w:tblGrid>
        <w:gridCol w:w="1271"/>
        <w:gridCol w:w="851"/>
        <w:gridCol w:w="850"/>
        <w:gridCol w:w="5324"/>
      </w:tblGrid>
      <w:tr w:rsidR="00C3369C" w14:paraId="110FEF88" w14:textId="77777777" w:rsidTr="00091BEE">
        <w:tc>
          <w:tcPr>
            <w:tcW w:w="1271" w:type="dxa"/>
            <w:tcBorders>
              <w:top w:val="single" w:sz="4" w:space="0" w:color="auto"/>
              <w:left w:val="single" w:sz="4" w:space="0" w:color="auto"/>
              <w:bottom w:val="single" w:sz="4" w:space="0" w:color="auto"/>
              <w:right w:val="single" w:sz="4" w:space="0" w:color="auto"/>
            </w:tcBorders>
            <w:hideMark/>
          </w:tcPr>
          <w:p w14:paraId="08DDAF25" w14:textId="77777777" w:rsidR="00C3369C" w:rsidRDefault="00C3369C" w:rsidP="00091BEE">
            <w:pPr>
              <w:pStyle w:val="a5"/>
              <w:ind w:firstLineChars="0" w:firstLine="0"/>
              <w:jc w:val="center"/>
              <w:rPr>
                <w:sz w:val="18"/>
              </w:rPr>
            </w:pPr>
            <w:r>
              <w:rPr>
                <w:rFonts w:hint="eastAsia"/>
                <w:sz w:val="18"/>
              </w:rPr>
              <w:t>名称</w:t>
            </w:r>
          </w:p>
        </w:tc>
        <w:tc>
          <w:tcPr>
            <w:tcW w:w="851" w:type="dxa"/>
            <w:tcBorders>
              <w:top w:val="single" w:sz="4" w:space="0" w:color="auto"/>
              <w:left w:val="single" w:sz="4" w:space="0" w:color="auto"/>
              <w:bottom w:val="single" w:sz="4" w:space="0" w:color="auto"/>
              <w:right w:val="single" w:sz="4" w:space="0" w:color="auto"/>
            </w:tcBorders>
            <w:hideMark/>
          </w:tcPr>
          <w:p w14:paraId="3B94D55D" w14:textId="77777777" w:rsidR="00C3369C" w:rsidRDefault="00C3369C" w:rsidP="00091BEE">
            <w:pPr>
              <w:pStyle w:val="a5"/>
              <w:ind w:firstLineChars="0" w:firstLine="0"/>
              <w:jc w:val="center"/>
              <w:rPr>
                <w:sz w:val="18"/>
              </w:rPr>
            </w:pPr>
            <w:r>
              <w:rPr>
                <w:rFonts w:ascii="微软雅黑" w:eastAsia="微软雅黑" w:hAnsi="微软雅黑" w:cs="微软雅黑" w:hint="eastAsia"/>
                <w:sz w:val="18"/>
              </w:rPr>
              <w:t>频</w:t>
            </w:r>
            <w:r>
              <w:rPr>
                <w:rFonts w:hint="eastAsia"/>
                <w:sz w:val="18"/>
              </w:rPr>
              <w:t>率</w:t>
            </w:r>
          </w:p>
          <w:p w14:paraId="57CA3018" w14:textId="77777777" w:rsidR="00C3369C" w:rsidRDefault="00C3369C" w:rsidP="00091BEE">
            <w:pPr>
              <w:pStyle w:val="a5"/>
              <w:ind w:firstLineChars="0" w:firstLine="0"/>
              <w:jc w:val="center"/>
              <w:rPr>
                <w:sz w:val="18"/>
              </w:rPr>
            </w:pPr>
            <w:r>
              <w:rPr>
                <w:sz w:val="18"/>
              </w:rPr>
              <w:t>(MHz)</w:t>
            </w:r>
          </w:p>
        </w:tc>
        <w:tc>
          <w:tcPr>
            <w:tcW w:w="850" w:type="dxa"/>
            <w:tcBorders>
              <w:top w:val="single" w:sz="4" w:space="0" w:color="auto"/>
              <w:left w:val="single" w:sz="4" w:space="0" w:color="auto"/>
              <w:bottom w:val="single" w:sz="4" w:space="0" w:color="auto"/>
              <w:right w:val="single" w:sz="4" w:space="0" w:color="auto"/>
            </w:tcBorders>
            <w:hideMark/>
          </w:tcPr>
          <w:p w14:paraId="02A3E45C" w14:textId="77777777" w:rsidR="00C3369C" w:rsidRDefault="00C3369C" w:rsidP="00091BEE">
            <w:pPr>
              <w:pStyle w:val="a5"/>
              <w:ind w:firstLineChars="0" w:firstLine="0"/>
              <w:jc w:val="center"/>
              <w:rPr>
                <w:sz w:val="18"/>
              </w:rPr>
            </w:pPr>
            <w:r>
              <w:rPr>
                <w:rFonts w:ascii="微软雅黑" w:eastAsia="微软雅黑" w:hAnsi="微软雅黑" w:cs="微软雅黑" w:hint="eastAsia"/>
                <w:sz w:val="18"/>
              </w:rPr>
              <w:t>位</w:t>
            </w:r>
            <w:r>
              <w:rPr>
                <w:rFonts w:hint="eastAsia"/>
                <w:sz w:val="18"/>
              </w:rPr>
              <w:t>宽</w:t>
            </w:r>
          </w:p>
        </w:tc>
        <w:tc>
          <w:tcPr>
            <w:tcW w:w="5324" w:type="dxa"/>
            <w:tcBorders>
              <w:top w:val="single" w:sz="4" w:space="0" w:color="auto"/>
              <w:left w:val="single" w:sz="4" w:space="0" w:color="auto"/>
              <w:bottom w:val="single" w:sz="4" w:space="0" w:color="auto"/>
              <w:right w:val="single" w:sz="4" w:space="0" w:color="auto"/>
            </w:tcBorders>
            <w:hideMark/>
          </w:tcPr>
          <w:p w14:paraId="647C5684" w14:textId="77777777" w:rsidR="00C3369C" w:rsidRDefault="00C3369C" w:rsidP="00091BEE">
            <w:pPr>
              <w:pStyle w:val="a5"/>
              <w:ind w:firstLineChars="0" w:firstLine="0"/>
              <w:jc w:val="center"/>
              <w:rPr>
                <w:sz w:val="18"/>
              </w:rPr>
            </w:pPr>
            <w:r>
              <w:rPr>
                <w:rFonts w:ascii="微软雅黑" w:eastAsia="微软雅黑" w:hAnsi="微软雅黑" w:cs="微软雅黑" w:hint="eastAsia"/>
                <w:sz w:val="18"/>
              </w:rPr>
              <w:t>功能描</w:t>
            </w:r>
            <w:r>
              <w:rPr>
                <w:rFonts w:hint="eastAsia"/>
                <w:sz w:val="18"/>
              </w:rPr>
              <w:t>述</w:t>
            </w:r>
          </w:p>
        </w:tc>
      </w:tr>
      <w:tr w:rsidR="0003088F" w14:paraId="13D0FF6B" w14:textId="77777777" w:rsidTr="0064131A">
        <w:tc>
          <w:tcPr>
            <w:tcW w:w="1271" w:type="dxa"/>
            <w:tcBorders>
              <w:top w:val="single" w:sz="4" w:space="0" w:color="auto"/>
              <w:left w:val="single" w:sz="4" w:space="0" w:color="auto"/>
              <w:bottom w:val="single" w:sz="4" w:space="0" w:color="auto"/>
              <w:right w:val="single" w:sz="4" w:space="0" w:color="auto"/>
            </w:tcBorders>
            <w:hideMark/>
          </w:tcPr>
          <w:p w14:paraId="2B64FC44" w14:textId="39ED4527" w:rsidR="0003088F" w:rsidRDefault="0003088F" w:rsidP="0003088F">
            <w:pPr>
              <w:pStyle w:val="a5"/>
              <w:ind w:firstLineChars="0" w:firstLine="0"/>
              <w:jc w:val="center"/>
              <w:rPr>
                <w:sz w:val="18"/>
              </w:rPr>
            </w:pPr>
            <w:r>
              <w:rPr>
                <w:rFonts w:hint="eastAsia"/>
                <w:sz w:val="18"/>
              </w:rPr>
              <w:t>AXI Stream</w:t>
            </w:r>
            <w:r w:rsidR="00482224">
              <w:rPr>
                <w:rFonts w:hint="eastAsia"/>
                <w:sz w:val="18"/>
              </w:rPr>
              <w:t xml:space="preserve"> Master</w:t>
            </w:r>
          </w:p>
        </w:tc>
        <w:tc>
          <w:tcPr>
            <w:tcW w:w="851" w:type="dxa"/>
            <w:tcBorders>
              <w:top w:val="single" w:sz="4" w:space="0" w:color="auto"/>
              <w:left w:val="single" w:sz="4" w:space="0" w:color="auto"/>
              <w:bottom w:val="single" w:sz="4" w:space="0" w:color="auto"/>
              <w:right w:val="single" w:sz="4" w:space="0" w:color="auto"/>
            </w:tcBorders>
            <w:hideMark/>
          </w:tcPr>
          <w:p w14:paraId="5C2E7798" w14:textId="6D658432" w:rsidR="0003088F" w:rsidRDefault="00FC7AFB" w:rsidP="0003088F">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hideMark/>
          </w:tcPr>
          <w:p w14:paraId="7DAEF993" w14:textId="61DA77D1" w:rsidR="0003088F" w:rsidRDefault="005161BD" w:rsidP="0003088F">
            <w:pPr>
              <w:pStyle w:val="a5"/>
              <w:ind w:firstLineChars="0" w:firstLine="0"/>
              <w:jc w:val="center"/>
              <w:rPr>
                <w:sz w:val="18"/>
              </w:rPr>
            </w:pPr>
            <w:r>
              <w:rPr>
                <w:rFonts w:hint="eastAsia"/>
                <w:sz w:val="18"/>
              </w:rPr>
              <w:t>64</w:t>
            </w:r>
          </w:p>
        </w:tc>
        <w:tc>
          <w:tcPr>
            <w:tcW w:w="5324" w:type="dxa"/>
            <w:tcBorders>
              <w:top w:val="single" w:sz="4" w:space="0" w:color="auto"/>
              <w:left w:val="single" w:sz="4" w:space="0" w:color="auto"/>
              <w:bottom w:val="single" w:sz="4" w:space="0" w:color="auto"/>
              <w:right w:val="single" w:sz="4" w:space="0" w:color="auto"/>
            </w:tcBorders>
            <w:hideMark/>
          </w:tcPr>
          <w:p w14:paraId="2EDB1B42" w14:textId="77777777" w:rsidR="0003088F" w:rsidRDefault="0003088F" w:rsidP="0003088F">
            <w:pPr>
              <w:pStyle w:val="a5"/>
              <w:ind w:firstLineChars="0" w:firstLine="0"/>
              <w:rPr>
                <w:sz w:val="18"/>
              </w:rPr>
            </w:pPr>
            <w:r w:rsidRPr="008B2778">
              <w:rPr>
                <w:rFonts w:hint="eastAsia"/>
                <w:sz w:val="18"/>
              </w:rPr>
              <w:t>该接口主要承担以下的数据交互</w:t>
            </w:r>
            <w:r>
              <w:rPr>
                <w:rFonts w:hint="eastAsia"/>
                <w:sz w:val="18"/>
              </w:rPr>
              <w:t>：</w:t>
            </w:r>
          </w:p>
          <w:p w14:paraId="26B18866" w14:textId="77777777" w:rsidR="0003088F" w:rsidRDefault="0003088F" w:rsidP="0003088F">
            <w:pPr>
              <w:pStyle w:val="a5"/>
              <w:numPr>
                <w:ilvl w:val="0"/>
                <w:numId w:val="63"/>
              </w:numPr>
              <w:ind w:firstLineChars="0"/>
              <w:rPr>
                <w:sz w:val="18"/>
              </w:rPr>
            </w:pPr>
            <w:r>
              <w:rPr>
                <w:rFonts w:hint="eastAsia"/>
                <w:sz w:val="18"/>
              </w:rPr>
              <w:t>对</w:t>
            </w:r>
            <w:r>
              <w:rPr>
                <w:rFonts w:hint="eastAsia"/>
                <w:sz w:val="18"/>
              </w:rPr>
              <w:t>IMSIC</w:t>
            </w:r>
            <w:r>
              <w:rPr>
                <w:rFonts w:hint="eastAsia"/>
                <w:sz w:val="18"/>
              </w:rPr>
              <w:t>内部的</w:t>
            </w:r>
            <w:r>
              <w:rPr>
                <w:rFonts w:hint="eastAsia"/>
                <w:sz w:val="18"/>
              </w:rPr>
              <w:t>Interrupt File</w:t>
            </w:r>
            <w:r>
              <w:rPr>
                <w:rFonts w:hint="eastAsia"/>
                <w:sz w:val="18"/>
              </w:rPr>
              <w:t>进行访问，即当中断对应的</w:t>
            </w:r>
            <w:r>
              <w:rPr>
                <w:rFonts w:hint="eastAsia"/>
                <w:sz w:val="18"/>
              </w:rPr>
              <w:t>MSI</w:t>
            </w:r>
            <w:r>
              <w:rPr>
                <w:rFonts w:hint="eastAsia"/>
                <w:sz w:val="18"/>
              </w:rPr>
              <w:t>页表的</w:t>
            </w:r>
            <w:r>
              <w:rPr>
                <w:rFonts w:hint="eastAsia"/>
                <w:sz w:val="18"/>
              </w:rPr>
              <w:t>M</w:t>
            </w:r>
            <w:r>
              <w:rPr>
                <w:rFonts w:hint="eastAsia"/>
                <w:sz w:val="18"/>
              </w:rPr>
              <w:t>字段为</w:t>
            </w:r>
            <w:r>
              <w:rPr>
                <w:rFonts w:hint="eastAsia"/>
                <w:sz w:val="18"/>
              </w:rPr>
              <w:t>3</w:t>
            </w:r>
            <w:r>
              <w:rPr>
                <w:rFonts w:hint="eastAsia"/>
                <w:sz w:val="18"/>
              </w:rPr>
              <w:t>（</w:t>
            </w:r>
            <w:r>
              <w:rPr>
                <w:rFonts w:hint="eastAsia"/>
                <w:sz w:val="18"/>
              </w:rPr>
              <w:t>Basic Translate Mode</w:t>
            </w:r>
            <w:r>
              <w:rPr>
                <w:rFonts w:hint="eastAsia"/>
                <w:sz w:val="18"/>
              </w:rPr>
              <w:t>）时，使用该接口</w:t>
            </w:r>
            <w:r>
              <w:rPr>
                <w:rFonts w:hint="eastAsia"/>
                <w:sz w:val="18"/>
              </w:rPr>
              <w:lastRenderedPageBreak/>
              <w:t>访问。</w:t>
            </w:r>
          </w:p>
          <w:p w14:paraId="3A6D7291" w14:textId="03CA673B" w:rsidR="0003088F" w:rsidRDefault="0003088F" w:rsidP="0003088F">
            <w:pPr>
              <w:pStyle w:val="a5"/>
              <w:ind w:firstLineChars="0" w:firstLine="0"/>
              <w:rPr>
                <w:sz w:val="18"/>
              </w:rPr>
            </w:pPr>
            <w:r>
              <w:rPr>
                <w:rFonts w:hint="eastAsia"/>
                <w:sz w:val="18"/>
              </w:rPr>
              <w:t>当</w:t>
            </w:r>
            <w:r>
              <w:rPr>
                <w:rFonts w:hint="eastAsia"/>
                <w:sz w:val="18"/>
              </w:rPr>
              <w:t>IOMMU</w:t>
            </w:r>
            <w:r>
              <w:rPr>
                <w:rFonts w:hint="eastAsia"/>
                <w:sz w:val="18"/>
              </w:rPr>
              <w:t>内部产生的中断选择为通过</w:t>
            </w:r>
            <w:r>
              <w:rPr>
                <w:rFonts w:hint="eastAsia"/>
                <w:sz w:val="18"/>
              </w:rPr>
              <w:t>AXI Stream</w:t>
            </w:r>
            <w:r>
              <w:rPr>
                <w:rFonts w:hint="eastAsia"/>
                <w:sz w:val="18"/>
              </w:rPr>
              <w:t>输出时，使用该接口。</w:t>
            </w:r>
          </w:p>
        </w:tc>
      </w:tr>
    </w:tbl>
    <w:p w14:paraId="67A9B4E0" w14:textId="1D33A595" w:rsidR="00385DDF" w:rsidRDefault="00385DDF" w:rsidP="00385DDF">
      <w:pPr>
        <w:ind w:firstLineChars="200" w:firstLine="420"/>
      </w:pPr>
      <w:r>
        <w:rPr>
          <w:rFonts w:hint="eastAsia"/>
        </w:rPr>
        <w:lastRenderedPageBreak/>
        <w:t>A</w:t>
      </w:r>
      <w:r>
        <w:t xml:space="preserve">XI Stream </w:t>
      </w:r>
      <w:r w:rsidR="00C47672">
        <w:rPr>
          <w:rFonts w:hint="eastAsia"/>
        </w:rPr>
        <w:t>Master</w:t>
      </w:r>
      <w:r>
        <w:rPr>
          <w:rFonts w:hint="eastAsia"/>
        </w:rPr>
        <w:t>接口</w:t>
      </w:r>
      <w:r w:rsidR="00352C1B">
        <w:rPr>
          <w:rFonts w:hint="eastAsia"/>
        </w:rPr>
        <w:t>的详细定义参见《</w:t>
      </w:r>
      <w:r w:rsidR="00352C1B" w:rsidRPr="00352C1B">
        <w:t>Arm Neoverse CMN-700 Coherent Mesh Networkent Technical Reference Manual</w:t>
      </w:r>
      <w:r w:rsidR="00352C1B">
        <w:rPr>
          <w:rFonts w:hint="eastAsia"/>
        </w:rPr>
        <w:t>》</w:t>
      </w:r>
      <w:r w:rsidR="00352C1B">
        <w:rPr>
          <w:rFonts w:hint="eastAsia"/>
        </w:rPr>
        <w:t>B.2.5</w:t>
      </w:r>
      <w:r w:rsidR="00352C1B">
        <w:rPr>
          <w:rFonts w:hint="eastAsia"/>
        </w:rPr>
        <w:t>。</w:t>
      </w:r>
    </w:p>
    <w:p w14:paraId="36B6D87D" w14:textId="28E22FD6" w:rsidR="00D4094E" w:rsidRDefault="00D4094E" w:rsidP="00D4094E">
      <w:pPr>
        <w:pStyle w:val="4"/>
      </w:pPr>
      <w:r>
        <w:rPr>
          <w:rFonts w:hint="eastAsia"/>
        </w:rPr>
        <w:t>中断接口</w:t>
      </w:r>
    </w:p>
    <w:p w14:paraId="0851EBB4" w14:textId="22041FF6" w:rsidR="00EF0619" w:rsidRDefault="00AA4BD4" w:rsidP="00EF0619">
      <w:pPr>
        <w:ind w:firstLineChars="200" w:firstLine="420"/>
      </w:pPr>
      <w:r>
        <w:rPr>
          <w:rFonts w:hint="eastAsia"/>
        </w:rPr>
        <w:t>IOMMU</w:t>
      </w:r>
      <w:r w:rsidR="00C74CC0">
        <w:rPr>
          <w:rFonts w:hint="eastAsia"/>
        </w:rPr>
        <w:t>中断接口提供</w:t>
      </w:r>
      <w:r>
        <w:rPr>
          <w:rFonts w:hint="eastAsia"/>
        </w:rPr>
        <w:t>X</w:t>
      </w:r>
      <w:r w:rsidR="00C74CC0">
        <w:rPr>
          <w:rFonts w:hint="eastAsia"/>
        </w:rPr>
        <w:t>个中断信号输出，每一个中断信号对应一类中断。</w:t>
      </w:r>
      <w:r w:rsidR="00934905">
        <w:rPr>
          <w:rFonts w:hint="eastAsia"/>
        </w:rPr>
        <w:t>当该类中断某一个中断事件发生时，事件将被记录在对应的中断状态寄存器中。如果该事件未被屏蔽或者不支持被屏蔽，则对应的中断信号输出被拉成有效状态。当某类中断的</w:t>
      </w:r>
      <w:r w:rsidR="00321CC9">
        <w:rPr>
          <w:rFonts w:hint="eastAsia"/>
        </w:rPr>
        <w:t>所有</w:t>
      </w:r>
      <w:r w:rsidR="00934905">
        <w:rPr>
          <w:rFonts w:hint="eastAsia"/>
        </w:rPr>
        <w:t>中断状态寄存器被清零</w:t>
      </w:r>
      <w:r w:rsidR="00321CC9">
        <w:rPr>
          <w:rFonts w:hint="eastAsia"/>
        </w:rPr>
        <w:t>或屏蔽</w:t>
      </w:r>
      <w:r w:rsidR="00934905">
        <w:rPr>
          <w:rFonts w:hint="eastAsia"/>
        </w:rPr>
        <w:t>，</w:t>
      </w:r>
      <w:r w:rsidR="00321CC9">
        <w:rPr>
          <w:rFonts w:hint="eastAsia"/>
        </w:rPr>
        <w:t>则对应的中断信号输出被拉成无效状态。</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422"/>
        <w:gridCol w:w="487"/>
        <w:gridCol w:w="5632"/>
      </w:tblGrid>
      <w:tr w:rsidR="00565AD0" w14:paraId="1E4B965D" w14:textId="77777777" w:rsidTr="006F1497">
        <w:tc>
          <w:tcPr>
            <w:tcW w:w="1760" w:type="dxa"/>
            <w:tcBorders>
              <w:top w:val="single" w:sz="4" w:space="0" w:color="auto"/>
              <w:left w:val="single" w:sz="4" w:space="0" w:color="auto"/>
              <w:bottom w:val="single" w:sz="4" w:space="0" w:color="auto"/>
              <w:right w:val="single" w:sz="4" w:space="0" w:color="auto"/>
            </w:tcBorders>
            <w:vAlign w:val="center"/>
            <w:hideMark/>
          </w:tcPr>
          <w:p w14:paraId="570E8FAD" w14:textId="77777777" w:rsidR="00565AD0" w:rsidRPr="009C6C39" w:rsidRDefault="00565AD0" w:rsidP="006F1497">
            <w:pPr>
              <w:pStyle w:val="a5"/>
              <w:ind w:firstLineChars="0" w:firstLine="0"/>
              <w:jc w:val="center"/>
              <w:rPr>
                <w:sz w:val="18"/>
              </w:rPr>
            </w:pPr>
            <w:r w:rsidRPr="009C6C39">
              <w:rPr>
                <w:rFonts w:hint="eastAsia"/>
                <w:sz w:val="18"/>
              </w:rPr>
              <w:t>名称</w:t>
            </w:r>
          </w:p>
        </w:tc>
        <w:tc>
          <w:tcPr>
            <w:tcW w:w="422" w:type="dxa"/>
            <w:tcBorders>
              <w:top w:val="single" w:sz="4" w:space="0" w:color="auto"/>
              <w:left w:val="single" w:sz="4" w:space="0" w:color="auto"/>
              <w:bottom w:val="single" w:sz="4" w:space="0" w:color="auto"/>
              <w:right w:val="single" w:sz="4" w:space="0" w:color="auto"/>
            </w:tcBorders>
            <w:vAlign w:val="center"/>
            <w:hideMark/>
          </w:tcPr>
          <w:p w14:paraId="64AAB796" w14:textId="77777777" w:rsidR="00565AD0" w:rsidRPr="009C6C39" w:rsidRDefault="00565AD0" w:rsidP="006F1497">
            <w:pPr>
              <w:pStyle w:val="a5"/>
              <w:ind w:firstLineChars="0" w:firstLine="0"/>
              <w:jc w:val="center"/>
              <w:rPr>
                <w:sz w:val="18"/>
              </w:rPr>
            </w:pPr>
            <w:r w:rsidRPr="009C6C39">
              <w:rPr>
                <w:rFonts w:hint="eastAsia"/>
                <w:sz w:val="18"/>
              </w:rPr>
              <w:t>方向</w:t>
            </w:r>
          </w:p>
        </w:tc>
        <w:tc>
          <w:tcPr>
            <w:tcW w:w="487" w:type="dxa"/>
            <w:tcBorders>
              <w:top w:val="single" w:sz="4" w:space="0" w:color="auto"/>
              <w:left w:val="single" w:sz="4" w:space="0" w:color="auto"/>
              <w:bottom w:val="single" w:sz="4" w:space="0" w:color="auto"/>
              <w:right w:val="single" w:sz="4" w:space="0" w:color="auto"/>
            </w:tcBorders>
            <w:vAlign w:val="center"/>
            <w:hideMark/>
          </w:tcPr>
          <w:p w14:paraId="0451EA3C" w14:textId="77777777" w:rsidR="00565AD0" w:rsidRPr="009C6C39" w:rsidRDefault="00565AD0" w:rsidP="006F1497">
            <w:pPr>
              <w:pStyle w:val="a5"/>
              <w:ind w:firstLineChars="0" w:firstLine="0"/>
              <w:jc w:val="center"/>
              <w:rPr>
                <w:sz w:val="18"/>
              </w:rPr>
            </w:pPr>
            <w:r w:rsidRPr="009C6C39">
              <w:rPr>
                <w:rFonts w:hint="eastAsia"/>
                <w:sz w:val="18"/>
              </w:rPr>
              <w:t>位宽</w:t>
            </w:r>
          </w:p>
        </w:tc>
        <w:tc>
          <w:tcPr>
            <w:tcW w:w="5632" w:type="dxa"/>
            <w:tcBorders>
              <w:top w:val="single" w:sz="4" w:space="0" w:color="auto"/>
              <w:left w:val="single" w:sz="4" w:space="0" w:color="auto"/>
              <w:bottom w:val="single" w:sz="4" w:space="0" w:color="auto"/>
              <w:right w:val="single" w:sz="4" w:space="0" w:color="auto"/>
            </w:tcBorders>
            <w:vAlign w:val="center"/>
            <w:hideMark/>
          </w:tcPr>
          <w:p w14:paraId="5593B31F" w14:textId="77777777" w:rsidR="00565AD0" w:rsidRPr="009C6C39" w:rsidRDefault="00565AD0" w:rsidP="006F1497">
            <w:pPr>
              <w:pStyle w:val="a5"/>
              <w:ind w:firstLineChars="0" w:firstLine="0"/>
              <w:jc w:val="center"/>
              <w:rPr>
                <w:sz w:val="18"/>
              </w:rPr>
            </w:pPr>
            <w:r>
              <w:rPr>
                <w:rFonts w:hint="eastAsia"/>
                <w:sz w:val="18"/>
              </w:rPr>
              <w:t>备注</w:t>
            </w:r>
          </w:p>
        </w:tc>
      </w:tr>
      <w:tr w:rsidR="00565AD0" w14:paraId="7E1CE9C5" w14:textId="77777777" w:rsidTr="0019775F">
        <w:tc>
          <w:tcPr>
            <w:tcW w:w="1760" w:type="dxa"/>
            <w:tcBorders>
              <w:top w:val="single" w:sz="4" w:space="0" w:color="auto"/>
              <w:left w:val="single" w:sz="4" w:space="0" w:color="auto"/>
              <w:bottom w:val="single" w:sz="4" w:space="0" w:color="auto"/>
              <w:right w:val="single" w:sz="4" w:space="0" w:color="auto"/>
            </w:tcBorders>
            <w:vAlign w:val="center"/>
          </w:tcPr>
          <w:p w14:paraId="54D4290D" w14:textId="081B0171" w:rsidR="00565AD0" w:rsidRPr="009C6C39" w:rsidRDefault="00CF6F34" w:rsidP="006F1497">
            <w:pPr>
              <w:pStyle w:val="a5"/>
              <w:ind w:firstLineChars="0" w:firstLine="0"/>
              <w:jc w:val="center"/>
              <w:rPr>
                <w:sz w:val="18"/>
              </w:rPr>
            </w:pPr>
            <w:r>
              <w:rPr>
                <w:rFonts w:hint="eastAsia"/>
                <w:sz w:val="18"/>
              </w:rPr>
              <w:t>io</w:t>
            </w:r>
            <w:r w:rsidR="00BF2F9C">
              <w:rPr>
                <w:rFonts w:hint="eastAsia"/>
                <w:sz w:val="18"/>
              </w:rPr>
              <w:t>_int</w:t>
            </w:r>
          </w:p>
        </w:tc>
        <w:tc>
          <w:tcPr>
            <w:tcW w:w="422" w:type="dxa"/>
            <w:tcBorders>
              <w:top w:val="single" w:sz="4" w:space="0" w:color="auto"/>
              <w:left w:val="single" w:sz="4" w:space="0" w:color="auto"/>
              <w:bottom w:val="single" w:sz="4" w:space="0" w:color="auto"/>
              <w:right w:val="single" w:sz="4" w:space="0" w:color="auto"/>
            </w:tcBorders>
            <w:vAlign w:val="center"/>
          </w:tcPr>
          <w:p w14:paraId="6A37CB8F" w14:textId="1C0A3027" w:rsidR="00565AD0" w:rsidRPr="009C6C39" w:rsidRDefault="00BF2F9C" w:rsidP="006F1497">
            <w:pPr>
              <w:pStyle w:val="a5"/>
              <w:ind w:firstLineChars="0" w:firstLine="0"/>
              <w:jc w:val="center"/>
              <w:rPr>
                <w:sz w:val="18"/>
              </w:rPr>
            </w:pPr>
            <w:r>
              <w:rPr>
                <w:rFonts w:hint="eastAsia"/>
                <w:sz w:val="18"/>
              </w:rPr>
              <w:t>O</w:t>
            </w:r>
          </w:p>
        </w:tc>
        <w:tc>
          <w:tcPr>
            <w:tcW w:w="487" w:type="dxa"/>
            <w:tcBorders>
              <w:top w:val="single" w:sz="4" w:space="0" w:color="auto"/>
              <w:left w:val="single" w:sz="4" w:space="0" w:color="auto"/>
              <w:bottom w:val="single" w:sz="4" w:space="0" w:color="auto"/>
              <w:right w:val="single" w:sz="4" w:space="0" w:color="auto"/>
            </w:tcBorders>
            <w:vAlign w:val="center"/>
          </w:tcPr>
          <w:p w14:paraId="7989261B" w14:textId="4DE6059C" w:rsidR="00565AD0" w:rsidRPr="009C6C39" w:rsidRDefault="00BF2F9C" w:rsidP="006F1497">
            <w:pPr>
              <w:pStyle w:val="a5"/>
              <w:ind w:firstLineChars="0" w:firstLine="0"/>
              <w:jc w:val="center"/>
              <w:rPr>
                <w:sz w:val="18"/>
              </w:rPr>
            </w:pPr>
            <w:r>
              <w:rPr>
                <w:rFonts w:hint="eastAsia"/>
                <w:sz w:val="18"/>
              </w:rPr>
              <w:t>1</w:t>
            </w:r>
          </w:p>
        </w:tc>
        <w:tc>
          <w:tcPr>
            <w:tcW w:w="5632" w:type="dxa"/>
            <w:tcBorders>
              <w:top w:val="single" w:sz="4" w:space="0" w:color="auto"/>
              <w:left w:val="single" w:sz="4" w:space="0" w:color="auto"/>
              <w:bottom w:val="single" w:sz="4" w:space="0" w:color="auto"/>
              <w:right w:val="single" w:sz="4" w:space="0" w:color="auto"/>
            </w:tcBorders>
          </w:tcPr>
          <w:p w14:paraId="1D87CF00" w14:textId="45C93AC5" w:rsidR="00565AD0" w:rsidRPr="009C6C39" w:rsidRDefault="00565AD0" w:rsidP="006F1497">
            <w:pPr>
              <w:pStyle w:val="a5"/>
              <w:ind w:firstLineChars="0" w:firstLine="0"/>
              <w:rPr>
                <w:sz w:val="18"/>
              </w:rPr>
            </w:pPr>
          </w:p>
        </w:tc>
      </w:tr>
      <w:tr w:rsidR="00565AD0" w14:paraId="707CCBFA" w14:textId="77777777" w:rsidTr="0019775F">
        <w:tc>
          <w:tcPr>
            <w:tcW w:w="1760" w:type="dxa"/>
            <w:tcBorders>
              <w:top w:val="single" w:sz="4" w:space="0" w:color="auto"/>
              <w:left w:val="single" w:sz="4" w:space="0" w:color="auto"/>
              <w:bottom w:val="single" w:sz="4" w:space="0" w:color="auto"/>
              <w:right w:val="single" w:sz="4" w:space="0" w:color="auto"/>
            </w:tcBorders>
            <w:vAlign w:val="center"/>
          </w:tcPr>
          <w:p w14:paraId="3641224E" w14:textId="670C346C" w:rsidR="00565AD0" w:rsidRPr="009C6C39" w:rsidRDefault="00565AD0" w:rsidP="006F1497">
            <w:pPr>
              <w:pStyle w:val="a5"/>
              <w:ind w:firstLineChars="0" w:firstLine="0"/>
              <w:jc w:val="center"/>
              <w:rPr>
                <w:sz w:val="18"/>
              </w:rPr>
            </w:pPr>
          </w:p>
        </w:tc>
        <w:tc>
          <w:tcPr>
            <w:tcW w:w="422" w:type="dxa"/>
            <w:tcBorders>
              <w:top w:val="single" w:sz="4" w:space="0" w:color="auto"/>
              <w:left w:val="single" w:sz="4" w:space="0" w:color="auto"/>
              <w:bottom w:val="single" w:sz="4" w:space="0" w:color="auto"/>
              <w:right w:val="single" w:sz="4" w:space="0" w:color="auto"/>
            </w:tcBorders>
            <w:vAlign w:val="center"/>
          </w:tcPr>
          <w:p w14:paraId="7BCDC800" w14:textId="24D3A922" w:rsidR="00565AD0" w:rsidRPr="009C6C39" w:rsidRDefault="00565AD0" w:rsidP="006F1497">
            <w:pPr>
              <w:pStyle w:val="a5"/>
              <w:ind w:firstLineChars="0" w:firstLine="0"/>
              <w:jc w:val="center"/>
              <w:rPr>
                <w:sz w:val="18"/>
              </w:rPr>
            </w:pPr>
          </w:p>
        </w:tc>
        <w:tc>
          <w:tcPr>
            <w:tcW w:w="487" w:type="dxa"/>
            <w:tcBorders>
              <w:top w:val="single" w:sz="4" w:space="0" w:color="auto"/>
              <w:left w:val="single" w:sz="4" w:space="0" w:color="auto"/>
              <w:bottom w:val="single" w:sz="4" w:space="0" w:color="auto"/>
              <w:right w:val="single" w:sz="4" w:space="0" w:color="auto"/>
            </w:tcBorders>
            <w:vAlign w:val="center"/>
          </w:tcPr>
          <w:p w14:paraId="207E94A6" w14:textId="3AFA0662" w:rsidR="00565AD0" w:rsidRPr="009C6C39" w:rsidRDefault="00565AD0" w:rsidP="006F1497">
            <w:pPr>
              <w:pStyle w:val="a5"/>
              <w:ind w:firstLineChars="0" w:firstLine="0"/>
              <w:jc w:val="center"/>
              <w:rPr>
                <w:sz w:val="18"/>
              </w:rPr>
            </w:pPr>
          </w:p>
        </w:tc>
        <w:tc>
          <w:tcPr>
            <w:tcW w:w="5632" w:type="dxa"/>
            <w:tcBorders>
              <w:top w:val="single" w:sz="4" w:space="0" w:color="auto"/>
              <w:left w:val="single" w:sz="4" w:space="0" w:color="auto"/>
              <w:bottom w:val="single" w:sz="4" w:space="0" w:color="auto"/>
              <w:right w:val="single" w:sz="4" w:space="0" w:color="auto"/>
            </w:tcBorders>
          </w:tcPr>
          <w:p w14:paraId="33196678" w14:textId="412B737B" w:rsidR="00565AD0" w:rsidRPr="009C6C39" w:rsidRDefault="00565AD0" w:rsidP="006F1497">
            <w:pPr>
              <w:pStyle w:val="a5"/>
              <w:ind w:firstLineChars="0" w:firstLine="0"/>
              <w:rPr>
                <w:sz w:val="18"/>
              </w:rPr>
            </w:pPr>
          </w:p>
        </w:tc>
      </w:tr>
      <w:tr w:rsidR="00565AD0" w14:paraId="68FCF324" w14:textId="77777777" w:rsidTr="0019775F">
        <w:tc>
          <w:tcPr>
            <w:tcW w:w="1760" w:type="dxa"/>
            <w:tcBorders>
              <w:top w:val="single" w:sz="4" w:space="0" w:color="auto"/>
              <w:left w:val="single" w:sz="4" w:space="0" w:color="auto"/>
              <w:bottom w:val="single" w:sz="4" w:space="0" w:color="auto"/>
              <w:right w:val="single" w:sz="4" w:space="0" w:color="auto"/>
            </w:tcBorders>
            <w:vAlign w:val="center"/>
          </w:tcPr>
          <w:p w14:paraId="7EAA3379" w14:textId="4B95D97D" w:rsidR="00565AD0" w:rsidRPr="009C6C39" w:rsidRDefault="00565AD0" w:rsidP="006F1497">
            <w:pPr>
              <w:pStyle w:val="a5"/>
              <w:ind w:firstLineChars="0" w:firstLine="0"/>
              <w:jc w:val="center"/>
              <w:rPr>
                <w:sz w:val="18"/>
              </w:rPr>
            </w:pPr>
          </w:p>
        </w:tc>
        <w:tc>
          <w:tcPr>
            <w:tcW w:w="422" w:type="dxa"/>
            <w:tcBorders>
              <w:top w:val="single" w:sz="4" w:space="0" w:color="auto"/>
              <w:left w:val="single" w:sz="4" w:space="0" w:color="auto"/>
              <w:bottom w:val="single" w:sz="4" w:space="0" w:color="auto"/>
              <w:right w:val="single" w:sz="4" w:space="0" w:color="auto"/>
            </w:tcBorders>
            <w:vAlign w:val="center"/>
          </w:tcPr>
          <w:p w14:paraId="62859A52" w14:textId="2C9AD97A" w:rsidR="00565AD0" w:rsidRPr="009C6C39" w:rsidRDefault="00565AD0" w:rsidP="006F1497">
            <w:pPr>
              <w:pStyle w:val="a5"/>
              <w:ind w:firstLineChars="0" w:firstLine="0"/>
              <w:jc w:val="center"/>
              <w:rPr>
                <w:sz w:val="18"/>
              </w:rPr>
            </w:pPr>
          </w:p>
        </w:tc>
        <w:tc>
          <w:tcPr>
            <w:tcW w:w="487" w:type="dxa"/>
            <w:tcBorders>
              <w:top w:val="single" w:sz="4" w:space="0" w:color="auto"/>
              <w:left w:val="single" w:sz="4" w:space="0" w:color="auto"/>
              <w:bottom w:val="single" w:sz="4" w:space="0" w:color="auto"/>
              <w:right w:val="single" w:sz="4" w:space="0" w:color="auto"/>
            </w:tcBorders>
            <w:vAlign w:val="center"/>
          </w:tcPr>
          <w:p w14:paraId="3A7E3540" w14:textId="7DD34213" w:rsidR="00565AD0" w:rsidRPr="009C6C39" w:rsidRDefault="00565AD0" w:rsidP="006F1497">
            <w:pPr>
              <w:pStyle w:val="a5"/>
              <w:ind w:firstLineChars="0" w:firstLine="0"/>
              <w:jc w:val="center"/>
              <w:rPr>
                <w:sz w:val="18"/>
              </w:rPr>
            </w:pPr>
          </w:p>
        </w:tc>
        <w:tc>
          <w:tcPr>
            <w:tcW w:w="5632" w:type="dxa"/>
            <w:tcBorders>
              <w:top w:val="single" w:sz="4" w:space="0" w:color="auto"/>
              <w:left w:val="single" w:sz="4" w:space="0" w:color="auto"/>
              <w:bottom w:val="single" w:sz="4" w:space="0" w:color="auto"/>
              <w:right w:val="single" w:sz="4" w:space="0" w:color="auto"/>
            </w:tcBorders>
          </w:tcPr>
          <w:p w14:paraId="16CD9C96" w14:textId="5A44007B" w:rsidR="00565AD0" w:rsidRPr="009C6C39" w:rsidRDefault="00565AD0" w:rsidP="006F1497">
            <w:pPr>
              <w:pStyle w:val="a5"/>
              <w:ind w:firstLineChars="0" w:firstLine="0"/>
              <w:rPr>
                <w:sz w:val="18"/>
              </w:rPr>
            </w:pPr>
          </w:p>
        </w:tc>
      </w:tr>
      <w:tr w:rsidR="00565AD0" w14:paraId="644BB029" w14:textId="77777777" w:rsidTr="0019775F">
        <w:tc>
          <w:tcPr>
            <w:tcW w:w="1760" w:type="dxa"/>
            <w:tcBorders>
              <w:top w:val="single" w:sz="4" w:space="0" w:color="auto"/>
              <w:left w:val="single" w:sz="4" w:space="0" w:color="auto"/>
              <w:bottom w:val="single" w:sz="4" w:space="0" w:color="auto"/>
              <w:right w:val="single" w:sz="4" w:space="0" w:color="auto"/>
            </w:tcBorders>
            <w:vAlign w:val="center"/>
          </w:tcPr>
          <w:p w14:paraId="4B08A550" w14:textId="3D07700C" w:rsidR="00565AD0" w:rsidRPr="009C6C39" w:rsidRDefault="00565AD0" w:rsidP="006F1497">
            <w:pPr>
              <w:pStyle w:val="a5"/>
              <w:ind w:firstLineChars="0" w:firstLine="0"/>
              <w:jc w:val="center"/>
              <w:rPr>
                <w:sz w:val="18"/>
              </w:rPr>
            </w:pPr>
          </w:p>
        </w:tc>
        <w:tc>
          <w:tcPr>
            <w:tcW w:w="422" w:type="dxa"/>
            <w:tcBorders>
              <w:top w:val="single" w:sz="4" w:space="0" w:color="auto"/>
              <w:left w:val="single" w:sz="4" w:space="0" w:color="auto"/>
              <w:bottom w:val="single" w:sz="4" w:space="0" w:color="auto"/>
              <w:right w:val="single" w:sz="4" w:space="0" w:color="auto"/>
            </w:tcBorders>
            <w:vAlign w:val="center"/>
          </w:tcPr>
          <w:p w14:paraId="25BAC3DB" w14:textId="01F2071C" w:rsidR="00565AD0" w:rsidRPr="009C6C39" w:rsidRDefault="00565AD0" w:rsidP="006F1497">
            <w:pPr>
              <w:pStyle w:val="a5"/>
              <w:ind w:firstLineChars="0" w:firstLine="0"/>
              <w:jc w:val="center"/>
              <w:rPr>
                <w:sz w:val="18"/>
              </w:rPr>
            </w:pPr>
          </w:p>
        </w:tc>
        <w:tc>
          <w:tcPr>
            <w:tcW w:w="487" w:type="dxa"/>
            <w:tcBorders>
              <w:top w:val="single" w:sz="4" w:space="0" w:color="auto"/>
              <w:left w:val="single" w:sz="4" w:space="0" w:color="auto"/>
              <w:bottom w:val="single" w:sz="4" w:space="0" w:color="auto"/>
              <w:right w:val="single" w:sz="4" w:space="0" w:color="auto"/>
            </w:tcBorders>
            <w:vAlign w:val="center"/>
          </w:tcPr>
          <w:p w14:paraId="08F88194" w14:textId="05B8145E" w:rsidR="00565AD0" w:rsidRPr="009C6C39" w:rsidRDefault="00565AD0" w:rsidP="006F1497">
            <w:pPr>
              <w:pStyle w:val="a5"/>
              <w:ind w:firstLineChars="0" w:firstLine="0"/>
              <w:jc w:val="center"/>
              <w:rPr>
                <w:sz w:val="18"/>
              </w:rPr>
            </w:pPr>
          </w:p>
        </w:tc>
        <w:tc>
          <w:tcPr>
            <w:tcW w:w="5632" w:type="dxa"/>
            <w:tcBorders>
              <w:top w:val="single" w:sz="4" w:space="0" w:color="auto"/>
              <w:left w:val="single" w:sz="4" w:space="0" w:color="auto"/>
              <w:bottom w:val="single" w:sz="4" w:space="0" w:color="auto"/>
              <w:right w:val="single" w:sz="4" w:space="0" w:color="auto"/>
            </w:tcBorders>
          </w:tcPr>
          <w:p w14:paraId="408FB626" w14:textId="4EC564C7" w:rsidR="00565AD0" w:rsidRPr="009C6C39" w:rsidRDefault="00565AD0" w:rsidP="006F1497">
            <w:pPr>
              <w:pStyle w:val="a5"/>
              <w:ind w:firstLineChars="0" w:firstLine="0"/>
              <w:rPr>
                <w:sz w:val="18"/>
              </w:rPr>
            </w:pPr>
          </w:p>
        </w:tc>
      </w:tr>
    </w:tbl>
    <w:p w14:paraId="29634898" w14:textId="77777777" w:rsidR="00565AD0" w:rsidRPr="00EF0619" w:rsidRDefault="00565AD0" w:rsidP="00565AD0"/>
    <w:p w14:paraId="43D00D68" w14:textId="5D980674" w:rsidR="00492756" w:rsidRDefault="00492756" w:rsidP="004D27BA">
      <w:pPr>
        <w:pStyle w:val="3"/>
        <w:rPr>
          <w:ins w:id="2043" w:author="Shuqing Li (李树青)" w:date="2026-04-25T10:39:00Z"/>
        </w:rPr>
      </w:pPr>
      <w:bookmarkStart w:id="2044" w:name="_Toc228214070"/>
      <w:ins w:id="2045" w:author="Shuqing Li (李树青)" w:date="2026-04-25T10:39:00Z">
        <w:r>
          <w:rPr>
            <w:rFonts w:hint="eastAsia"/>
          </w:rPr>
          <w:t>AXI ID</w:t>
        </w:r>
        <w:r>
          <w:rPr>
            <w:rFonts w:hint="eastAsia"/>
          </w:rPr>
          <w:t>管理</w:t>
        </w:r>
        <w:bookmarkEnd w:id="2044"/>
      </w:ins>
    </w:p>
    <w:p w14:paraId="2C73A088" w14:textId="22020D97" w:rsidR="004D27BA" w:rsidRDefault="004D27BA" w:rsidP="004D27BA">
      <w:pPr>
        <w:pStyle w:val="3"/>
      </w:pPr>
      <w:bookmarkStart w:id="2046" w:name="_Toc228214071"/>
      <w:r>
        <w:rPr>
          <w:rFonts w:hint="eastAsia"/>
        </w:rPr>
        <w:t>逻辑接口</w:t>
      </w:r>
      <w:bookmarkEnd w:id="2046"/>
    </w:p>
    <w:p w14:paraId="0A22F7A3" w14:textId="60A8CA84" w:rsidR="00104339" w:rsidRDefault="00104339" w:rsidP="00262B35">
      <w:pPr>
        <w:pStyle w:val="4"/>
      </w:pPr>
      <w:bookmarkStart w:id="2047" w:name="_Ref117621257"/>
      <w:r>
        <w:rPr>
          <w:rFonts w:hint="eastAsia"/>
        </w:rPr>
        <w:t>R</w:t>
      </w:r>
      <w:r>
        <w:t>ing Buffer</w:t>
      </w:r>
      <w:bookmarkEnd w:id="2047"/>
    </w:p>
    <w:p w14:paraId="463BFFA3" w14:textId="346F650E" w:rsidR="008522F6" w:rsidRDefault="006B5382" w:rsidP="00F34424">
      <w:pPr>
        <w:ind w:firstLineChars="200" w:firstLine="420"/>
      </w:pPr>
      <w:r>
        <w:rPr>
          <w:rFonts w:hint="eastAsia"/>
        </w:rPr>
        <w:t>R</w:t>
      </w:r>
      <w:r>
        <w:t>ing Buffer</w:t>
      </w:r>
      <w:r>
        <w:rPr>
          <w:rFonts w:hint="eastAsia"/>
        </w:rPr>
        <w:t>是一段连续的内存的空间，</w:t>
      </w:r>
      <w:r w:rsidR="008522F6">
        <w:rPr>
          <w:rFonts w:hint="eastAsia"/>
        </w:rPr>
        <w:t>该</w:t>
      </w:r>
      <w:r w:rsidR="008522F6">
        <w:rPr>
          <w:rFonts w:hint="eastAsia"/>
        </w:rPr>
        <w:t>B</w:t>
      </w:r>
      <w:r w:rsidR="008522F6">
        <w:t>uffer</w:t>
      </w:r>
      <w:r w:rsidR="008522F6">
        <w:rPr>
          <w:rFonts w:hint="eastAsia"/>
        </w:rPr>
        <w:t>的起始地址称为</w:t>
      </w:r>
      <w:r w:rsidR="008522F6">
        <w:rPr>
          <w:rFonts w:hint="eastAsia"/>
        </w:rPr>
        <w:t>B</w:t>
      </w:r>
      <w:r w:rsidR="008522F6">
        <w:t>ase Address</w:t>
      </w:r>
      <w:r w:rsidR="008522F6">
        <w:rPr>
          <w:rFonts w:hint="eastAsia"/>
        </w:rPr>
        <w:t>，空间大小由</w:t>
      </w:r>
      <w:r w:rsidR="008522F6">
        <w:rPr>
          <w:rFonts w:hint="eastAsia"/>
        </w:rPr>
        <w:t>D</w:t>
      </w:r>
      <w:r w:rsidR="008522F6">
        <w:t>epth</w:t>
      </w:r>
      <w:r w:rsidR="008522F6">
        <w:rPr>
          <w:rFonts w:hint="eastAsia"/>
        </w:rPr>
        <w:t>参数定义（单位：</w:t>
      </w:r>
      <w:r w:rsidR="008522F6">
        <w:rPr>
          <w:rFonts w:hint="eastAsia"/>
        </w:rPr>
        <w:t>E</w:t>
      </w:r>
      <w:r w:rsidR="008522F6">
        <w:t>ntry</w:t>
      </w:r>
      <w:r w:rsidR="008522F6">
        <w:rPr>
          <w:rFonts w:hint="eastAsia"/>
        </w:rPr>
        <w:t>）。</w:t>
      </w:r>
      <w:r w:rsidR="008B38AB">
        <w:rPr>
          <w:rFonts w:hint="eastAsia"/>
        </w:rPr>
        <w:t>R</w:t>
      </w:r>
      <w:r w:rsidR="008B38AB">
        <w:t>ing Buffer</w:t>
      </w:r>
      <w:r w:rsidR="008B38AB">
        <w:rPr>
          <w:rFonts w:hint="eastAsia"/>
        </w:rPr>
        <w:t>的</w:t>
      </w:r>
      <w:r w:rsidR="008B38AB">
        <w:rPr>
          <w:rFonts w:hint="eastAsia"/>
        </w:rPr>
        <w:t>B</w:t>
      </w:r>
      <w:r w:rsidR="008B38AB">
        <w:t>ase Address</w:t>
      </w:r>
      <w:r w:rsidR="008B38AB">
        <w:rPr>
          <w:rFonts w:hint="eastAsia"/>
        </w:rPr>
        <w:t>需要对齐到</w:t>
      </w:r>
      <w:r w:rsidR="008B38AB">
        <w:rPr>
          <w:rFonts w:hint="eastAsia"/>
        </w:rPr>
        <w:t>E</w:t>
      </w:r>
      <w:r w:rsidR="008B38AB">
        <w:t>ntry Size</w:t>
      </w:r>
      <w:r w:rsidR="008B38AB">
        <w:rPr>
          <w:rFonts w:hint="eastAsia"/>
        </w:rPr>
        <w:t>。</w:t>
      </w:r>
    </w:p>
    <w:p w14:paraId="5E2A3BE7" w14:textId="745CC827" w:rsidR="00F42423" w:rsidRDefault="008522F6" w:rsidP="00F34424">
      <w:pPr>
        <w:ind w:firstLineChars="200" w:firstLine="420"/>
      </w:pPr>
      <w:r>
        <w:rPr>
          <w:rFonts w:hint="eastAsia"/>
        </w:rPr>
        <w:t>该内存空间收尾相接组成一个环形的缓存，即认为地址为</w:t>
      </w:r>
      <w:r>
        <w:rPr>
          <w:rFonts w:hint="eastAsia"/>
        </w:rPr>
        <w:t>B</w:t>
      </w:r>
      <w:r>
        <w:t>ase Addr+Depth*Entry Size-1</w:t>
      </w:r>
      <w:r>
        <w:rPr>
          <w:rFonts w:hint="eastAsia"/>
        </w:rPr>
        <w:t>的下一个地址是</w:t>
      </w:r>
      <w:r>
        <w:rPr>
          <w:rFonts w:hint="eastAsia"/>
        </w:rPr>
        <w:t>B</w:t>
      </w:r>
      <w:r>
        <w:t>ase Address</w:t>
      </w:r>
      <w:r>
        <w:rPr>
          <w:rFonts w:hint="eastAsia"/>
        </w:rPr>
        <w:t>。</w:t>
      </w:r>
    </w:p>
    <w:p w14:paraId="26778432" w14:textId="23E7B495" w:rsidR="00752CA2" w:rsidRDefault="00752CA2" w:rsidP="00F34424">
      <w:pPr>
        <w:ind w:firstLineChars="200" w:firstLine="420"/>
      </w:pPr>
      <w:r>
        <w:rPr>
          <w:rFonts w:hint="eastAsia"/>
        </w:rPr>
        <w:t>Ring</w:t>
      </w:r>
      <w:r>
        <w:t xml:space="preserve"> Buffer</w:t>
      </w:r>
      <w:r>
        <w:rPr>
          <w:rFonts w:hint="eastAsia"/>
        </w:rPr>
        <w:t>空间用于存放有效数据的部分使用</w:t>
      </w:r>
      <w:r>
        <w:rPr>
          <w:rFonts w:hint="eastAsia"/>
        </w:rPr>
        <w:t>H</w:t>
      </w:r>
      <w:r>
        <w:t>ead</w:t>
      </w:r>
      <w:r>
        <w:rPr>
          <w:rFonts w:hint="eastAsia"/>
        </w:rPr>
        <w:t>和</w:t>
      </w:r>
      <w:r>
        <w:rPr>
          <w:rFonts w:hint="eastAsia"/>
        </w:rPr>
        <w:t>T</w:t>
      </w:r>
      <w:r>
        <w:t>ail</w:t>
      </w:r>
      <w:r>
        <w:rPr>
          <w:rFonts w:hint="eastAsia"/>
        </w:rPr>
        <w:t>指针描述，这两个指针都以</w:t>
      </w:r>
      <w:r>
        <w:rPr>
          <w:rFonts w:hint="eastAsia"/>
        </w:rPr>
        <w:t>E</w:t>
      </w:r>
      <w:r>
        <w:t>ntry</w:t>
      </w:r>
      <w:r>
        <w:rPr>
          <w:rFonts w:hint="eastAsia"/>
        </w:rPr>
        <w:t>为单位。</w:t>
      </w:r>
      <w:r w:rsidR="009026F9">
        <w:rPr>
          <w:rFonts w:hint="eastAsia"/>
        </w:rPr>
        <w:t>这两个指针描述</w:t>
      </w:r>
      <w:r w:rsidR="009026F9">
        <w:rPr>
          <w:rFonts w:hint="eastAsia"/>
        </w:rPr>
        <w:t>B</w:t>
      </w:r>
      <w:r w:rsidR="009026F9">
        <w:t>uffer</w:t>
      </w:r>
      <w:r w:rsidR="009026F9">
        <w:rPr>
          <w:rFonts w:hint="eastAsia"/>
        </w:rPr>
        <w:t>状态的规则如下：</w:t>
      </w:r>
    </w:p>
    <w:p w14:paraId="0B077486" w14:textId="0FD8F339" w:rsidR="009026F9" w:rsidRDefault="009026F9" w:rsidP="00E953EE">
      <w:pPr>
        <w:pStyle w:val="af"/>
        <w:numPr>
          <w:ilvl w:val="0"/>
          <w:numId w:val="9"/>
        </w:numPr>
        <w:ind w:firstLineChars="0"/>
      </w:pPr>
      <w:r>
        <w:rPr>
          <w:rFonts w:hint="eastAsia"/>
        </w:rPr>
        <w:t>如果</w:t>
      </w:r>
      <w:r>
        <w:rPr>
          <w:rFonts w:hint="eastAsia"/>
        </w:rPr>
        <w:t>H</w:t>
      </w:r>
      <w:r>
        <w:t>ead</w:t>
      </w:r>
      <w:r>
        <w:rPr>
          <w:rFonts w:hint="eastAsia"/>
        </w:rPr>
        <w:t>指针和</w:t>
      </w:r>
      <w:r>
        <w:rPr>
          <w:rFonts w:hint="eastAsia"/>
        </w:rPr>
        <w:t>T</w:t>
      </w:r>
      <w:r>
        <w:t>ail</w:t>
      </w:r>
      <w:r>
        <w:rPr>
          <w:rFonts w:hint="eastAsia"/>
        </w:rPr>
        <w:t>指向同一个位置，该位置为空；否则，</w:t>
      </w:r>
      <w:r>
        <w:rPr>
          <w:rFonts w:hint="eastAsia"/>
        </w:rPr>
        <w:t>H</w:t>
      </w:r>
      <w:r>
        <w:t>ead</w:t>
      </w:r>
      <w:r>
        <w:rPr>
          <w:rFonts w:hint="eastAsia"/>
        </w:rPr>
        <w:t>指针指向的位置为有效数据。</w:t>
      </w:r>
    </w:p>
    <w:p w14:paraId="10F78689" w14:textId="65ED062C" w:rsidR="009026F9" w:rsidRDefault="009026F9" w:rsidP="00E953EE">
      <w:pPr>
        <w:pStyle w:val="af"/>
        <w:numPr>
          <w:ilvl w:val="0"/>
          <w:numId w:val="9"/>
        </w:numPr>
        <w:ind w:firstLineChars="0"/>
      </w:pPr>
      <w:r>
        <w:rPr>
          <w:rFonts w:hint="eastAsia"/>
        </w:rPr>
        <w:t>T</w:t>
      </w:r>
      <w:r>
        <w:t>ail</w:t>
      </w:r>
      <w:r>
        <w:rPr>
          <w:rFonts w:hint="eastAsia"/>
        </w:rPr>
        <w:t>指针永远指向一个空位置，因此，该</w:t>
      </w:r>
      <w:r>
        <w:rPr>
          <w:rFonts w:hint="eastAsia"/>
        </w:rPr>
        <w:t>B</w:t>
      </w:r>
      <w:r>
        <w:t>uffer</w:t>
      </w:r>
      <w:r>
        <w:rPr>
          <w:rFonts w:hint="eastAsia"/>
        </w:rPr>
        <w:t>实际填入数据的最大数量为</w:t>
      </w:r>
      <w:r>
        <w:rPr>
          <w:rFonts w:hint="eastAsia"/>
        </w:rPr>
        <w:t>D</w:t>
      </w:r>
      <w:r>
        <w:t>epth-1</w:t>
      </w:r>
      <w:r>
        <w:rPr>
          <w:rFonts w:hint="eastAsia"/>
        </w:rPr>
        <w:t>。</w:t>
      </w:r>
    </w:p>
    <w:p w14:paraId="5112B447" w14:textId="130FC685" w:rsidR="009026F9" w:rsidRDefault="009026F9" w:rsidP="00E953EE">
      <w:pPr>
        <w:pStyle w:val="af"/>
        <w:numPr>
          <w:ilvl w:val="0"/>
          <w:numId w:val="9"/>
        </w:numPr>
        <w:ind w:firstLineChars="0"/>
      </w:pPr>
      <w:r>
        <w:rPr>
          <w:rFonts w:hint="eastAsia"/>
        </w:rPr>
        <w:t>从</w:t>
      </w:r>
      <w:r>
        <w:rPr>
          <w:rFonts w:hint="eastAsia"/>
        </w:rPr>
        <w:t>H</w:t>
      </w:r>
      <w:r>
        <w:t>ead</w:t>
      </w:r>
      <w:r>
        <w:rPr>
          <w:rFonts w:hint="eastAsia"/>
        </w:rPr>
        <w:t>指针指向的位置，到</w:t>
      </w:r>
      <w:r>
        <w:rPr>
          <w:rFonts w:hint="eastAsia"/>
        </w:rPr>
        <w:t>T</w:t>
      </w:r>
      <w:r>
        <w:t>ail</w:t>
      </w:r>
      <w:r>
        <w:rPr>
          <w:rFonts w:hint="eastAsia"/>
        </w:rPr>
        <w:t>指针指向位置的上一个位置之间</w:t>
      </w:r>
      <w:r w:rsidR="0028587F">
        <w:rPr>
          <w:rFonts w:hint="eastAsia"/>
        </w:rPr>
        <w:t>（包含）</w:t>
      </w:r>
      <w:r>
        <w:rPr>
          <w:rFonts w:hint="eastAsia"/>
        </w:rPr>
        <w:t>，是</w:t>
      </w:r>
      <w:r>
        <w:rPr>
          <w:rFonts w:hint="eastAsia"/>
        </w:rPr>
        <w:t>B</w:t>
      </w:r>
      <w:r>
        <w:t>uffer</w:t>
      </w:r>
      <w:r>
        <w:rPr>
          <w:rFonts w:hint="eastAsia"/>
        </w:rPr>
        <w:t>的有效数据。</w:t>
      </w:r>
    </w:p>
    <w:p w14:paraId="2EDC0516" w14:textId="40BA889C" w:rsidR="009026F9" w:rsidRDefault="009026F9" w:rsidP="00E953EE">
      <w:pPr>
        <w:pStyle w:val="af"/>
        <w:numPr>
          <w:ilvl w:val="0"/>
          <w:numId w:val="9"/>
        </w:numPr>
        <w:ind w:firstLineChars="0"/>
      </w:pPr>
      <w:r>
        <w:rPr>
          <w:rFonts w:hint="eastAsia"/>
        </w:rPr>
        <w:t>当</w:t>
      </w:r>
      <w:r>
        <w:rPr>
          <w:rFonts w:hint="eastAsia"/>
        </w:rPr>
        <w:t>H</w:t>
      </w:r>
      <w:r>
        <w:t>ead</w:t>
      </w:r>
      <w:r>
        <w:rPr>
          <w:rFonts w:hint="eastAsia"/>
        </w:rPr>
        <w:t>指针指向的位置被读取，</w:t>
      </w:r>
      <w:r>
        <w:rPr>
          <w:rFonts w:hint="eastAsia"/>
        </w:rPr>
        <w:t>Hea</w:t>
      </w:r>
      <w:r>
        <w:t>d</w:t>
      </w:r>
      <w:r>
        <w:rPr>
          <w:rFonts w:hint="eastAsia"/>
        </w:rPr>
        <w:t>指针向后移动一个位置。如果</w:t>
      </w:r>
      <w:r>
        <w:rPr>
          <w:rFonts w:hint="eastAsia"/>
        </w:rPr>
        <w:t>H</w:t>
      </w:r>
      <w:r>
        <w:t>ead</w:t>
      </w:r>
      <w:r>
        <w:rPr>
          <w:rFonts w:hint="eastAsia"/>
        </w:rPr>
        <w:t>指针与</w:t>
      </w:r>
      <w:r>
        <w:rPr>
          <w:rFonts w:hint="eastAsia"/>
        </w:rPr>
        <w:t>T</w:t>
      </w:r>
      <w:r>
        <w:t>ail</w:t>
      </w:r>
      <w:r>
        <w:rPr>
          <w:rFonts w:hint="eastAsia"/>
        </w:rPr>
        <w:t>指针重合，则</w:t>
      </w:r>
      <w:r>
        <w:rPr>
          <w:rFonts w:hint="eastAsia"/>
        </w:rPr>
        <w:t>B</w:t>
      </w:r>
      <w:r>
        <w:t>uffer</w:t>
      </w:r>
      <w:r>
        <w:rPr>
          <w:rFonts w:hint="eastAsia"/>
        </w:rPr>
        <w:t>为空，此时不能再移动</w:t>
      </w:r>
      <w:r>
        <w:rPr>
          <w:rFonts w:hint="eastAsia"/>
        </w:rPr>
        <w:t>H</w:t>
      </w:r>
      <w:r>
        <w:t>ead</w:t>
      </w:r>
      <w:r>
        <w:rPr>
          <w:rFonts w:hint="eastAsia"/>
        </w:rPr>
        <w:t>指针。</w:t>
      </w:r>
    </w:p>
    <w:p w14:paraId="4F1793C0" w14:textId="08AAF015" w:rsidR="009026F9" w:rsidRDefault="009026F9" w:rsidP="00E953EE">
      <w:pPr>
        <w:pStyle w:val="af"/>
        <w:numPr>
          <w:ilvl w:val="0"/>
          <w:numId w:val="9"/>
        </w:numPr>
        <w:ind w:firstLineChars="0"/>
      </w:pPr>
      <w:r>
        <w:rPr>
          <w:rFonts w:hint="eastAsia"/>
        </w:rPr>
        <w:t>如果</w:t>
      </w:r>
      <w:r w:rsidR="00C02ADC">
        <w:rPr>
          <w:rFonts w:hint="eastAsia"/>
        </w:rPr>
        <w:t>T</w:t>
      </w:r>
      <w:r w:rsidR="00C02ADC">
        <w:t>ail</w:t>
      </w:r>
      <w:r w:rsidR="00C02ADC">
        <w:rPr>
          <w:rFonts w:hint="eastAsia"/>
        </w:rPr>
        <w:t>指针指向的位置被写入一个新数据，则</w:t>
      </w:r>
      <w:r w:rsidR="00C02ADC">
        <w:rPr>
          <w:rFonts w:hint="eastAsia"/>
        </w:rPr>
        <w:t>T</w:t>
      </w:r>
      <w:r w:rsidR="00C02ADC">
        <w:t>ail</w:t>
      </w:r>
      <w:r w:rsidR="00C02ADC">
        <w:rPr>
          <w:rFonts w:hint="eastAsia"/>
        </w:rPr>
        <w:t>指针向后移动一个位置。如果</w:t>
      </w:r>
      <w:r w:rsidR="00C02ADC">
        <w:rPr>
          <w:rFonts w:hint="eastAsia"/>
        </w:rPr>
        <w:lastRenderedPageBreak/>
        <w:t>T</w:t>
      </w:r>
      <w:r w:rsidR="00C02ADC">
        <w:t>ail</w:t>
      </w:r>
      <w:r w:rsidR="00C02ADC">
        <w:rPr>
          <w:rFonts w:hint="eastAsia"/>
        </w:rPr>
        <w:t>指针指向位置的下一个位置被</w:t>
      </w:r>
      <w:r w:rsidR="00C02ADC">
        <w:rPr>
          <w:rFonts w:hint="eastAsia"/>
        </w:rPr>
        <w:t>H</w:t>
      </w:r>
      <w:r w:rsidR="00C02ADC">
        <w:t>ead</w:t>
      </w:r>
      <w:r w:rsidR="00C02ADC">
        <w:rPr>
          <w:rFonts w:hint="eastAsia"/>
        </w:rPr>
        <w:t>指针指向，则</w:t>
      </w:r>
      <w:r w:rsidR="00C02ADC">
        <w:rPr>
          <w:rFonts w:hint="eastAsia"/>
        </w:rPr>
        <w:t>B</w:t>
      </w:r>
      <w:r w:rsidR="00C02ADC">
        <w:t>uffer</w:t>
      </w:r>
      <w:r w:rsidR="00C02ADC">
        <w:rPr>
          <w:rFonts w:hint="eastAsia"/>
        </w:rPr>
        <w:t>为满，此时当前</w:t>
      </w:r>
      <w:r w:rsidR="00C02ADC">
        <w:rPr>
          <w:rFonts w:hint="eastAsia"/>
        </w:rPr>
        <w:t>Tail</w:t>
      </w:r>
      <w:r w:rsidR="00C02ADC">
        <w:rPr>
          <w:rFonts w:hint="eastAsia"/>
        </w:rPr>
        <w:t>指针指向的位置不能被写入数据，</w:t>
      </w:r>
      <w:r w:rsidR="00C02ADC">
        <w:rPr>
          <w:rFonts w:hint="eastAsia"/>
        </w:rPr>
        <w:t>Tail</w:t>
      </w:r>
      <w:r w:rsidR="00C02ADC">
        <w:rPr>
          <w:rFonts w:hint="eastAsia"/>
        </w:rPr>
        <w:t>指针也不能移动。</w:t>
      </w:r>
    </w:p>
    <w:p w14:paraId="3399F596" w14:textId="4491C4C0" w:rsidR="00DB156D" w:rsidRDefault="00E1652A" w:rsidP="00DB156D">
      <w:pPr>
        <w:keepNext/>
        <w:jc w:val="center"/>
      </w:pPr>
      <w:r>
        <w:object w:dxaOrig="4297" w:dyaOrig="3961" w14:anchorId="301B6AC8">
          <v:shape id="_x0000_i1082" type="#_x0000_t75" style="width:198pt;height:180pt" o:ole="">
            <v:imagedata r:id="rId127" o:title=""/>
          </v:shape>
          <o:OLEObject Type="Embed" ProgID="Visio.Drawing.15" ShapeID="_x0000_i1082" DrawAspect="Content" ObjectID="_1839588131" r:id="rId128"/>
        </w:object>
      </w:r>
    </w:p>
    <w:p w14:paraId="689A3231" w14:textId="384E1F4E" w:rsidR="00DB156D" w:rsidRDefault="00DB156D" w:rsidP="00DB156D">
      <w:pPr>
        <w:pStyle w:val="ac"/>
        <w:jc w:val="center"/>
      </w:pPr>
      <w:r>
        <w:rPr>
          <w:rFonts w:hint="eastAsia"/>
        </w:rPr>
        <w:t>图</w:t>
      </w:r>
      <w:r>
        <w:rPr>
          <w:rFonts w:hint="eastAsia"/>
        </w:rPr>
        <w:t xml:space="preserve"> </w:t>
      </w:r>
      <w:ins w:id="2048"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2049"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2</w:t>
      </w:r>
      <w:ins w:id="2050" w:author="Shuqing Li (李树青)" w:date="2026-04-23T09:02:00Z">
        <w:r w:rsidR="000075A0">
          <w:fldChar w:fldCharType="end"/>
        </w:r>
      </w:ins>
      <w:del w:id="2051"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2</w:delText>
        </w:r>
        <w:r w:rsidR="00E835A7" w:rsidDel="000075A0">
          <w:fldChar w:fldCharType="end"/>
        </w:r>
      </w:del>
      <w:r>
        <w:t xml:space="preserve"> Ring Buffer</w:t>
      </w:r>
      <w:r>
        <w:rPr>
          <w:rFonts w:hint="eastAsia"/>
        </w:rPr>
        <w:t>的定义</w:t>
      </w:r>
    </w:p>
    <w:p w14:paraId="39DB904C" w14:textId="32882854" w:rsidR="00DB156D" w:rsidRDefault="00113966" w:rsidP="00F34424">
      <w:pPr>
        <w:ind w:firstLineChars="200" w:firstLine="420"/>
      </w:pPr>
      <w:r>
        <w:rPr>
          <w:rFonts w:hint="eastAsia"/>
        </w:rPr>
        <w:t>B</w:t>
      </w:r>
      <w:r>
        <w:t>uffer</w:t>
      </w:r>
      <w:r>
        <w:rPr>
          <w:rFonts w:hint="eastAsia"/>
        </w:rPr>
        <w:t>满时的状态如下图</w:t>
      </w:r>
      <w:r w:rsidR="006E177A">
        <w:rPr>
          <w:rFonts w:hint="eastAsia"/>
        </w:rPr>
        <w:t>所示，此时</w:t>
      </w:r>
      <w:r w:rsidR="006E177A">
        <w:rPr>
          <w:rFonts w:hint="eastAsia"/>
        </w:rPr>
        <w:t>T</w:t>
      </w:r>
      <w:r w:rsidR="006E177A">
        <w:t>ail</w:t>
      </w:r>
      <w:r w:rsidR="006E177A">
        <w:rPr>
          <w:rFonts w:hint="eastAsia"/>
        </w:rPr>
        <w:t>指针指向的位置仍为空，但该位置不允许被写入，</w:t>
      </w:r>
      <w:r w:rsidR="006E177A">
        <w:rPr>
          <w:rFonts w:hint="eastAsia"/>
        </w:rPr>
        <w:t>T</w:t>
      </w:r>
      <w:r w:rsidR="006E177A">
        <w:t>ail</w:t>
      </w:r>
      <w:r w:rsidR="006E177A">
        <w:rPr>
          <w:rFonts w:hint="eastAsia"/>
        </w:rPr>
        <w:t>指针也不允许被移动。</w:t>
      </w:r>
    </w:p>
    <w:p w14:paraId="3C72DC6E" w14:textId="77777777" w:rsidR="00113966" w:rsidRDefault="00113966" w:rsidP="00113966">
      <w:pPr>
        <w:keepNext/>
        <w:jc w:val="center"/>
      </w:pPr>
      <w:r>
        <w:object w:dxaOrig="4620" w:dyaOrig="3241" w14:anchorId="2C963AAF">
          <v:shape id="_x0000_i1083" type="#_x0000_t75" style="width:186pt;height:132pt" o:ole="">
            <v:imagedata r:id="rId129" o:title=""/>
          </v:shape>
          <o:OLEObject Type="Embed" ProgID="Visio.Drawing.15" ShapeID="_x0000_i1083" DrawAspect="Content" ObjectID="_1839588132" r:id="rId130"/>
        </w:object>
      </w:r>
    </w:p>
    <w:p w14:paraId="36AB3530" w14:textId="2581E7CF" w:rsidR="00113966" w:rsidRDefault="00113966" w:rsidP="00113966">
      <w:pPr>
        <w:pStyle w:val="ac"/>
        <w:jc w:val="center"/>
      </w:pPr>
      <w:r>
        <w:rPr>
          <w:rFonts w:hint="eastAsia"/>
        </w:rPr>
        <w:t>图</w:t>
      </w:r>
      <w:r>
        <w:rPr>
          <w:rFonts w:hint="eastAsia"/>
        </w:rPr>
        <w:t xml:space="preserve"> </w:t>
      </w:r>
      <w:ins w:id="205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205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3</w:t>
      </w:r>
      <w:ins w:id="2054" w:author="Shuqing Li (李树青)" w:date="2026-04-23T09:02:00Z">
        <w:r w:rsidR="000075A0">
          <w:fldChar w:fldCharType="end"/>
        </w:r>
      </w:ins>
      <w:del w:id="2055"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3</w:delText>
        </w:r>
        <w:r w:rsidR="00E835A7" w:rsidDel="000075A0">
          <w:fldChar w:fldCharType="end"/>
        </w:r>
      </w:del>
      <w:r>
        <w:t xml:space="preserve"> Ring Buffer Full</w:t>
      </w:r>
    </w:p>
    <w:p w14:paraId="302BD869" w14:textId="2F02D6A9" w:rsidR="00A7526A" w:rsidRDefault="00A7526A" w:rsidP="0057265F">
      <w:pPr>
        <w:ind w:firstLineChars="200" w:firstLine="420"/>
      </w:pPr>
      <w:r>
        <w:rPr>
          <w:rFonts w:hint="eastAsia"/>
        </w:rPr>
        <w:t>B</w:t>
      </w:r>
      <w:r>
        <w:t>uffer Empty</w:t>
      </w:r>
      <w:r>
        <w:rPr>
          <w:rFonts w:hint="eastAsia"/>
        </w:rPr>
        <w:t>时状态如下图</w:t>
      </w:r>
      <w:r w:rsidR="004C24C3">
        <w:rPr>
          <w:rFonts w:hint="eastAsia"/>
        </w:rPr>
        <w:t>，此时</w:t>
      </w:r>
      <w:r w:rsidR="004C24C3">
        <w:rPr>
          <w:rFonts w:hint="eastAsia"/>
        </w:rPr>
        <w:t>H</w:t>
      </w:r>
      <w:r w:rsidR="004C24C3">
        <w:t>ead</w:t>
      </w:r>
      <w:r w:rsidR="004C24C3">
        <w:rPr>
          <w:rFonts w:hint="eastAsia"/>
        </w:rPr>
        <w:t>和</w:t>
      </w:r>
      <w:r w:rsidR="004C24C3">
        <w:rPr>
          <w:rFonts w:hint="eastAsia"/>
        </w:rPr>
        <w:t>T</w:t>
      </w:r>
      <w:r w:rsidR="004C24C3">
        <w:t>ail</w:t>
      </w:r>
      <w:r w:rsidR="004C24C3">
        <w:rPr>
          <w:rFonts w:hint="eastAsia"/>
        </w:rPr>
        <w:t>指针指向同一个位置，该状态只能由移动</w:t>
      </w:r>
      <w:r w:rsidR="004C24C3">
        <w:rPr>
          <w:rFonts w:hint="eastAsia"/>
        </w:rPr>
        <w:t>H</w:t>
      </w:r>
      <w:r w:rsidR="004C24C3">
        <w:t>ead</w:t>
      </w:r>
      <w:r w:rsidR="004C24C3">
        <w:rPr>
          <w:rFonts w:hint="eastAsia"/>
        </w:rPr>
        <w:t>指针导致。</w:t>
      </w:r>
      <w:r w:rsidR="004C24C3">
        <w:rPr>
          <w:rFonts w:hint="eastAsia"/>
        </w:rPr>
        <w:t>B</w:t>
      </w:r>
      <w:r w:rsidR="004C24C3">
        <w:t>uffer</w:t>
      </w:r>
      <w:r w:rsidR="004C24C3">
        <w:rPr>
          <w:rFonts w:hint="eastAsia"/>
        </w:rPr>
        <w:t>在初始化后，</w:t>
      </w:r>
      <w:r w:rsidR="004C24C3">
        <w:rPr>
          <w:rFonts w:hint="eastAsia"/>
        </w:rPr>
        <w:t>H</w:t>
      </w:r>
      <w:r w:rsidR="004C24C3">
        <w:t>ead</w:t>
      </w:r>
      <w:r w:rsidR="004C24C3">
        <w:rPr>
          <w:rFonts w:hint="eastAsia"/>
        </w:rPr>
        <w:t>和</w:t>
      </w:r>
      <w:r w:rsidR="004C24C3">
        <w:rPr>
          <w:rFonts w:hint="eastAsia"/>
        </w:rPr>
        <w:t>T</w:t>
      </w:r>
      <w:r w:rsidR="004C24C3">
        <w:t>ail</w:t>
      </w:r>
      <w:r w:rsidR="004C24C3">
        <w:rPr>
          <w:rFonts w:hint="eastAsia"/>
        </w:rPr>
        <w:t>指针都指向</w:t>
      </w:r>
      <w:r w:rsidR="004C24C3">
        <w:rPr>
          <w:rFonts w:hint="eastAsia"/>
        </w:rPr>
        <w:t>B</w:t>
      </w:r>
      <w:r w:rsidR="004C24C3">
        <w:t>ase Address</w:t>
      </w:r>
      <w:r w:rsidR="004C24C3">
        <w:rPr>
          <w:rFonts w:hint="eastAsia"/>
        </w:rPr>
        <w:t>位置，因此</w:t>
      </w:r>
      <w:r w:rsidR="004C24C3">
        <w:rPr>
          <w:rFonts w:hint="eastAsia"/>
        </w:rPr>
        <w:t>B</w:t>
      </w:r>
      <w:r w:rsidR="004C24C3">
        <w:t>uffer</w:t>
      </w:r>
      <w:r w:rsidR="004C24C3">
        <w:rPr>
          <w:rFonts w:hint="eastAsia"/>
        </w:rPr>
        <w:t>是空状态。</w:t>
      </w:r>
    </w:p>
    <w:p w14:paraId="1E8B92E8" w14:textId="77777777" w:rsidR="00A7526A" w:rsidRDefault="00A7526A" w:rsidP="00A7526A">
      <w:pPr>
        <w:keepNext/>
        <w:jc w:val="center"/>
      </w:pPr>
      <w:r>
        <w:object w:dxaOrig="4644" w:dyaOrig="3241" w14:anchorId="53507DCF">
          <v:shape id="_x0000_i1084" type="#_x0000_t75" style="width:186pt;height:132pt" o:ole="">
            <v:imagedata r:id="rId131" o:title=""/>
          </v:shape>
          <o:OLEObject Type="Embed" ProgID="Visio.Drawing.15" ShapeID="_x0000_i1084" DrawAspect="Content" ObjectID="_1839588133" r:id="rId132"/>
        </w:object>
      </w:r>
    </w:p>
    <w:p w14:paraId="1B1590A0" w14:textId="26893652" w:rsidR="00A7526A" w:rsidRDefault="00A7526A" w:rsidP="00A7526A">
      <w:pPr>
        <w:pStyle w:val="ac"/>
        <w:jc w:val="center"/>
      </w:pPr>
      <w:r>
        <w:rPr>
          <w:rFonts w:hint="eastAsia"/>
        </w:rPr>
        <w:t>图</w:t>
      </w:r>
      <w:r>
        <w:rPr>
          <w:rFonts w:hint="eastAsia"/>
        </w:rPr>
        <w:t xml:space="preserve"> </w:t>
      </w:r>
      <w:ins w:id="2056"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2057"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4</w:t>
      </w:r>
      <w:ins w:id="2058" w:author="Shuqing Li (李树青)" w:date="2026-04-23T09:02:00Z">
        <w:r w:rsidR="000075A0">
          <w:fldChar w:fldCharType="end"/>
        </w:r>
      </w:ins>
      <w:del w:id="2059"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4</w:delText>
        </w:r>
        <w:r w:rsidR="00E835A7" w:rsidDel="000075A0">
          <w:fldChar w:fldCharType="end"/>
        </w:r>
      </w:del>
      <w:r>
        <w:t xml:space="preserve"> Ring Buffer Empty</w:t>
      </w:r>
    </w:p>
    <w:p w14:paraId="13442BB7" w14:textId="5615868F" w:rsidR="00746993" w:rsidRDefault="00232BD3" w:rsidP="00A7463D">
      <w:pPr>
        <w:ind w:firstLineChars="200" w:firstLine="420"/>
      </w:pPr>
      <w:r>
        <w:rPr>
          <w:rFonts w:hint="eastAsia"/>
        </w:rPr>
        <w:t>为了避免固件</w:t>
      </w:r>
      <w:r w:rsidR="0097303F">
        <w:rPr>
          <w:rFonts w:hint="eastAsia"/>
        </w:rPr>
        <w:t>每次</w:t>
      </w:r>
      <w:r>
        <w:rPr>
          <w:rFonts w:hint="eastAsia"/>
        </w:rPr>
        <w:t>需要读取</w:t>
      </w:r>
      <w:r>
        <w:t>Tail</w:t>
      </w:r>
      <w:r>
        <w:rPr>
          <w:rFonts w:hint="eastAsia"/>
        </w:rPr>
        <w:t>寄存器</w:t>
      </w:r>
      <w:r w:rsidR="00090FA3">
        <w:rPr>
          <w:rFonts w:hint="eastAsia"/>
        </w:rPr>
        <w:t>才能更新当前</w:t>
      </w:r>
      <w:r w:rsidR="00090FA3">
        <w:rPr>
          <w:rFonts w:hint="eastAsia"/>
        </w:rPr>
        <w:t>R</w:t>
      </w:r>
      <w:r w:rsidR="00090FA3">
        <w:t xml:space="preserve">ing </w:t>
      </w:r>
      <w:r w:rsidR="00090FA3">
        <w:rPr>
          <w:rFonts w:hint="eastAsia"/>
        </w:rPr>
        <w:t>B</w:t>
      </w:r>
      <w:r w:rsidR="00090FA3">
        <w:t>uffer</w:t>
      </w:r>
      <w:r w:rsidR="00090FA3">
        <w:rPr>
          <w:rFonts w:hint="eastAsia"/>
        </w:rPr>
        <w:t>的有效数据的状态</w:t>
      </w:r>
      <w:r w:rsidR="006D7C18">
        <w:rPr>
          <w:rFonts w:hint="eastAsia"/>
        </w:rPr>
        <w:t>的问题</w:t>
      </w:r>
      <w:r w:rsidR="00090FA3">
        <w:rPr>
          <w:rFonts w:hint="eastAsia"/>
        </w:rPr>
        <w:t>，</w:t>
      </w:r>
      <w:r w:rsidR="006D7C18">
        <w:rPr>
          <w:rFonts w:hint="eastAsia"/>
        </w:rPr>
        <w:t>R</w:t>
      </w:r>
      <w:r w:rsidR="006D7C18">
        <w:t>ing Buffer</w:t>
      </w:r>
      <w:r w:rsidR="006D7C18">
        <w:rPr>
          <w:rFonts w:hint="eastAsia"/>
        </w:rPr>
        <w:t>的每个</w:t>
      </w:r>
      <w:r w:rsidR="006D7C18">
        <w:rPr>
          <w:rFonts w:hint="eastAsia"/>
        </w:rPr>
        <w:t>E</w:t>
      </w:r>
      <w:r w:rsidR="006D7C18">
        <w:t>ntry</w:t>
      </w:r>
      <w:r w:rsidR="00BF54A4">
        <w:rPr>
          <w:rFonts w:hint="eastAsia"/>
        </w:rPr>
        <w:t>需要</w:t>
      </w:r>
      <w:r w:rsidR="006D7C18">
        <w:rPr>
          <w:rFonts w:hint="eastAsia"/>
        </w:rPr>
        <w:t>定义</w:t>
      </w:r>
      <w:r w:rsidR="006D7C18">
        <w:rPr>
          <w:rFonts w:hint="eastAsia"/>
        </w:rPr>
        <w:t>P</w:t>
      </w:r>
      <w:r w:rsidR="006D7C18">
        <w:t>hase Bit</w:t>
      </w:r>
      <w:r w:rsidR="006D7C18">
        <w:rPr>
          <w:rFonts w:hint="eastAsia"/>
        </w:rPr>
        <w:t>字段。</w:t>
      </w:r>
      <w:r w:rsidR="00BF54A4">
        <w:rPr>
          <w:rFonts w:hint="eastAsia"/>
        </w:rPr>
        <w:t>该字段长度为</w:t>
      </w:r>
      <w:r w:rsidR="00BF54A4">
        <w:rPr>
          <w:rFonts w:hint="eastAsia"/>
        </w:rPr>
        <w:t>1</w:t>
      </w:r>
      <w:r w:rsidR="00BF54A4">
        <w:t xml:space="preserve"> Bit</w:t>
      </w:r>
      <w:r w:rsidR="00BF54A4">
        <w:rPr>
          <w:rFonts w:hint="eastAsia"/>
        </w:rPr>
        <w:t>，初始值为</w:t>
      </w:r>
      <w:r w:rsidR="00BF54A4">
        <w:rPr>
          <w:rFonts w:hint="eastAsia"/>
        </w:rPr>
        <w:t>0</w:t>
      </w:r>
      <w:r w:rsidR="00BF54A4">
        <w:rPr>
          <w:rFonts w:hint="eastAsia"/>
        </w:rPr>
        <w:t>，每当一个有效的</w:t>
      </w:r>
      <w:r w:rsidR="00BF54A4">
        <w:rPr>
          <w:rFonts w:hint="eastAsia"/>
        </w:rPr>
        <w:t>E</w:t>
      </w:r>
      <w:r w:rsidR="00BF54A4">
        <w:t>ntry</w:t>
      </w:r>
      <w:r w:rsidR="00BF54A4">
        <w:rPr>
          <w:rFonts w:hint="eastAsia"/>
        </w:rPr>
        <w:t>被写入</w:t>
      </w:r>
      <w:r w:rsidR="00BF54A4">
        <w:rPr>
          <w:rFonts w:hint="eastAsia"/>
        </w:rPr>
        <w:t>Ring</w:t>
      </w:r>
      <w:r w:rsidR="00BF54A4">
        <w:t xml:space="preserve"> Buffer</w:t>
      </w:r>
      <w:r w:rsidR="00BF54A4">
        <w:rPr>
          <w:rFonts w:hint="eastAsia"/>
        </w:rPr>
        <w:t>时，该</w:t>
      </w:r>
      <w:r w:rsidR="00BF54A4">
        <w:rPr>
          <w:rFonts w:hint="eastAsia"/>
        </w:rPr>
        <w:t>E</w:t>
      </w:r>
      <w:r w:rsidR="00BF54A4">
        <w:t>ntry</w:t>
      </w:r>
      <w:r w:rsidR="00BF54A4">
        <w:rPr>
          <w:rFonts w:hint="eastAsia"/>
        </w:rPr>
        <w:t>的待写入</w:t>
      </w:r>
      <w:r w:rsidR="00BF54A4">
        <w:rPr>
          <w:rFonts w:hint="eastAsia"/>
        </w:rPr>
        <w:t>P</w:t>
      </w:r>
      <w:r w:rsidR="00BF54A4">
        <w:t>hase Bit</w:t>
      </w:r>
      <w:r w:rsidR="000836A4">
        <w:rPr>
          <w:rFonts w:hint="eastAsia"/>
        </w:rPr>
        <w:t>是当前</w:t>
      </w:r>
      <w:r w:rsidR="00BF54A4">
        <w:rPr>
          <w:rFonts w:hint="eastAsia"/>
        </w:rPr>
        <w:t>R</w:t>
      </w:r>
      <w:r w:rsidR="00BF54A4">
        <w:t>ing Buffer</w:t>
      </w:r>
      <w:r w:rsidR="00BF54A4">
        <w:rPr>
          <w:rFonts w:hint="eastAsia"/>
        </w:rPr>
        <w:t>中存储的</w:t>
      </w:r>
      <w:r w:rsidR="00BF54A4">
        <w:rPr>
          <w:rFonts w:hint="eastAsia"/>
        </w:rPr>
        <w:t>P</w:t>
      </w:r>
      <w:r w:rsidR="00BF54A4">
        <w:t>hase Bit</w:t>
      </w:r>
      <w:r w:rsidR="000836A4">
        <w:rPr>
          <w:rFonts w:hint="eastAsia"/>
        </w:rPr>
        <w:t>取反的</w:t>
      </w:r>
      <w:r w:rsidR="000D6871">
        <w:rPr>
          <w:rFonts w:hint="eastAsia"/>
        </w:rPr>
        <w:t>值。该字段仅由</w:t>
      </w:r>
      <w:r w:rsidR="000D6871">
        <w:rPr>
          <w:rFonts w:hint="eastAsia"/>
        </w:rPr>
        <w:t>R</w:t>
      </w:r>
      <w:r w:rsidR="000D6871">
        <w:t>ing Buffer</w:t>
      </w:r>
      <w:r w:rsidR="000D6871">
        <w:rPr>
          <w:rFonts w:hint="eastAsia"/>
        </w:rPr>
        <w:t>写入方更新，读取方不改变该值。</w:t>
      </w:r>
      <w:r w:rsidR="00C03535">
        <w:rPr>
          <w:rFonts w:hint="eastAsia"/>
        </w:rPr>
        <w:t>如</w:t>
      </w:r>
      <w:r w:rsidR="00C03535">
        <w:rPr>
          <w:rFonts w:hint="eastAsia"/>
        </w:rPr>
        <w:lastRenderedPageBreak/>
        <w:t>下图所示：</w:t>
      </w:r>
    </w:p>
    <w:p w14:paraId="1BB93B32" w14:textId="77777777" w:rsidR="000D6871" w:rsidRDefault="000D6871" w:rsidP="000D6871">
      <w:pPr>
        <w:keepNext/>
        <w:jc w:val="center"/>
      </w:pPr>
      <w:r>
        <w:object w:dxaOrig="3097" w:dyaOrig="3541" w14:anchorId="38C9E758">
          <v:shape id="_x0000_i1085" type="#_x0000_t75" style="width:156pt;height:180pt" o:ole="">
            <v:imagedata r:id="rId133" o:title=""/>
          </v:shape>
          <o:OLEObject Type="Embed" ProgID="Visio.Drawing.15" ShapeID="_x0000_i1085" DrawAspect="Content" ObjectID="_1839588134" r:id="rId134"/>
        </w:object>
      </w:r>
    </w:p>
    <w:p w14:paraId="7192E4B3" w14:textId="5F7F0C28" w:rsidR="000D6871" w:rsidRDefault="000D6871" w:rsidP="000D6871">
      <w:pPr>
        <w:pStyle w:val="ac"/>
        <w:jc w:val="center"/>
      </w:pPr>
      <w:r>
        <w:rPr>
          <w:rFonts w:hint="eastAsia"/>
        </w:rPr>
        <w:t>图</w:t>
      </w:r>
      <w:r>
        <w:rPr>
          <w:rFonts w:hint="eastAsia"/>
        </w:rPr>
        <w:t xml:space="preserve"> </w:t>
      </w:r>
      <w:ins w:id="2060"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2061"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5</w:t>
      </w:r>
      <w:ins w:id="2062" w:author="Shuqing Li (李树青)" w:date="2026-04-23T09:02:00Z">
        <w:r w:rsidR="000075A0">
          <w:fldChar w:fldCharType="end"/>
        </w:r>
      </w:ins>
      <w:del w:id="2063"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del>
      <w:r>
        <w:t xml:space="preserve"> Phase Bit</w:t>
      </w:r>
      <w:r>
        <w:rPr>
          <w:rFonts w:hint="eastAsia"/>
        </w:rPr>
        <w:t>的典型示例</w:t>
      </w:r>
    </w:p>
    <w:p w14:paraId="4B4CD0A7" w14:textId="50F11CFF" w:rsidR="00746993" w:rsidRDefault="00F42E1A" w:rsidP="00A7463D">
      <w:pPr>
        <w:ind w:firstLineChars="200" w:firstLine="420"/>
      </w:pPr>
      <w:r>
        <w:rPr>
          <w:rFonts w:hint="eastAsia"/>
        </w:rPr>
        <w:t>实际实现，并不使用从</w:t>
      </w:r>
      <w:r>
        <w:rPr>
          <w:rFonts w:hint="eastAsia"/>
        </w:rPr>
        <w:t>R</w:t>
      </w:r>
      <w:r>
        <w:t>ing Buffer</w:t>
      </w:r>
      <w:r>
        <w:rPr>
          <w:rFonts w:hint="eastAsia"/>
        </w:rPr>
        <w:t>读取</w:t>
      </w:r>
      <w:r>
        <w:rPr>
          <w:rFonts w:hint="eastAsia"/>
        </w:rPr>
        <w:t>P</w:t>
      </w:r>
      <w:r>
        <w:t>hase Bit</w:t>
      </w:r>
      <w:r>
        <w:rPr>
          <w:rFonts w:hint="eastAsia"/>
        </w:rPr>
        <w:t>再写入的方式，而是在</w:t>
      </w:r>
      <w:r>
        <w:rPr>
          <w:rFonts w:hint="eastAsia"/>
        </w:rPr>
        <w:t>R</w:t>
      </w:r>
      <w:r>
        <w:t>ing Buffer</w:t>
      </w:r>
      <w:r>
        <w:rPr>
          <w:rFonts w:hint="eastAsia"/>
        </w:rPr>
        <w:t>的写入方维护一个</w:t>
      </w:r>
      <w:r>
        <w:rPr>
          <w:rFonts w:hint="eastAsia"/>
        </w:rPr>
        <w:t>P</w:t>
      </w:r>
      <w:r>
        <w:t>roducer Phase Bit</w:t>
      </w:r>
      <w:r>
        <w:rPr>
          <w:rFonts w:hint="eastAsia"/>
        </w:rPr>
        <w:t>，简称</w:t>
      </w:r>
      <w:r>
        <w:rPr>
          <w:rFonts w:hint="eastAsia"/>
        </w:rPr>
        <w:t>PPB</w:t>
      </w:r>
      <w:r>
        <w:rPr>
          <w:rFonts w:hint="eastAsia"/>
        </w:rPr>
        <w:t>，该值被初始化成</w:t>
      </w:r>
      <w:r>
        <w:rPr>
          <w:rFonts w:hint="eastAsia"/>
        </w:rPr>
        <w:t>1</w:t>
      </w:r>
      <w:r>
        <w:rPr>
          <w:rFonts w:hint="eastAsia"/>
        </w:rPr>
        <w:t>。每当一个</w:t>
      </w:r>
      <w:r>
        <w:rPr>
          <w:rFonts w:hint="eastAsia"/>
        </w:rPr>
        <w:t>E</w:t>
      </w:r>
      <w:r>
        <w:t>ntry</w:t>
      </w:r>
      <w:r>
        <w:rPr>
          <w:rFonts w:hint="eastAsia"/>
        </w:rPr>
        <w:t>被写入</w:t>
      </w:r>
      <w:r>
        <w:rPr>
          <w:rFonts w:hint="eastAsia"/>
        </w:rPr>
        <w:t>R</w:t>
      </w:r>
      <w:r>
        <w:t>ing Buffer</w:t>
      </w:r>
      <w:r>
        <w:rPr>
          <w:rFonts w:hint="eastAsia"/>
        </w:rPr>
        <w:t>，写入方将</w:t>
      </w:r>
      <w:r>
        <w:rPr>
          <w:rFonts w:hint="eastAsia"/>
        </w:rPr>
        <w:t>PPB</w:t>
      </w:r>
      <w:r>
        <w:rPr>
          <w:rFonts w:hint="eastAsia"/>
        </w:rPr>
        <w:t>填入该</w:t>
      </w:r>
      <w:r>
        <w:rPr>
          <w:rFonts w:hint="eastAsia"/>
        </w:rPr>
        <w:t>E</w:t>
      </w:r>
      <w:r>
        <w:t>ntry</w:t>
      </w:r>
      <w:r>
        <w:rPr>
          <w:rFonts w:hint="eastAsia"/>
        </w:rPr>
        <w:t>的</w:t>
      </w:r>
      <w:r>
        <w:rPr>
          <w:rFonts w:hint="eastAsia"/>
        </w:rPr>
        <w:t>P</w:t>
      </w:r>
      <w:r>
        <w:t>hase Bit</w:t>
      </w:r>
      <w:r>
        <w:rPr>
          <w:rFonts w:hint="eastAsia"/>
        </w:rPr>
        <w:t>字段。当</w:t>
      </w:r>
      <w:r>
        <w:rPr>
          <w:rFonts w:hint="eastAsia"/>
        </w:rPr>
        <w:t>R</w:t>
      </w:r>
      <w:r>
        <w:t>ing Buffer</w:t>
      </w:r>
      <w:r>
        <w:rPr>
          <w:rFonts w:hint="eastAsia"/>
        </w:rPr>
        <w:t>的</w:t>
      </w:r>
      <w:r>
        <w:rPr>
          <w:rFonts w:hint="eastAsia"/>
        </w:rPr>
        <w:t>T</w:t>
      </w:r>
      <w:r>
        <w:t>ail</w:t>
      </w:r>
      <w:r>
        <w:rPr>
          <w:rFonts w:hint="eastAsia"/>
        </w:rPr>
        <w:t>指针触底绕回时，写入方将</w:t>
      </w:r>
      <w:r>
        <w:rPr>
          <w:rFonts w:hint="eastAsia"/>
        </w:rPr>
        <w:t>PPB</w:t>
      </w:r>
      <w:r>
        <w:rPr>
          <w:rFonts w:hint="eastAsia"/>
        </w:rPr>
        <w:t>取反。</w:t>
      </w:r>
    </w:p>
    <w:p w14:paraId="4A2B058E" w14:textId="77777777" w:rsidR="00281C08" w:rsidRDefault="00575673" w:rsidP="00281C08">
      <w:pPr>
        <w:keepNext/>
        <w:jc w:val="center"/>
      </w:pPr>
      <w:r>
        <w:object w:dxaOrig="5977" w:dyaOrig="3589" w14:anchorId="40FD7048">
          <v:shape id="_x0000_i1086" type="#_x0000_t75" style="width:300pt;height:180pt" o:ole="">
            <v:imagedata r:id="rId135" o:title=""/>
          </v:shape>
          <o:OLEObject Type="Embed" ProgID="Visio.Drawing.15" ShapeID="_x0000_i1086" DrawAspect="Content" ObjectID="_1839588135" r:id="rId136"/>
        </w:object>
      </w:r>
    </w:p>
    <w:p w14:paraId="4CF23356" w14:textId="6B9E6FDF" w:rsidR="00575673" w:rsidRDefault="00281C08" w:rsidP="00281C08">
      <w:pPr>
        <w:pStyle w:val="ac"/>
        <w:jc w:val="center"/>
      </w:pPr>
      <w:r>
        <w:rPr>
          <w:rFonts w:hint="eastAsia"/>
        </w:rPr>
        <w:t>图</w:t>
      </w:r>
      <w:r>
        <w:rPr>
          <w:rFonts w:hint="eastAsia"/>
        </w:rPr>
        <w:t xml:space="preserve"> </w:t>
      </w:r>
      <w:ins w:id="2064"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2065"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6</w:t>
      </w:r>
      <w:ins w:id="2066" w:author="Shuqing Li (李树青)" w:date="2026-04-23T09:02:00Z">
        <w:r w:rsidR="000075A0">
          <w:fldChar w:fldCharType="end"/>
        </w:r>
      </w:ins>
      <w:del w:id="2067"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del>
      <w:r>
        <w:t xml:space="preserve"> </w:t>
      </w:r>
      <w:r>
        <w:rPr>
          <w:rFonts w:hint="eastAsia"/>
        </w:rPr>
        <w:t>PPB</w:t>
      </w:r>
      <w:r>
        <w:rPr>
          <w:rFonts w:hint="eastAsia"/>
        </w:rPr>
        <w:t>取反过程</w:t>
      </w:r>
    </w:p>
    <w:p w14:paraId="7B8D2FDD" w14:textId="160408F3" w:rsidR="00281C08" w:rsidRDefault="00281C08" w:rsidP="00281C08">
      <w:pPr>
        <w:ind w:firstLineChars="200" w:firstLine="420"/>
      </w:pPr>
      <w:r>
        <w:rPr>
          <w:rFonts w:hint="eastAsia"/>
        </w:rPr>
        <w:t>读取方也需要维护一个</w:t>
      </w:r>
      <w:r>
        <w:rPr>
          <w:rFonts w:hint="eastAsia"/>
        </w:rPr>
        <w:t>C</w:t>
      </w:r>
      <w:r>
        <w:t>onsumer Phase Bit</w:t>
      </w:r>
      <w:r>
        <w:rPr>
          <w:rFonts w:hint="eastAsia"/>
        </w:rPr>
        <w:t>，简称</w:t>
      </w:r>
      <w:r>
        <w:rPr>
          <w:rFonts w:hint="eastAsia"/>
        </w:rPr>
        <w:t>CPB</w:t>
      </w:r>
      <w:r>
        <w:rPr>
          <w:rFonts w:hint="eastAsia"/>
        </w:rPr>
        <w:t>，该值也被初始化成</w:t>
      </w:r>
      <w:r>
        <w:rPr>
          <w:rFonts w:hint="eastAsia"/>
        </w:rPr>
        <w:t>1</w:t>
      </w:r>
      <w:r>
        <w:rPr>
          <w:rFonts w:hint="eastAsia"/>
        </w:rPr>
        <w:t>。当读取到的</w:t>
      </w:r>
      <w:r>
        <w:rPr>
          <w:rFonts w:hint="eastAsia"/>
        </w:rPr>
        <w:t>R</w:t>
      </w:r>
      <w:r>
        <w:t>ing Buffer Entry</w:t>
      </w:r>
      <w:r>
        <w:rPr>
          <w:rFonts w:hint="eastAsia"/>
        </w:rPr>
        <w:t>的</w:t>
      </w:r>
      <w:r>
        <w:rPr>
          <w:rFonts w:hint="eastAsia"/>
        </w:rPr>
        <w:t>P</w:t>
      </w:r>
      <w:r>
        <w:t>hase Bit</w:t>
      </w:r>
      <w:r>
        <w:rPr>
          <w:rFonts w:hint="eastAsia"/>
        </w:rPr>
        <w:t>与</w:t>
      </w:r>
      <w:r>
        <w:rPr>
          <w:rFonts w:hint="eastAsia"/>
        </w:rPr>
        <w:t>CPB</w:t>
      </w:r>
      <w:r>
        <w:rPr>
          <w:rFonts w:hint="eastAsia"/>
        </w:rPr>
        <w:t>相同时，说明该</w:t>
      </w:r>
      <w:r>
        <w:rPr>
          <w:rFonts w:hint="eastAsia"/>
        </w:rPr>
        <w:t>E</w:t>
      </w:r>
      <w:r>
        <w:t>ntry</w:t>
      </w:r>
      <w:r>
        <w:rPr>
          <w:rFonts w:hint="eastAsia"/>
        </w:rPr>
        <w:t>是一个有效数据。当</w:t>
      </w:r>
      <w:r>
        <w:rPr>
          <w:rFonts w:hint="eastAsia"/>
        </w:rPr>
        <w:t>R</w:t>
      </w:r>
      <w:r>
        <w:t>ing Buffer</w:t>
      </w:r>
      <w:r>
        <w:rPr>
          <w:rFonts w:hint="eastAsia"/>
        </w:rPr>
        <w:t>的</w:t>
      </w:r>
      <w:r>
        <w:rPr>
          <w:rFonts w:hint="eastAsia"/>
        </w:rPr>
        <w:t>H</w:t>
      </w:r>
      <w:r>
        <w:t>ead</w:t>
      </w:r>
      <w:r>
        <w:rPr>
          <w:rFonts w:hint="eastAsia"/>
        </w:rPr>
        <w:t>指针触底绕回时，读取方将</w:t>
      </w:r>
      <w:r>
        <w:rPr>
          <w:rFonts w:hint="eastAsia"/>
        </w:rPr>
        <w:t>CPB</w:t>
      </w:r>
      <w:r>
        <w:rPr>
          <w:rFonts w:hint="eastAsia"/>
        </w:rPr>
        <w:t>取反。</w:t>
      </w:r>
    </w:p>
    <w:p w14:paraId="33D81557" w14:textId="30403B6A" w:rsidR="00CF44E4" w:rsidRDefault="00966CF8" w:rsidP="00281C08">
      <w:pPr>
        <w:ind w:firstLineChars="200" w:firstLine="420"/>
      </w:pPr>
      <w:r>
        <w:rPr>
          <w:rFonts w:hint="eastAsia"/>
        </w:rPr>
        <w:t>为了防止固件在</w:t>
      </w:r>
      <w:r>
        <w:rPr>
          <w:rFonts w:hint="eastAsia"/>
        </w:rPr>
        <w:t>P</w:t>
      </w:r>
      <w:r>
        <w:t>olling</w:t>
      </w:r>
      <w:r>
        <w:rPr>
          <w:rFonts w:hint="eastAsia"/>
        </w:rPr>
        <w:t>的时候读到有效的</w:t>
      </w:r>
      <w:r>
        <w:rPr>
          <w:rFonts w:hint="eastAsia"/>
        </w:rPr>
        <w:t>P</w:t>
      </w:r>
      <w:r>
        <w:t>hase Bit</w:t>
      </w:r>
      <w:r>
        <w:rPr>
          <w:rFonts w:hint="eastAsia"/>
        </w:rPr>
        <w:t>和无效的</w:t>
      </w:r>
      <w:r>
        <w:t>Entry</w:t>
      </w:r>
      <w:r>
        <w:rPr>
          <w:rFonts w:hint="eastAsia"/>
        </w:rPr>
        <w:t>数据，硬件需要</w:t>
      </w:r>
      <w:r w:rsidR="00470B89">
        <w:rPr>
          <w:rFonts w:hint="eastAsia"/>
        </w:rPr>
        <w:t>将一个</w:t>
      </w:r>
      <w:r w:rsidR="007D3336">
        <w:rPr>
          <w:rFonts w:hint="eastAsia"/>
        </w:rPr>
        <w:t>完整的</w:t>
      </w:r>
      <w:r w:rsidR="00470B89">
        <w:rPr>
          <w:rFonts w:hint="eastAsia"/>
        </w:rPr>
        <w:t>R</w:t>
      </w:r>
      <w:r w:rsidR="00470B89">
        <w:t>ing Buffer Entry</w:t>
      </w:r>
      <w:r w:rsidR="00470B89">
        <w:rPr>
          <w:rFonts w:hint="eastAsia"/>
        </w:rPr>
        <w:t>放在一次</w:t>
      </w:r>
      <w:r w:rsidR="00470B89">
        <w:rPr>
          <w:rFonts w:hint="eastAsia"/>
        </w:rPr>
        <w:t>B</w:t>
      </w:r>
      <w:r w:rsidR="00470B89">
        <w:t>urst</w:t>
      </w:r>
      <w:r w:rsidR="00470B89">
        <w:rPr>
          <w:rFonts w:hint="eastAsia"/>
        </w:rPr>
        <w:t>写中</w:t>
      </w:r>
      <w:r w:rsidR="0045149E">
        <w:rPr>
          <w:rFonts w:hint="eastAsia"/>
        </w:rPr>
        <w:t>更新。</w:t>
      </w:r>
    </w:p>
    <w:p w14:paraId="2B342342" w14:textId="64750A56" w:rsidR="004F6D70" w:rsidRPr="00281C08" w:rsidRDefault="00221DEB" w:rsidP="00281C08">
      <w:pPr>
        <w:ind w:firstLineChars="200" w:firstLine="420"/>
      </w:pPr>
      <w:r>
        <w:rPr>
          <w:rFonts w:hint="eastAsia"/>
        </w:rPr>
        <w:t>写入方需要保证</w:t>
      </w:r>
      <w:r w:rsidR="004F6D70">
        <w:rPr>
          <w:rFonts w:hint="eastAsia"/>
        </w:rPr>
        <w:t>Ring</w:t>
      </w:r>
      <w:r w:rsidR="004F6D70">
        <w:t xml:space="preserve"> Buffer Entry</w:t>
      </w:r>
      <w:r w:rsidR="004F6D70">
        <w:rPr>
          <w:rFonts w:hint="eastAsia"/>
        </w:rPr>
        <w:t>先被写入，然后</w:t>
      </w:r>
      <w:r w:rsidR="004F6D70">
        <w:rPr>
          <w:rFonts w:hint="eastAsia"/>
        </w:rPr>
        <w:t>T</w:t>
      </w:r>
      <w:r w:rsidR="004F6D70">
        <w:t>ail</w:t>
      </w:r>
      <w:r w:rsidR="004F6D70">
        <w:rPr>
          <w:rFonts w:hint="eastAsia"/>
        </w:rPr>
        <w:t>寄存器才能被更新。</w:t>
      </w:r>
    </w:p>
    <w:p w14:paraId="13FB815F" w14:textId="54149241" w:rsidR="00104339" w:rsidRDefault="00B6731B" w:rsidP="00262B35">
      <w:pPr>
        <w:pStyle w:val="4"/>
      </w:pPr>
      <w:bookmarkStart w:id="2068" w:name="_Ref120714252"/>
      <w:r>
        <w:rPr>
          <w:rFonts w:hint="eastAsia"/>
        </w:rPr>
        <w:t>CQ/FQ/PQ</w:t>
      </w:r>
      <w:r w:rsidR="00451579">
        <w:t xml:space="preserve"> Ring</w:t>
      </w:r>
      <w:r w:rsidR="00451579">
        <w:rPr>
          <w:rFonts w:hint="eastAsia"/>
        </w:rPr>
        <w:t>字段定义</w:t>
      </w:r>
      <w:bookmarkEnd w:id="2068"/>
    </w:p>
    <w:p w14:paraId="414A78F8" w14:textId="0B2035D1" w:rsidR="00F9502E" w:rsidRDefault="009E209D" w:rsidP="009E209D">
      <w:pPr>
        <w:ind w:firstLineChars="200" w:firstLine="420"/>
      </w:pPr>
      <w:r>
        <w:rPr>
          <w:rFonts w:hint="eastAsia"/>
        </w:rPr>
        <w:t>CQ/FQ/PQ</w:t>
      </w:r>
      <w:r>
        <w:rPr>
          <w:rFonts w:hint="eastAsia"/>
        </w:rPr>
        <w:t>字段定义遵守</w:t>
      </w:r>
      <w:r>
        <w:rPr>
          <w:rFonts w:hint="eastAsia"/>
        </w:rPr>
        <w:t>&lt;</w:t>
      </w:r>
      <w:r w:rsidRPr="009E209D">
        <w:t>RISC-V IOMMU Architecture</w:t>
      </w:r>
      <w:r>
        <w:rPr>
          <w:rFonts w:hint="eastAsia"/>
        </w:rPr>
        <w:t xml:space="preserve"> </w:t>
      </w:r>
      <w:r w:rsidRPr="009E209D">
        <w:t>Specification</w:t>
      </w:r>
      <w:r>
        <w:rPr>
          <w:rFonts w:hint="eastAsia"/>
        </w:rPr>
        <w:t>&gt;</w:t>
      </w:r>
      <w:r>
        <w:rPr>
          <w:rFonts w:hint="eastAsia"/>
        </w:rPr>
        <w:t>，详见该协议第</w:t>
      </w:r>
      <w:r>
        <w:rPr>
          <w:rFonts w:hint="eastAsia"/>
        </w:rPr>
        <w:t>4</w:t>
      </w:r>
      <w:r>
        <w:rPr>
          <w:rFonts w:hint="eastAsia"/>
        </w:rPr>
        <w:t>章。</w:t>
      </w:r>
      <w:r w:rsidR="00736C04">
        <w:rPr>
          <w:rFonts w:hint="eastAsia"/>
        </w:rPr>
        <w:t>这三个</w:t>
      </w:r>
      <w:r w:rsidR="00736C04">
        <w:rPr>
          <w:rFonts w:hint="eastAsia"/>
        </w:rPr>
        <w:t>Queue Entry</w:t>
      </w:r>
      <w:r w:rsidR="00736C04">
        <w:rPr>
          <w:rFonts w:hint="eastAsia"/>
        </w:rPr>
        <w:t>不包含</w:t>
      </w:r>
      <w:r w:rsidR="00736C04">
        <w:rPr>
          <w:rFonts w:hint="eastAsia"/>
        </w:rPr>
        <w:t>Phase Bit</w:t>
      </w:r>
      <w:r w:rsidR="00736C04">
        <w:rPr>
          <w:rFonts w:hint="eastAsia"/>
        </w:rPr>
        <w:t>字段，但</w:t>
      </w:r>
      <w:r w:rsidR="00736C04">
        <w:rPr>
          <w:rFonts w:hint="eastAsia"/>
        </w:rPr>
        <w:t>Head/Tail</w:t>
      </w:r>
      <w:r w:rsidR="00736C04">
        <w:rPr>
          <w:rFonts w:hint="eastAsia"/>
        </w:rPr>
        <w:t>定义与前文相同。</w:t>
      </w:r>
    </w:p>
    <w:p w14:paraId="6CC30A16" w14:textId="706A56AF" w:rsidR="00723B2E" w:rsidRDefault="00723B2E" w:rsidP="00262B35">
      <w:pPr>
        <w:pStyle w:val="4"/>
      </w:pPr>
      <w:bookmarkStart w:id="2069" w:name="_Ref117447990"/>
      <w:r>
        <w:rPr>
          <w:rFonts w:hint="eastAsia"/>
        </w:rPr>
        <w:lastRenderedPageBreak/>
        <w:t>WARL</w:t>
      </w:r>
      <w:r>
        <w:rPr>
          <w:rFonts w:hint="eastAsia"/>
        </w:rPr>
        <w:t>寄存器接口</w:t>
      </w:r>
    </w:p>
    <w:p w14:paraId="7DEC6E61" w14:textId="60FDFD83" w:rsidR="00CF23E0" w:rsidRDefault="0030221D" w:rsidP="00CF23E0">
      <w:pPr>
        <w:ind w:firstLineChars="200" w:firstLine="420"/>
      </w:pPr>
      <w:r>
        <w:rPr>
          <w:rFonts w:hint="eastAsia"/>
        </w:rPr>
        <w:t>WARL</w:t>
      </w:r>
      <w:r>
        <w:rPr>
          <w:rFonts w:hint="eastAsia"/>
        </w:rPr>
        <w:t>寄存器需要支持如下特性：通过</w:t>
      </w:r>
      <w:r>
        <w:rPr>
          <w:rFonts w:hint="eastAsia"/>
        </w:rPr>
        <w:t>AXI Slave 1</w:t>
      </w:r>
      <w:r>
        <w:rPr>
          <w:rFonts w:hint="eastAsia"/>
        </w:rPr>
        <w:t>接口可以向它写入任意值，如果写入的值是一个该寄存器支持的合法值，则该值将生效并且可以被软件读取；如果该值不是一个合法值，则实际写入寄存器并生效的是一个合法值，并且软件将读到该合法值。</w:t>
      </w:r>
    </w:p>
    <w:p w14:paraId="31588C70" w14:textId="5BEC7FB6" w:rsidR="0030221D" w:rsidRDefault="00CC30C1" w:rsidP="00CF23E0">
      <w:pPr>
        <w:ind w:firstLineChars="200" w:firstLine="420"/>
      </w:pPr>
      <w:r>
        <w:rPr>
          <w:rFonts w:hint="eastAsia"/>
        </w:rPr>
        <w:t>对于</w:t>
      </w:r>
      <w:r w:rsidR="005843D3">
        <w:rPr>
          <w:rFonts w:hint="eastAsia"/>
        </w:rPr>
        <w:t>该类型的寄存器的写入动作，需要</w:t>
      </w:r>
      <w:r w:rsidR="005843D3">
        <w:rPr>
          <w:rFonts w:hint="eastAsia"/>
        </w:rPr>
        <w:t>IOMMU</w:t>
      </w:r>
      <w:r w:rsidR="005843D3">
        <w:rPr>
          <w:rFonts w:hint="eastAsia"/>
        </w:rPr>
        <w:t>与运行在</w:t>
      </w:r>
      <w:r w:rsidR="005843D3">
        <w:rPr>
          <w:rFonts w:hint="eastAsia"/>
        </w:rPr>
        <w:t>M</w:t>
      </w:r>
      <w:r w:rsidR="005843D3">
        <w:rPr>
          <w:rFonts w:hint="eastAsia"/>
        </w:rPr>
        <w:t>核中的固件配合完成上述行为，具体流程如下：</w:t>
      </w:r>
    </w:p>
    <w:p w14:paraId="5DBC15CD" w14:textId="075B5484" w:rsidR="005843D3" w:rsidRDefault="00546A6D" w:rsidP="005843D3">
      <w:pPr>
        <w:keepNext/>
        <w:jc w:val="center"/>
      </w:pPr>
      <w:r>
        <w:rPr>
          <w:rFonts w:hint="eastAsia"/>
        </w:rPr>
        <w:object w:dxaOrig="8425" w:dyaOrig="6349" w14:anchorId="227BCB5F">
          <v:shape id="_x0000_i1087" type="#_x0000_t75" style="width:342pt;height:258pt" o:ole="">
            <v:imagedata r:id="rId137" o:title=""/>
          </v:shape>
          <o:OLEObject Type="Embed" ProgID="Visio.Drawing.15" ShapeID="_x0000_i1087" DrawAspect="Content" ObjectID="_1839588136" r:id="rId138"/>
        </w:object>
      </w:r>
    </w:p>
    <w:p w14:paraId="7818DCE9" w14:textId="045654EC" w:rsidR="005843D3" w:rsidRDefault="005843D3" w:rsidP="005843D3">
      <w:pPr>
        <w:pStyle w:val="ac"/>
        <w:jc w:val="center"/>
      </w:pPr>
      <w:r>
        <w:rPr>
          <w:rFonts w:hint="eastAsia"/>
        </w:rPr>
        <w:t>图</w:t>
      </w:r>
      <w:r>
        <w:rPr>
          <w:rFonts w:hint="eastAsia"/>
        </w:rPr>
        <w:t xml:space="preserve"> </w:t>
      </w:r>
      <w:ins w:id="2070"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2071"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7</w:t>
      </w:r>
      <w:ins w:id="2072" w:author="Shuqing Li (李树青)" w:date="2026-04-23T09:02:00Z">
        <w:r w:rsidR="000075A0">
          <w:fldChar w:fldCharType="end"/>
        </w:r>
      </w:ins>
      <w:del w:id="2073"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7</w:delText>
        </w:r>
        <w:r w:rsidR="00E835A7" w:rsidDel="000075A0">
          <w:fldChar w:fldCharType="end"/>
        </w:r>
      </w:del>
      <w:r>
        <w:rPr>
          <w:rFonts w:hint="eastAsia"/>
        </w:rPr>
        <w:t xml:space="preserve"> WARL</w:t>
      </w:r>
      <w:r>
        <w:rPr>
          <w:rFonts w:hint="eastAsia"/>
        </w:rPr>
        <w:t>寄存器的写入流程</w:t>
      </w:r>
    </w:p>
    <w:p w14:paraId="215E9E1A" w14:textId="342154B7" w:rsidR="00CC30C1" w:rsidRDefault="00D46614" w:rsidP="00D46614">
      <w:pPr>
        <w:pStyle w:val="af"/>
        <w:numPr>
          <w:ilvl w:val="0"/>
          <w:numId w:val="65"/>
        </w:numPr>
        <w:ind w:firstLineChars="0"/>
      </w:pPr>
      <w:r>
        <w:rPr>
          <w:rFonts w:hint="eastAsia"/>
        </w:rPr>
        <w:t>A</w:t>
      </w:r>
      <w:r>
        <w:rPr>
          <w:rFonts w:hint="eastAsia"/>
        </w:rPr>
        <w:t>核通过</w:t>
      </w:r>
      <w:r>
        <w:rPr>
          <w:rFonts w:hint="eastAsia"/>
        </w:rPr>
        <w:t>AXI Slave 1</w:t>
      </w:r>
      <w:r>
        <w:rPr>
          <w:rFonts w:hint="eastAsia"/>
        </w:rPr>
        <w:t>接口向</w:t>
      </w:r>
      <w:r>
        <w:rPr>
          <w:rFonts w:hint="eastAsia"/>
        </w:rPr>
        <w:t>WARL</w:t>
      </w:r>
      <w:r>
        <w:rPr>
          <w:rFonts w:hint="eastAsia"/>
        </w:rPr>
        <w:t>寄存器发起写操作，</w:t>
      </w:r>
      <w:r w:rsidR="00546A6D">
        <w:rPr>
          <w:rFonts w:hint="eastAsia"/>
        </w:rPr>
        <w:t>IOMMU</w:t>
      </w:r>
      <w:r w:rsidR="00546A6D">
        <w:rPr>
          <w:rFonts w:hint="eastAsia"/>
        </w:rPr>
        <w:t>检测到该写入地址命中</w:t>
      </w:r>
      <w:r w:rsidR="00546A6D">
        <w:rPr>
          <w:rFonts w:hint="eastAsia"/>
        </w:rPr>
        <w:t>WARL</w:t>
      </w:r>
      <w:r w:rsidR="00546A6D">
        <w:rPr>
          <w:rFonts w:hint="eastAsia"/>
        </w:rPr>
        <w:t>寄存器。</w:t>
      </w:r>
    </w:p>
    <w:p w14:paraId="25C6BA90" w14:textId="6CF434C3" w:rsidR="00546A6D" w:rsidRDefault="00546A6D" w:rsidP="00D46614">
      <w:pPr>
        <w:pStyle w:val="af"/>
        <w:numPr>
          <w:ilvl w:val="0"/>
          <w:numId w:val="65"/>
        </w:numPr>
        <w:ind w:firstLineChars="0"/>
      </w:pPr>
      <w:r>
        <w:rPr>
          <w:rFonts w:hint="eastAsia"/>
        </w:rPr>
        <w:t>IOMMU</w:t>
      </w:r>
      <w:r>
        <w:rPr>
          <w:rFonts w:hint="eastAsia"/>
        </w:rPr>
        <w:t>不对该地址对应的寄存器进行实际写入操作，而是将此次写入的地址和数据保存至</w:t>
      </w:r>
      <w:r>
        <w:rPr>
          <w:rFonts w:hint="eastAsia"/>
        </w:rPr>
        <w:t>WARL Ring</w:t>
      </w:r>
      <w:r>
        <w:rPr>
          <w:rFonts w:hint="eastAsia"/>
        </w:rPr>
        <w:t>，并更新</w:t>
      </w:r>
      <w:r>
        <w:rPr>
          <w:rFonts w:hint="eastAsia"/>
        </w:rPr>
        <w:t>Tail</w:t>
      </w:r>
      <w:r>
        <w:rPr>
          <w:rFonts w:hint="eastAsia"/>
        </w:rPr>
        <w:t>指针寄存器。</w:t>
      </w:r>
      <w:r w:rsidR="00C82687">
        <w:rPr>
          <w:rFonts w:hint="eastAsia"/>
        </w:rPr>
        <w:t>WARL Ring</w:t>
      </w:r>
      <w:r w:rsidR="00C82687">
        <w:rPr>
          <w:rFonts w:hint="eastAsia"/>
        </w:rPr>
        <w:t>的详细字段定义见后文。</w:t>
      </w:r>
      <w:r w:rsidR="00C82687">
        <w:rPr>
          <w:rFonts w:hint="eastAsia"/>
        </w:rPr>
        <w:t>WARL Ring</w:t>
      </w:r>
      <w:r w:rsidR="00C82687">
        <w:rPr>
          <w:rFonts w:hint="eastAsia"/>
        </w:rPr>
        <w:t>遵循</w:t>
      </w:r>
      <w:r w:rsidR="00C82687">
        <w:fldChar w:fldCharType="begin"/>
      </w:r>
      <w:r w:rsidR="00C82687">
        <w:instrText xml:space="preserve"> </w:instrText>
      </w:r>
      <w:r w:rsidR="00C82687">
        <w:rPr>
          <w:rFonts w:hint="eastAsia"/>
        </w:rPr>
        <w:instrText>REF _Ref117621257 \r \h</w:instrText>
      </w:r>
      <w:r w:rsidR="00C82687">
        <w:instrText xml:space="preserve"> </w:instrText>
      </w:r>
      <w:r w:rsidR="00C82687">
        <w:fldChar w:fldCharType="separate"/>
      </w:r>
      <w:r w:rsidR="0043788C">
        <w:t>5.2.4.1</w:t>
      </w:r>
      <w:r w:rsidR="00C82687">
        <w:fldChar w:fldCharType="end"/>
      </w:r>
      <w:r w:rsidR="00C82687">
        <w:rPr>
          <w:rFonts w:hint="eastAsia"/>
        </w:rPr>
        <w:t>定义的</w:t>
      </w:r>
      <w:r w:rsidR="00A53269">
        <w:rPr>
          <w:rFonts w:hint="eastAsia"/>
        </w:rPr>
        <w:t>规则。</w:t>
      </w:r>
    </w:p>
    <w:p w14:paraId="69007B48" w14:textId="7996484E" w:rsidR="004C1D0B" w:rsidRDefault="004C1D0B" w:rsidP="00D46614">
      <w:pPr>
        <w:pStyle w:val="af"/>
        <w:numPr>
          <w:ilvl w:val="0"/>
          <w:numId w:val="65"/>
        </w:numPr>
        <w:ind w:firstLineChars="0"/>
      </w:pPr>
      <w:r>
        <w:rPr>
          <w:rFonts w:hint="eastAsia"/>
        </w:rPr>
        <w:t>WARL Ring</w:t>
      </w:r>
      <w:r>
        <w:rPr>
          <w:rFonts w:hint="eastAsia"/>
        </w:rPr>
        <w:t>的更新将触发中断通知</w:t>
      </w:r>
      <w:r>
        <w:rPr>
          <w:rFonts w:hint="eastAsia"/>
        </w:rPr>
        <w:t>M</w:t>
      </w:r>
      <w:r>
        <w:rPr>
          <w:rFonts w:hint="eastAsia"/>
        </w:rPr>
        <w:t>核，</w:t>
      </w:r>
      <w:r>
        <w:rPr>
          <w:rFonts w:hint="eastAsia"/>
        </w:rPr>
        <w:t>M</w:t>
      </w:r>
      <w:r>
        <w:rPr>
          <w:rFonts w:hint="eastAsia"/>
        </w:rPr>
        <w:t>核也可以通过轮询</w:t>
      </w:r>
      <w:r>
        <w:rPr>
          <w:rFonts w:hint="eastAsia"/>
        </w:rPr>
        <w:t>Phase Bit</w:t>
      </w:r>
      <w:r>
        <w:rPr>
          <w:rFonts w:hint="eastAsia"/>
        </w:rPr>
        <w:t>来识别新的写入。</w:t>
      </w:r>
    </w:p>
    <w:p w14:paraId="3FE151FC" w14:textId="3CBD0D30" w:rsidR="004C1D0B" w:rsidRDefault="004C1D0B" w:rsidP="00D46614">
      <w:pPr>
        <w:pStyle w:val="af"/>
        <w:numPr>
          <w:ilvl w:val="0"/>
          <w:numId w:val="65"/>
        </w:numPr>
        <w:ind w:firstLineChars="0"/>
      </w:pPr>
      <w:r>
        <w:rPr>
          <w:rFonts w:hint="eastAsia"/>
        </w:rPr>
        <w:t>M</w:t>
      </w:r>
      <w:r>
        <w:rPr>
          <w:rFonts w:hint="eastAsia"/>
        </w:rPr>
        <w:t>核根据写入的地址，获取预定义的有效值集合，对写入值进行校验，如果不合法，则使用预定义的默认值写入对应寄存器实体。</w:t>
      </w:r>
    </w:p>
    <w:p w14:paraId="605D3139" w14:textId="2A4C315A" w:rsidR="004C1D0B" w:rsidRDefault="004C1D0B" w:rsidP="00D46614">
      <w:pPr>
        <w:pStyle w:val="af"/>
        <w:numPr>
          <w:ilvl w:val="0"/>
          <w:numId w:val="65"/>
        </w:numPr>
        <w:ind w:firstLineChars="0"/>
      </w:pPr>
      <w:r>
        <w:rPr>
          <w:rFonts w:hint="eastAsia"/>
        </w:rPr>
        <w:t>写入完成后，</w:t>
      </w:r>
      <w:r>
        <w:rPr>
          <w:rFonts w:hint="eastAsia"/>
        </w:rPr>
        <w:t>M</w:t>
      </w:r>
      <w:r>
        <w:rPr>
          <w:rFonts w:hint="eastAsia"/>
        </w:rPr>
        <w:t>核更新</w:t>
      </w:r>
      <w:r>
        <w:rPr>
          <w:rFonts w:hint="eastAsia"/>
        </w:rPr>
        <w:t>WARL Ring</w:t>
      </w:r>
      <w:r>
        <w:rPr>
          <w:rFonts w:hint="eastAsia"/>
        </w:rPr>
        <w:t>接口的</w:t>
      </w:r>
      <w:r>
        <w:rPr>
          <w:rFonts w:hint="eastAsia"/>
        </w:rPr>
        <w:t>Head</w:t>
      </w:r>
      <w:r>
        <w:rPr>
          <w:rFonts w:hint="eastAsia"/>
        </w:rPr>
        <w:t>寄存器通知</w:t>
      </w:r>
      <w:r>
        <w:rPr>
          <w:rFonts w:hint="eastAsia"/>
        </w:rPr>
        <w:t>IOMMU</w:t>
      </w:r>
      <w:r>
        <w:rPr>
          <w:rFonts w:hint="eastAsia"/>
        </w:rPr>
        <w:t>。</w:t>
      </w:r>
    </w:p>
    <w:p w14:paraId="5C3A8CB5" w14:textId="39B54A30" w:rsidR="004C1D0B" w:rsidRDefault="004C1D0B" w:rsidP="00D46614">
      <w:pPr>
        <w:pStyle w:val="af"/>
        <w:numPr>
          <w:ilvl w:val="0"/>
          <w:numId w:val="65"/>
        </w:numPr>
        <w:ind w:firstLineChars="0"/>
      </w:pPr>
      <w:r>
        <w:rPr>
          <w:rFonts w:hint="eastAsia"/>
        </w:rPr>
        <w:t>IOMMU</w:t>
      </w:r>
      <w:r>
        <w:rPr>
          <w:rFonts w:hint="eastAsia"/>
        </w:rPr>
        <w:t>通过</w:t>
      </w:r>
      <w:r>
        <w:rPr>
          <w:rFonts w:hint="eastAsia"/>
        </w:rPr>
        <w:t>AXI Slave 1</w:t>
      </w:r>
      <w:r>
        <w:rPr>
          <w:rFonts w:hint="eastAsia"/>
        </w:rPr>
        <w:t>接口对这笔写操作回复</w:t>
      </w:r>
      <w:r>
        <w:rPr>
          <w:rFonts w:hint="eastAsia"/>
        </w:rPr>
        <w:t>Response</w:t>
      </w:r>
      <w:r>
        <w:rPr>
          <w:rFonts w:hint="eastAsia"/>
        </w:rPr>
        <w:t>。</w:t>
      </w:r>
    </w:p>
    <w:p w14:paraId="38D12CFE" w14:textId="0796BEBE" w:rsidR="00344FC3" w:rsidRDefault="00344FC3" w:rsidP="00344FC3">
      <w:pPr>
        <w:ind w:firstLineChars="200" w:firstLine="420"/>
      </w:pPr>
      <w:r>
        <w:rPr>
          <w:rFonts w:hint="eastAsia"/>
        </w:rPr>
        <w:t>&lt;</w:t>
      </w:r>
      <w:r w:rsidRPr="00344FC3">
        <w:t>RISC-V IOMMU Architecture</w:t>
      </w:r>
      <w:r>
        <w:rPr>
          <w:rFonts w:hint="eastAsia"/>
        </w:rPr>
        <w:t xml:space="preserve"> </w:t>
      </w:r>
      <w:r w:rsidRPr="00344FC3">
        <w:t>Specification</w:t>
      </w:r>
      <w:r>
        <w:rPr>
          <w:rFonts w:hint="eastAsia"/>
        </w:rPr>
        <w:t>&gt;</w:t>
      </w:r>
      <w:r>
        <w:rPr>
          <w:rFonts w:hint="eastAsia"/>
        </w:rPr>
        <w:t>要求寄存器写入长度只能是</w:t>
      </w:r>
      <w:r>
        <w:rPr>
          <w:rFonts w:hint="eastAsia"/>
        </w:rPr>
        <w:t>4</w:t>
      </w:r>
      <w:r>
        <w:rPr>
          <w:rFonts w:hint="eastAsia"/>
        </w:rPr>
        <w:t>字节或者</w:t>
      </w:r>
      <w:r>
        <w:rPr>
          <w:rFonts w:hint="eastAsia"/>
        </w:rPr>
        <w:t>8</w:t>
      </w:r>
      <w:r>
        <w:rPr>
          <w:rFonts w:hint="eastAsia"/>
        </w:rPr>
        <w:t>字节，且写入地址必须对齐到写入长度。对于违反该要求的写入动作，协议定义为</w:t>
      </w:r>
      <w:r>
        <w:rPr>
          <w:rFonts w:hint="eastAsia"/>
        </w:rPr>
        <w:t>Unspecified</w:t>
      </w:r>
      <w:r>
        <w:rPr>
          <w:rFonts w:hint="eastAsia"/>
        </w:rPr>
        <w:t>（详见协议第</w:t>
      </w:r>
      <w:r>
        <w:rPr>
          <w:rFonts w:hint="eastAsia"/>
        </w:rPr>
        <w:t>6</w:t>
      </w:r>
      <w:r>
        <w:rPr>
          <w:rFonts w:hint="eastAsia"/>
        </w:rPr>
        <w:t>章），</w:t>
      </w:r>
      <w:r>
        <w:rPr>
          <w:rFonts w:hint="eastAsia"/>
        </w:rPr>
        <w:t>WARL</w:t>
      </w:r>
      <w:r>
        <w:rPr>
          <w:rFonts w:hint="eastAsia"/>
        </w:rPr>
        <w:t>接口定义如下处理规则：</w:t>
      </w:r>
    </w:p>
    <w:p w14:paraId="194F1261" w14:textId="6387BEC5" w:rsidR="00344FC3" w:rsidRDefault="00344FC3" w:rsidP="00344FC3">
      <w:pPr>
        <w:pStyle w:val="af"/>
        <w:numPr>
          <w:ilvl w:val="0"/>
          <w:numId w:val="67"/>
        </w:numPr>
        <w:ind w:firstLineChars="0"/>
      </w:pPr>
      <w:r>
        <w:rPr>
          <w:rFonts w:hint="eastAsia"/>
        </w:rPr>
        <w:t>如果长度小于等于</w:t>
      </w:r>
      <w:r>
        <w:rPr>
          <w:rFonts w:hint="eastAsia"/>
        </w:rPr>
        <w:t>4</w:t>
      </w:r>
      <w:r>
        <w:rPr>
          <w:rFonts w:hint="eastAsia"/>
        </w:rPr>
        <w:t>字节，按</w:t>
      </w:r>
      <w:r>
        <w:rPr>
          <w:rFonts w:hint="eastAsia"/>
        </w:rPr>
        <w:t>4</w:t>
      </w:r>
      <w:r>
        <w:rPr>
          <w:rFonts w:hint="eastAsia"/>
        </w:rPr>
        <w:t>字节处理，否则，按</w:t>
      </w:r>
      <w:r>
        <w:rPr>
          <w:rFonts w:hint="eastAsia"/>
        </w:rPr>
        <w:t>8</w:t>
      </w:r>
      <w:r>
        <w:rPr>
          <w:rFonts w:hint="eastAsia"/>
        </w:rPr>
        <w:t>字节处理</w:t>
      </w:r>
      <w:r w:rsidR="00825372">
        <w:rPr>
          <w:rFonts w:hint="eastAsia"/>
        </w:rPr>
        <w:t>。</w:t>
      </w:r>
    </w:p>
    <w:p w14:paraId="263FA27D" w14:textId="54484EAE" w:rsidR="00344FC3" w:rsidRDefault="00344FC3" w:rsidP="00344FC3">
      <w:pPr>
        <w:pStyle w:val="af"/>
        <w:numPr>
          <w:ilvl w:val="0"/>
          <w:numId w:val="67"/>
        </w:numPr>
        <w:ind w:firstLineChars="0"/>
      </w:pPr>
      <w:r>
        <w:rPr>
          <w:rFonts w:hint="eastAsia"/>
        </w:rPr>
        <w:t>根据写入长度，忽略不对齐的地址低位。</w:t>
      </w:r>
    </w:p>
    <w:p w14:paraId="425CDE7C" w14:textId="60EFFE57" w:rsidR="00CA3574" w:rsidRDefault="00CA3574" w:rsidP="00344FC3">
      <w:pPr>
        <w:pStyle w:val="af"/>
        <w:numPr>
          <w:ilvl w:val="0"/>
          <w:numId w:val="67"/>
        </w:numPr>
        <w:ind w:firstLineChars="0"/>
      </w:pPr>
      <w:r>
        <w:rPr>
          <w:rFonts w:hint="eastAsia"/>
        </w:rPr>
        <w:t>非法写入仍然被记录在</w:t>
      </w:r>
      <w:r>
        <w:rPr>
          <w:rFonts w:hint="eastAsia"/>
        </w:rPr>
        <w:t>WARL Ring</w:t>
      </w:r>
      <w:r>
        <w:rPr>
          <w:rFonts w:hint="eastAsia"/>
        </w:rPr>
        <w:t>中，但用</w:t>
      </w:r>
      <w:r>
        <w:rPr>
          <w:rFonts w:hint="eastAsia"/>
        </w:rPr>
        <w:t>Inv</w:t>
      </w:r>
      <w:r>
        <w:rPr>
          <w:rFonts w:hint="eastAsia"/>
        </w:rPr>
        <w:t>字段标识。</w:t>
      </w:r>
    </w:p>
    <w:p w14:paraId="7A71B66F" w14:textId="008C46DC" w:rsidR="00344FC3" w:rsidRDefault="00344FC3" w:rsidP="00CF23E0">
      <w:pPr>
        <w:ind w:firstLineChars="200" w:firstLine="420"/>
      </w:pPr>
      <w:r>
        <w:rPr>
          <w:rFonts w:hint="eastAsia"/>
        </w:rPr>
        <w:t>WARL Ring</w:t>
      </w:r>
      <w:r>
        <w:rPr>
          <w:rFonts w:hint="eastAsia"/>
        </w:rPr>
        <w:t>的每一个</w:t>
      </w:r>
      <w:r>
        <w:rPr>
          <w:rFonts w:hint="eastAsia"/>
        </w:rPr>
        <w:t>Entry</w:t>
      </w:r>
      <w:r>
        <w:rPr>
          <w:rFonts w:hint="eastAsia"/>
        </w:rPr>
        <w:t>，记录一个</w:t>
      </w:r>
      <w:r w:rsidR="009F027A">
        <w:rPr>
          <w:rFonts w:hint="eastAsia"/>
        </w:rPr>
        <w:t>4</w:t>
      </w:r>
      <w:r w:rsidR="009F027A">
        <w:rPr>
          <w:rFonts w:hint="eastAsia"/>
        </w:rPr>
        <w:t>字节</w:t>
      </w:r>
      <w:r>
        <w:rPr>
          <w:rFonts w:hint="eastAsia"/>
        </w:rPr>
        <w:t>数据的写入</w:t>
      </w:r>
      <w:r w:rsidR="009F027A">
        <w:rPr>
          <w:rFonts w:hint="eastAsia"/>
        </w:rPr>
        <w:t>，对于</w:t>
      </w:r>
      <w:r w:rsidR="009F027A">
        <w:rPr>
          <w:rFonts w:hint="eastAsia"/>
        </w:rPr>
        <w:t>8</w:t>
      </w:r>
      <w:r w:rsidR="009F027A">
        <w:rPr>
          <w:rFonts w:hint="eastAsia"/>
        </w:rPr>
        <w:t>字节写入请求，需要在</w:t>
      </w:r>
      <w:r w:rsidR="009F027A">
        <w:rPr>
          <w:rFonts w:hint="eastAsia"/>
        </w:rPr>
        <w:lastRenderedPageBreak/>
        <w:t>WARL Ring</w:t>
      </w:r>
      <w:r w:rsidR="009F027A">
        <w:rPr>
          <w:rFonts w:hint="eastAsia"/>
        </w:rPr>
        <w:t>中用</w:t>
      </w:r>
      <w:r w:rsidR="009F027A">
        <w:rPr>
          <w:rFonts w:hint="eastAsia"/>
        </w:rPr>
        <w:t>2</w:t>
      </w:r>
      <w:r w:rsidR="009F027A">
        <w:rPr>
          <w:rFonts w:hint="eastAsia"/>
        </w:rPr>
        <w:t>个</w:t>
      </w:r>
      <w:r w:rsidR="009F027A">
        <w:rPr>
          <w:rFonts w:hint="eastAsia"/>
        </w:rPr>
        <w:t>Entry</w:t>
      </w:r>
      <w:r w:rsidR="009F027A">
        <w:rPr>
          <w:rFonts w:hint="eastAsia"/>
        </w:rPr>
        <w:t>记录。但对于这种情况，需要在完成</w:t>
      </w:r>
      <w:r w:rsidR="009F027A">
        <w:rPr>
          <w:rFonts w:hint="eastAsia"/>
        </w:rPr>
        <w:t>2</w:t>
      </w:r>
      <w:r w:rsidR="009F027A">
        <w:rPr>
          <w:rFonts w:hint="eastAsia"/>
        </w:rPr>
        <w:t>个</w:t>
      </w:r>
      <w:r w:rsidR="009F027A">
        <w:rPr>
          <w:rFonts w:hint="eastAsia"/>
        </w:rPr>
        <w:t>Entry</w:t>
      </w:r>
      <w:r w:rsidR="009F027A">
        <w:rPr>
          <w:rFonts w:hint="eastAsia"/>
        </w:rPr>
        <w:t>的更新后，再更新</w:t>
      </w:r>
      <w:r w:rsidR="009F027A">
        <w:rPr>
          <w:rFonts w:hint="eastAsia"/>
        </w:rPr>
        <w:t>Tail</w:t>
      </w:r>
      <w:r w:rsidR="009F027A">
        <w:rPr>
          <w:rFonts w:hint="eastAsia"/>
        </w:rPr>
        <w:t>寄存器。</w:t>
      </w:r>
    </w:p>
    <w:p w14:paraId="278A19B0" w14:textId="437BAB91" w:rsidR="00D46614" w:rsidRDefault="000C0B14" w:rsidP="00CF23E0">
      <w:pPr>
        <w:ind w:firstLineChars="200" w:firstLine="420"/>
      </w:pPr>
      <w:r>
        <w:rPr>
          <w:rFonts w:hint="eastAsia"/>
        </w:rPr>
        <w:t>对</w:t>
      </w:r>
      <w:r>
        <w:rPr>
          <w:rFonts w:hint="eastAsia"/>
        </w:rPr>
        <w:t>WARL</w:t>
      </w:r>
      <w:r>
        <w:rPr>
          <w:rFonts w:hint="eastAsia"/>
        </w:rPr>
        <w:t>寄存器的读请求和对非</w:t>
      </w:r>
      <w:r>
        <w:rPr>
          <w:rFonts w:hint="eastAsia"/>
        </w:rPr>
        <w:t>WARL</w:t>
      </w:r>
      <w:r>
        <w:rPr>
          <w:rFonts w:hint="eastAsia"/>
        </w:rPr>
        <w:t>寄存器的读写请求，需要</w:t>
      </w:r>
      <w:r w:rsidR="0088430C">
        <w:rPr>
          <w:rFonts w:hint="eastAsia"/>
        </w:rPr>
        <w:t>由</w:t>
      </w:r>
      <w:r w:rsidR="0088430C">
        <w:rPr>
          <w:rFonts w:hint="eastAsia"/>
        </w:rPr>
        <w:t>IOMMU</w:t>
      </w:r>
      <w:r w:rsidR="0088430C">
        <w:rPr>
          <w:rFonts w:hint="eastAsia"/>
        </w:rPr>
        <w:t>硬件直接对寄存器实体进行操作，不能通过</w:t>
      </w:r>
      <w:r w:rsidR="0088430C">
        <w:rPr>
          <w:rFonts w:hint="eastAsia"/>
        </w:rPr>
        <w:t>WARL Ring</w:t>
      </w:r>
      <w:r w:rsidR="0088430C">
        <w:rPr>
          <w:rFonts w:hint="eastAsia"/>
        </w:rPr>
        <w:t>发送给固件。但需要注意</w:t>
      </w:r>
      <w:r w:rsidR="0088430C">
        <w:rPr>
          <w:rFonts w:hint="eastAsia"/>
        </w:rPr>
        <w:t>AXI</w:t>
      </w:r>
      <w:r w:rsidR="0088430C">
        <w:rPr>
          <w:rFonts w:hint="eastAsia"/>
        </w:rPr>
        <w:t>接口的保序要求，如果这些由硬件直接操作的读写请求，需要与</w:t>
      </w:r>
      <w:r w:rsidR="0088430C">
        <w:rPr>
          <w:rFonts w:hint="eastAsia"/>
        </w:rPr>
        <w:t>WARL</w:t>
      </w:r>
      <w:r w:rsidR="0088430C">
        <w:rPr>
          <w:rFonts w:hint="eastAsia"/>
        </w:rPr>
        <w:t>的写请求之间按顺序完成，那么这些请求在执行完成后，也应该等待</w:t>
      </w:r>
      <w:r w:rsidR="0088430C">
        <w:rPr>
          <w:rFonts w:hint="eastAsia"/>
        </w:rPr>
        <w:t>WARL Resopnse</w:t>
      </w:r>
      <w:r w:rsidR="0088430C">
        <w:rPr>
          <w:rFonts w:hint="eastAsia"/>
        </w:rPr>
        <w:t>被发出</w:t>
      </w:r>
      <w:r w:rsidR="000920A8">
        <w:rPr>
          <w:rFonts w:hint="eastAsia"/>
        </w:rPr>
        <w:t>后才能发送</w:t>
      </w:r>
      <w:r w:rsidR="0088430C">
        <w:rPr>
          <w:rFonts w:hint="eastAsia"/>
        </w:rPr>
        <w:t>。</w:t>
      </w:r>
    </w:p>
    <w:p w14:paraId="6C9F98D3" w14:textId="77777777" w:rsidR="009B35AA" w:rsidRDefault="009B35AA" w:rsidP="009B35AA">
      <w:pPr>
        <w:keepNext/>
        <w:jc w:val="center"/>
      </w:pPr>
      <w:r>
        <w:rPr>
          <w:rFonts w:hint="eastAsia"/>
        </w:rPr>
        <w:object w:dxaOrig="5833" w:dyaOrig="4105" w14:anchorId="56CD151E">
          <v:shape id="_x0000_i1088" type="#_x0000_t75" style="width:294pt;height:204pt" o:ole="">
            <v:imagedata r:id="rId139" o:title=""/>
          </v:shape>
          <o:OLEObject Type="Embed" ProgID="Visio.Drawing.15" ShapeID="_x0000_i1088" DrawAspect="Content" ObjectID="_1839588137" r:id="rId140"/>
        </w:object>
      </w:r>
    </w:p>
    <w:p w14:paraId="51D8694A" w14:textId="02B9C89F" w:rsidR="009B35AA" w:rsidRDefault="009B35AA" w:rsidP="009B35AA">
      <w:pPr>
        <w:pStyle w:val="ac"/>
        <w:jc w:val="center"/>
      </w:pPr>
      <w:r>
        <w:rPr>
          <w:rFonts w:hint="eastAsia"/>
        </w:rPr>
        <w:t>图</w:t>
      </w:r>
      <w:r>
        <w:rPr>
          <w:rFonts w:hint="eastAsia"/>
        </w:rPr>
        <w:t xml:space="preserve"> </w:t>
      </w:r>
      <w:ins w:id="2074"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2075"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8</w:t>
      </w:r>
      <w:ins w:id="2076" w:author="Shuqing Li (李树青)" w:date="2026-04-23T09:02:00Z">
        <w:r w:rsidR="000075A0">
          <w:fldChar w:fldCharType="end"/>
        </w:r>
      </w:ins>
      <w:del w:id="2077"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8</w:delText>
        </w:r>
        <w:r w:rsidR="00E835A7" w:rsidDel="000075A0">
          <w:fldChar w:fldCharType="end"/>
        </w:r>
      </w:del>
      <w:r>
        <w:rPr>
          <w:rFonts w:hint="eastAsia"/>
        </w:rPr>
        <w:t xml:space="preserve"> </w:t>
      </w:r>
      <w:r>
        <w:rPr>
          <w:rFonts w:hint="eastAsia"/>
        </w:rPr>
        <w:t>读取</w:t>
      </w:r>
      <w:r>
        <w:rPr>
          <w:rFonts w:hint="eastAsia"/>
        </w:rPr>
        <w:t>WARL</w:t>
      </w:r>
      <w:r>
        <w:rPr>
          <w:rFonts w:hint="eastAsia"/>
        </w:rPr>
        <w:t>寄存器及读写普通寄存器流程</w:t>
      </w:r>
    </w:p>
    <w:p w14:paraId="0A8AD5D8" w14:textId="41015FBF" w:rsidR="00451579" w:rsidRDefault="00BE1851" w:rsidP="00262B35">
      <w:pPr>
        <w:pStyle w:val="4"/>
      </w:pPr>
      <w:r>
        <w:rPr>
          <w:rFonts w:hint="eastAsia"/>
        </w:rPr>
        <w:t>WARL</w:t>
      </w:r>
      <w:r w:rsidR="00451579">
        <w:t xml:space="preserve"> </w:t>
      </w:r>
      <w:r w:rsidR="00451579">
        <w:rPr>
          <w:rFonts w:hint="eastAsia"/>
        </w:rPr>
        <w:t>R</w:t>
      </w:r>
      <w:r w:rsidR="00451579">
        <w:t>ing</w:t>
      </w:r>
      <w:r w:rsidR="00451579">
        <w:rPr>
          <w:rFonts w:hint="eastAsia"/>
        </w:rPr>
        <w:t>字段定义</w:t>
      </w:r>
      <w:bookmarkEnd w:id="2069"/>
    </w:p>
    <w:p w14:paraId="08716BA3" w14:textId="575965B9" w:rsidR="00075140" w:rsidRDefault="00E941BE" w:rsidP="003B4554">
      <w:pPr>
        <w:ind w:firstLineChars="200" w:firstLine="420"/>
      </w:pPr>
      <w:r>
        <w:rPr>
          <w:rFonts w:hint="eastAsia"/>
        </w:rPr>
        <w:t xml:space="preserve">WARL Ring </w:t>
      </w:r>
      <w:r w:rsidR="005A34D6">
        <w:rPr>
          <w:rFonts w:hint="eastAsia"/>
        </w:rPr>
        <w:t>E</w:t>
      </w:r>
      <w:r w:rsidR="005A34D6">
        <w:t>ntry</w:t>
      </w:r>
      <w:r w:rsidR="005A34D6">
        <w:rPr>
          <w:rFonts w:hint="eastAsia"/>
        </w:rPr>
        <w:t>按如下格式</w:t>
      </w:r>
      <w:r w:rsidR="00C23C1C">
        <w:rPr>
          <w:rFonts w:hint="eastAsia"/>
        </w:rPr>
        <w:t>存储：</w:t>
      </w:r>
    </w:p>
    <w:p w14:paraId="5FD741E2" w14:textId="242B7C38" w:rsidR="00E861C6" w:rsidRDefault="00157BB2" w:rsidP="00E861C6">
      <w:pPr>
        <w:keepNext/>
      </w:pPr>
      <w:r w:rsidRPr="00157BB2">
        <w:rPr>
          <w:noProof/>
        </w:rPr>
        <w:drawing>
          <wp:inline distT="0" distB="0" distL="0" distR="0" wp14:anchorId="3E22374A" wp14:editId="0424D8F9">
            <wp:extent cx="5274310" cy="10096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274310" cy="1009650"/>
                    </a:xfrm>
                    <a:prstGeom prst="rect">
                      <a:avLst/>
                    </a:prstGeom>
                    <a:noFill/>
                    <a:ln>
                      <a:noFill/>
                    </a:ln>
                  </pic:spPr>
                </pic:pic>
              </a:graphicData>
            </a:graphic>
          </wp:inline>
        </w:drawing>
      </w:r>
    </w:p>
    <w:p w14:paraId="2307ADB5" w14:textId="47B54BE5" w:rsidR="00C23C1C" w:rsidRDefault="00E861C6" w:rsidP="00E861C6">
      <w:pPr>
        <w:pStyle w:val="ac"/>
        <w:jc w:val="center"/>
      </w:pPr>
      <w:r>
        <w:rPr>
          <w:rFonts w:hint="eastAsia"/>
        </w:rPr>
        <w:t>图</w:t>
      </w:r>
      <w:r>
        <w:rPr>
          <w:rFonts w:hint="eastAsia"/>
        </w:rPr>
        <w:t xml:space="preserve"> </w:t>
      </w:r>
      <w:ins w:id="2078"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5</w:t>
      </w:r>
      <w:ins w:id="2079"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9</w:t>
      </w:r>
      <w:ins w:id="2080" w:author="Shuqing Li (李树青)" w:date="2026-04-23T09:02:00Z">
        <w:r w:rsidR="000075A0">
          <w:fldChar w:fldCharType="end"/>
        </w:r>
      </w:ins>
      <w:del w:id="2081"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9</w:delText>
        </w:r>
        <w:r w:rsidR="00E835A7" w:rsidDel="000075A0">
          <w:fldChar w:fldCharType="end"/>
        </w:r>
      </w:del>
      <w:r>
        <w:t xml:space="preserve"> </w:t>
      </w:r>
      <w:r w:rsidR="00E941BE">
        <w:rPr>
          <w:rFonts w:hint="eastAsia"/>
        </w:rPr>
        <w:t>WARL Ring Entry</w:t>
      </w:r>
      <w:r w:rsidR="00E941BE">
        <w:rPr>
          <w:rFonts w:hint="eastAsia"/>
        </w:rPr>
        <w:t>字段</w:t>
      </w:r>
      <w:r>
        <w:rPr>
          <w:rFonts w:hint="eastAsia"/>
        </w:rPr>
        <w:t>定义</w:t>
      </w:r>
    </w:p>
    <w:p w14:paraId="7229814E" w14:textId="0E79F5C1" w:rsidR="00A968AB" w:rsidRDefault="00576F86" w:rsidP="003B4554">
      <w:pPr>
        <w:ind w:firstLineChars="200" w:firstLine="420"/>
      </w:pPr>
      <w:r>
        <w:rPr>
          <w:rFonts w:hint="eastAsia"/>
        </w:rPr>
        <w:t>上述字段中自定义字段含义如下表</w:t>
      </w:r>
      <w:r w:rsidR="00E941BE">
        <w:rPr>
          <w:rFonts w:hint="eastAsia"/>
        </w:rPr>
        <w:t>：</w:t>
      </w:r>
    </w:p>
    <w:p w14:paraId="02664F0B" w14:textId="5865C983" w:rsidR="00D547C8" w:rsidRDefault="00D547C8" w:rsidP="00D547C8">
      <w:pPr>
        <w:pStyle w:val="ac"/>
        <w:keepNext/>
        <w:jc w:val="center"/>
      </w:pPr>
      <w:bookmarkStart w:id="2082" w:name="_Ref117609237"/>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6</w:t>
      </w:r>
      <w:r w:rsidR="00AC63EA">
        <w:fldChar w:fldCharType="end"/>
      </w:r>
      <w:bookmarkEnd w:id="2082"/>
      <w:r>
        <w:t xml:space="preserve"> </w:t>
      </w:r>
      <w:r w:rsidR="00E941BE">
        <w:rPr>
          <w:rFonts w:hint="eastAsia"/>
        </w:rPr>
        <w:t>WALR Ring Entry</w:t>
      </w:r>
      <w:r>
        <w:rPr>
          <w:rFonts w:hint="eastAsia"/>
        </w:rPr>
        <w:t>字段含义</w:t>
      </w:r>
    </w:p>
    <w:tbl>
      <w:tblPr>
        <w:tblStyle w:val="a6"/>
        <w:tblW w:w="8359" w:type="dxa"/>
        <w:tblLook w:val="04A0" w:firstRow="1" w:lastRow="0" w:firstColumn="1" w:lastColumn="0" w:noHBand="0" w:noVBand="1"/>
      </w:tblPr>
      <w:tblGrid>
        <w:gridCol w:w="1271"/>
        <w:gridCol w:w="850"/>
        <w:gridCol w:w="6238"/>
      </w:tblGrid>
      <w:tr w:rsidR="00576F86" w14:paraId="047AB727" w14:textId="77777777" w:rsidTr="00C04B59">
        <w:tc>
          <w:tcPr>
            <w:tcW w:w="1271" w:type="dxa"/>
            <w:tcBorders>
              <w:top w:val="single" w:sz="4" w:space="0" w:color="auto"/>
              <w:left w:val="single" w:sz="4" w:space="0" w:color="auto"/>
              <w:bottom w:val="single" w:sz="4" w:space="0" w:color="auto"/>
              <w:right w:val="single" w:sz="4" w:space="0" w:color="auto"/>
            </w:tcBorders>
            <w:hideMark/>
          </w:tcPr>
          <w:p w14:paraId="081BD215" w14:textId="77777777" w:rsidR="00576F86" w:rsidRDefault="00576F86" w:rsidP="00C04B59">
            <w:pPr>
              <w:pStyle w:val="a5"/>
              <w:ind w:firstLineChars="0" w:firstLine="0"/>
              <w:jc w:val="center"/>
              <w:rPr>
                <w:sz w:val="18"/>
              </w:rPr>
            </w:pPr>
            <w:r>
              <w:rPr>
                <w:rFonts w:hint="eastAsia"/>
                <w:sz w:val="18"/>
              </w:rPr>
              <w:t>名称</w:t>
            </w:r>
          </w:p>
        </w:tc>
        <w:tc>
          <w:tcPr>
            <w:tcW w:w="850" w:type="dxa"/>
            <w:tcBorders>
              <w:top w:val="single" w:sz="4" w:space="0" w:color="auto"/>
              <w:left w:val="single" w:sz="4" w:space="0" w:color="auto"/>
              <w:bottom w:val="single" w:sz="4" w:space="0" w:color="auto"/>
              <w:right w:val="single" w:sz="4" w:space="0" w:color="auto"/>
            </w:tcBorders>
            <w:hideMark/>
          </w:tcPr>
          <w:p w14:paraId="2E571CE3" w14:textId="77777777" w:rsidR="00576F86" w:rsidRDefault="00576F86" w:rsidP="00C04B59">
            <w:pPr>
              <w:pStyle w:val="a5"/>
              <w:ind w:firstLineChars="0" w:firstLine="0"/>
              <w:jc w:val="center"/>
              <w:rPr>
                <w:sz w:val="18"/>
              </w:rPr>
            </w:pPr>
            <w:r w:rsidRPr="00205FF5">
              <w:rPr>
                <w:rFonts w:hint="eastAsia"/>
                <w:sz w:val="18"/>
              </w:rPr>
              <w:t>位</w:t>
            </w:r>
            <w:r>
              <w:rPr>
                <w:rFonts w:hint="eastAsia"/>
                <w:sz w:val="18"/>
              </w:rPr>
              <w:t>宽</w:t>
            </w:r>
          </w:p>
        </w:tc>
        <w:tc>
          <w:tcPr>
            <w:tcW w:w="6238" w:type="dxa"/>
            <w:tcBorders>
              <w:top w:val="single" w:sz="4" w:space="0" w:color="auto"/>
              <w:left w:val="single" w:sz="4" w:space="0" w:color="auto"/>
              <w:bottom w:val="single" w:sz="4" w:space="0" w:color="auto"/>
              <w:right w:val="single" w:sz="4" w:space="0" w:color="auto"/>
            </w:tcBorders>
            <w:hideMark/>
          </w:tcPr>
          <w:p w14:paraId="5EFBFF37" w14:textId="77777777" w:rsidR="00576F86" w:rsidRDefault="00576F86" w:rsidP="00C04B59">
            <w:pPr>
              <w:pStyle w:val="a5"/>
              <w:ind w:firstLineChars="0" w:firstLine="0"/>
              <w:jc w:val="center"/>
              <w:rPr>
                <w:sz w:val="18"/>
              </w:rPr>
            </w:pPr>
            <w:r w:rsidRPr="00205FF5">
              <w:rPr>
                <w:rFonts w:hint="eastAsia"/>
                <w:sz w:val="18"/>
              </w:rPr>
              <w:t>描</w:t>
            </w:r>
            <w:r>
              <w:rPr>
                <w:rFonts w:hint="eastAsia"/>
                <w:sz w:val="18"/>
              </w:rPr>
              <w:t>述</w:t>
            </w:r>
          </w:p>
        </w:tc>
      </w:tr>
      <w:tr w:rsidR="00FA4628" w14:paraId="1727082E" w14:textId="77777777" w:rsidTr="00AD256D">
        <w:tc>
          <w:tcPr>
            <w:tcW w:w="1271" w:type="dxa"/>
            <w:tcBorders>
              <w:top w:val="single" w:sz="4" w:space="0" w:color="auto"/>
              <w:left w:val="single" w:sz="4" w:space="0" w:color="auto"/>
              <w:bottom w:val="single" w:sz="4" w:space="0" w:color="auto"/>
              <w:right w:val="single" w:sz="4" w:space="0" w:color="auto"/>
            </w:tcBorders>
            <w:vAlign w:val="center"/>
          </w:tcPr>
          <w:p w14:paraId="73FA8270" w14:textId="58C0C47D" w:rsidR="00FA4628" w:rsidRDefault="00734FA3" w:rsidP="00AD256D">
            <w:pPr>
              <w:pStyle w:val="a5"/>
              <w:ind w:firstLineChars="0" w:firstLine="0"/>
              <w:jc w:val="center"/>
              <w:rPr>
                <w:sz w:val="18"/>
              </w:rPr>
            </w:pPr>
            <w:r>
              <w:rPr>
                <w:rFonts w:hint="eastAsia"/>
                <w:sz w:val="18"/>
              </w:rPr>
              <w:t>Address</w:t>
            </w:r>
          </w:p>
        </w:tc>
        <w:tc>
          <w:tcPr>
            <w:tcW w:w="850" w:type="dxa"/>
            <w:tcBorders>
              <w:top w:val="single" w:sz="4" w:space="0" w:color="auto"/>
              <w:left w:val="single" w:sz="4" w:space="0" w:color="auto"/>
              <w:bottom w:val="single" w:sz="4" w:space="0" w:color="auto"/>
              <w:right w:val="single" w:sz="4" w:space="0" w:color="auto"/>
            </w:tcBorders>
            <w:vAlign w:val="center"/>
          </w:tcPr>
          <w:p w14:paraId="6C6AFE8B" w14:textId="0E8262A6" w:rsidR="00FA4628" w:rsidRPr="00205FF5" w:rsidRDefault="00734FA3" w:rsidP="00AD256D">
            <w:pPr>
              <w:pStyle w:val="a5"/>
              <w:ind w:firstLineChars="0" w:firstLine="0"/>
              <w:jc w:val="center"/>
              <w:rPr>
                <w:sz w:val="18"/>
              </w:rPr>
            </w:pPr>
            <w:r>
              <w:rPr>
                <w:rFonts w:hint="eastAsia"/>
                <w:sz w:val="18"/>
              </w:rPr>
              <w:t>62</w:t>
            </w:r>
          </w:p>
        </w:tc>
        <w:tc>
          <w:tcPr>
            <w:tcW w:w="6238" w:type="dxa"/>
            <w:tcBorders>
              <w:top w:val="single" w:sz="4" w:space="0" w:color="auto"/>
              <w:left w:val="single" w:sz="4" w:space="0" w:color="auto"/>
              <w:bottom w:val="single" w:sz="4" w:space="0" w:color="auto"/>
              <w:right w:val="single" w:sz="4" w:space="0" w:color="auto"/>
            </w:tcBorders>
          </w:tcPr>
          <w:p w14:paraId="5FB3FE13" w14:textId="5BA5432B" w:rsidR="00FA4628" w:rsidRPr="00205FF5" w:rsidRDefault="00734FA3" w:rsidP="00FA4628">
            <w:pPr>
              <w:pStyle w:val="a5"/>
              <w:ind w:firstLineChars="0" w:firstLine="0"/>
              <w:rPr>
                <w:sz w:val="18"/>
              </w:rPr>
            </w:pPr>
            <w:r>
              <w:rPr>
                <w:rFonts w:hint="eastAsia"/>
                <w:sz w:val="18"/>
              </w:rPr>
              <w:t>WARL</w:t>
            </w:r>
            <w:r>
              <w:rPr>
                <w:rFonts w:hint="eastAsia"/>
                <w:sz w:val="18"/>
              </w:rPr>
              <w:t>寄存器写请求的</w:t>
            </w:r>
            <w:r>
              <w:rPr>
                <w:rFonts w:hint="eastAsia"/>
                <w:sz w:val="18"/>
              </w:rPr>
              <w:t>64</w:t>
            </w:r>
            <w:r>
              <w:rPr>
                <w:rFonts w:hint="eastAsia"/>
                <w:sz w:val="18"/>
              </w:rPr>
              <w:t>位地址，其中最低</w:t>
            </w:r>
            <w:r>
              <w:rPr>
                <w:rFonts w:hint="eastAsia"/>
                <w:sz w:val="18"/>
              </w:rPr>
              <w:t>2</w:t>
            </w:r>
            <w:r>
              <w:rPr>
                <w:rFonts w:hint="eastAsia"/>
                <w:sz w:val="18"/>
              </w:rPr>
              <w:t>位被忽略。</w:t>
            </w:r>
          </w:p>
        </w:tc>
      </w:tr>
      <w:tr w:rsidR="00734FA3" w14:paraId="6214E5CF" w14:textId="77777777" w:rsidTr="00AD256D">
        <w:tc>
          <w:tcPr>
            <w:tcW w:w="1271" w:type="dxa"/>
            <w:tcBorders>
              <w:top w:val="single" w:sz="4" w:space="0" w:color="auto"/>
              <w:left w:val="single" w:sz="4" w:space="0" w:color="auto"/>
              <w:bottom w:val="single" w:sz="4" w:space="0" w:color="auto"/>
              <w:right w:val="single" w:sz="4" w:space="0" w:color="auto"/>
            </w:tcBorders>
            <w:vAlign w:val="center"/>
          </w:tcPr>
          <w:p w14:paraId="43E11045" w14:textId="2ABAAAF5" w:rsidR="00734FA3" w:rsidRDefault="00734FA3" w:rsidP="00AD256D">
            <w:pPr>
              <w:pStyle w:val="a5"/>
              <w:ind w:firstLineChars="0" w:firstLine="0"/>
              <w:jc w:val="center"/>
              <w:rPr>
                <w:sz w:val="18"/>
              </w:rPr>
            </w:pPr>
            <w:r>
              <w:rPr>
                <w:rFonts w:hint="eastAsia"/>
                <w:sz w:val="18"/>
              </w:rPr>
              <w:t>Data</w:t>
            </w:r>
          </w:p>
        </w:tc>
        <w:tc>
          <w:tcPr>
            <w:tcW w:w="850" w:type="dxa"/>
            <w:tcBorders>
              <w:top w:val="single" w:sz="4" w:space="0" w:color="auto"/>
              <w:left w:val="single" w:sz="4" w:space="0" w:color="auto"/>
              <w:bottom w:val="single" w:sz="4" w:space="0" w:color="auto"/>
              <w:right w:val="single" w:sz="4" w:space="0" w:color="auto"/>
            </w:tcBorders>
            <w:vAlign w:val="center"/>
          </w:tcPr>
          <w:p w14:paraId="2C39FC43" w14:textId="0807CC82" w:rsidR="00734FA3" w:rsidRDefault="00734FA3" w:rsidP="00AD256D">
            <w:pPr>
              <w:pStyle w:val="a5"/>
              <w:ind w:firstLineChars="0" w:firstLine="0"/>
              <w:jc w:val="center"/>
              <w:rPr>
                <w:sz w:val="18"/>
              </w:rPr>
            </w:pPr>
            <w:r>
              <w:rPr>
                <w:rFonts w:hint="eastAsia"/>
                <w:sz w:val="18"/>
              </w:rPr>
              <w:t>32</w:t>
            </w:r>
          </w:p>
        </w:tc>
        <w:tc>
          <w:tcPr>
            <w:tcW w:w="6238" w:type="dxa"/>
            <w:tcBorders>
              <w:top w:val="single" w:sz="4" w:space="0" w:color="auto"/>
              <w:left w:val="single" w:sz="4" w:space="0" w:color="auto"/>
              <w:bottom w:val="single" w:sz="4" w:space="0" w:color="auto"/>
              <w:right w:val="single" w:sz="4" w:space="0" w:color="auto"/>
            </w:tcBorders>
          </w:tcPr>
          <w:p w14:paraId="478F5DF9" w14:textId="3E533EDF" w:rsidR="00734FA3" w:rsidRDefault="00734FA3" w:rsidP="00FA4628">
            <w:pPr>
              <w:pStyle w:val="a5"/>
              <w:ind w:firstLineChars="0" w:firstLine="0"/>
              <w:rPr>
                <w:sz w:val="18"/>
              </w:rPr>
            </w:pPr>
            <w:r>
              <w:rPr>
                <w:rFonts w:hint="eastAsia"/>
                <w:sz w:val="18"/>
              </w:rPr>
              <w:t>WARL</w:t>
            </w:r>
            <w:r>
              <w:rPr>
                <w:rFonts w:hint="eastAsia"/>
                <w:sz w:val="18"/>
              </w:rPr>
              <w:t>寄存器写请求的数据。</w:t>
            </w:r>
          </w:p>
        </w:tc>
      </w:tr>
      <w:tr w:rsidR="00AD256D" w14:paraId="1BB3ACBC" w14:textId="77777777" w:rsidTr="00AD256D">
        <w:tc>
          <w:tcPr>
            <w:tcW w:w="1271" w:type="dxa"/>
            <w:tcBorders>
              <w:top w:val="single" w:sz="4" w:space="0" w:color="auto"/>
              <w:left w:val="single" w:sz="4" w:space="0" w:color="auto"/>
              <w:bottom w:val="single" w:sz="4" w:space="0" w:color="auto"/>
              <w:right w:val="single" w:sz="4" w:space="0" w:color="auto"/>
            </w:tcBorders>
            <w:vAlign w:val="center"/>
          </w:tcPr>
          <w:p w14:paraId="2DB7BF90" w14:textId="0E7D7E1B" w:rsidR="00AD256D" w:rsidRDefault="00734FA3" w:rsidP="00AD256D">
            <w:pPr>
              <w:pStyle w:val="a5"/>
              <w:ind w:firstLineChars="0" w:firstLine="0"/>
              <w:jc w:val="center"/>
              <w:rPr>
                <w:sz w:val="18"/>
              </w:rPr>
            </w:pPr>
            <w:r>
              <w:rPr>
                <w:rFonts w:hint="eastAsia"/>
                <w:sz w:val="18"/>
              </w:rPr>
              <w:t>Inv</w:t>
            </w:r>
          </w:p>
        </w:tc>
        <w:tc>
          <w:tcPr>
            <w:tcW w:w="850" w:type="dxa"/>
            <w:tcBorders>
              <w:top w:val="single" w:sz="4" w:space="0" w:color="auto"/>
              <w:left w:val="single" w:sz="4" w:space="0" w:color="auto"/>
              <w:bottom w:val="single" w:sz="4" w:space="0" w:color="auto"/>
              <w:right w:val="single" w:sz="4" w:space="0" w:color="auto"/>
            </w:tcBorders>
            <w:vAlign w:val="center"/>
          </w:tcPr>
          <w:p w14:paraId="7D3CBBCB" w14:textId="4CFE0198" w:rsidR="00AD256D" w:rsidRDefault="00AD256D" w:rsidP="00AD256D">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1DFD5BB3" w14:textId="5BCAFB9B" w:rsidR="00AD256D" w:rsidRDefault="00734FA3" w:rsidP="00FA4628">
            <w:pPr>
              <w:pStyle w:val="a5"/>
              <w:ind w:firstLineChars="0" w:firstLine="0"/>
              <w:rPr>
                <w:sz w:val="18"/>
              </w:rPr>
            </w:pPr>
            <w:r>
              <w:rPr>
                <w:rFonts w:hint="eastAsia"/>
                <w:sz w:val="18"/>
              </w:rPr>
              <w:t>如果写入动作违反写入长度、地址对齐等要求，则该位为</w:t>
            </w:r>
            <w:r>
              <w:rPr>
                <w:rFonts w:hint="eastAsia"/>
                <w:sz w:val="18"/>
              </w:rPr>
              <w:t>1</w:t>
            </w:r>
            <w:r>
              <w:rPr>
                <w:rFonts w:hint="eastAsia"/>
                <w:sz w:val="18"/>
              </w:rPr>
              <w:t>；如果完全符合要求，则为</w:t>
            </w:r>
            <w:r>
              <w:rPr>
                <w:rFonts w:hint="eastAsia"/>
                <w:sz w:val="18"/>
              </w:rPr>
              <w:t>0</w:t>
            </w:r>
            <w:r>
              <w:rPr>
                <w:rFonts w:hint="eastAsia"/>
                <w:sz w:val="18"/>
              </w:rPr>
              <w:t>。如果一笔违法写入被拆分为</w:t>
            </w:r>
            <w:r>
              <w:rPr>
                <w:rFonts w:hint="eastAsia"/>
                <w:sz w:val="18"/>
              </w:rPr>
              <w:t>2</w:t>
            </w:r>
            <w:r>
              <w:rPr>
                <w:rFonts w:hint="eastAsia"/>
                <w:sz w:val="18"/>
              </w:rPr>
              <w:t>个</w:t>
            </w:r>
            <w:r>
              <w:rPr>
                <w:rFonts w:hint="eastAsia"/>
                <w:sz w:val="18"/>
              </w:rPr>
              <w:t>Entry</w:t>
            </w:r>
            <w:r>
              <w:rPr>
                <w:rFonts w:hint="eastAsia"/>
                <w:sz w:val="18"/>
              </w:rPr>
              <w:t>，则</w:t>
            </w:r>
            <w:r>
              <w:rPr>
                <w:rFonts w:hint="eastAsia"/>
                <w:sz w:val="18"/>
              </w:rPr>
              <w:t>2</w:t>
            </w:r>
            <w:r>
              <w:rPr>
                <w:rFonts w:hint="eastAsia"/>
                <w:sz w:val="18"/>
              </w:rPr>
              <w:t>个</w:t>
            </w:r>
            <w:r>
              <w:rPr>
                <w:rFonts w:hint="eastAsia"/>
                <w:sz w:val="18"/>
              </w:rPr>
              <w:t>Entry</w:t>
            </w:r>
            <w:r>
              <w:rPr>
                <w:rFonts w:hint="eastAsia"/>
                <w:sz w:val="18"/>
              </w:rPr>
              <w:t>的该位都必须为</w:t>
            </w:r>
            <w:r>
              <w:rPr>
                <w:rFonts w:hint="eastAsia"/>
                <w:sz w:val="18"/>
              </w:rPr>
              <w:t>1</w:t>
            </w:r>
            <w:r>
              <w:rPr>
                <w:rFonts w:hint="eastAsia"/>
                <w:sz w:val="18"/>
              </w:rPr>
              <w:t>。</w:t>
            </w:r>
          </w:p>
        </w:tc>
      </w:tr>
      <w:tr w:rsidR="00FC1900" w14:paraId="3D778AC6" w14:textId="77777777" w:rsidTr="00290CDB">
        <w:tc>
          <w:tcPr>
            <w:tcW w:w="1271" w:type="dxa"/>
            <w:tcBorders>
              <w:top w:val="single" w:sz="4" w:space="0" w:color="auto"/>
              <w:left w:val="single" w:sz="4" w:space="0" w:color="auto"/>
              <w:bottom w:val="single" w:sz="4" w:space="0" w:color="auto"/>
              <w:right w:val="single" w:sz="4" w:space="0" w:color="auto"/>
            </w:tcBorders>
          </w:tcPr>
          <w:p w14:paraId="5C535931" w14:textId="504E63F4" w:rsidR="00FC1900" w:rsidRDefault="00734FA3" w:rsidP="00FC1900">
            <w:pPr>
              <w:pStyle w:val="a5"/>
              <w:ind w:firstLineChars="0" w:firstLine="0"/>
              <w:jc w:val="center"/>
              <w:rPr>
                <w:sz w:val="18"/>
              </w:rPr>
            </w:pPr>
            <w:r>
              <w:rPr>
                <w:rFonts w:hint="eastAsia"/>
                <w:sz w:val="18"/>
              </w:rPr>
              <w:t>Phase Bit</w:t>
            </w:r>
          </w:p>
        </w:tc>
        <w:tc>
          <w:tcPr>
            <w:tcW w:w="850" w:type="dxa"/>
            <w:tcBorders>
              <w:top w:val="single" w:sz="4" w:space="0" w:color="auto"/>
              <w:left w:val="single" w:sz="4" w:space="0" w:color="auto"/>
              <w:bottom w:val="single" w:sz="4" w:space="0" w:color="auto"/>
              <w:right w:val="single" w:sz="4" w:space="0" w:color="auto"/>
            </w:tcBorders>
          </w:tcPr>
          <w:p w14:paraId="04919A6D" w14:textId="1E73DAB3" w:rsidR="00FC1900" w:rsidRDefault="00734FA3" w:rsidP="00FC1900">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60DDF11B" w14:textId="1F2D9B5C" w:rsidR="00FC1900" w:rsidRDefault="00A1501B" w:rsidP="00FC1900">
            <w:pPr>
              <w:pStyle w:val="a5"/>
              <w:ind w:firstLineChars="0" w:firstLine="0"/>
              <w:rPr>
                <w:sz w:val="18"/>
              </w:rPr>
            </w:pPr>
            <w:r>
              <w:rPr>
                <w:rFonts w:hint="eastAsia"/>
                <w:sz w:val="18"/>
              </w:rPr>
              <w:t>详见</w:t>
            </w:r>
            <w:r>
              <w:rPr>
                <w:sz w:val="18"/>
              </w:rPr>
              <w:fldChar w:fldCharType="begin"/>
            </w:r>
            <w:r>
              <w:rPr>
                <w:sz w:val="18"/>
              </w:rPr>
              <w:instrText xml:space="preserve"> </w:instrText>
            </w:r>
            <w:r>
              <w:rPr>
                <w:rFonts w:hint="eastAsia"/>
                <w:sz w:val="18"/>
              </w:rPr>
              <w:instrText>REF _Ref117621257 \r \h</w:instrText>
            </w:r>
            <w:r>
              <w:rPr>
                <w:sz w:val="18"/>
              </w:rPr>
              <w:instrText xml:space="preserve"> </w:instrText>
            </w:r>
            <w:r>
              <w:rPr>
                <w:sz w:val="18"/>
              </w:rPr>
            </w:r>
            <w:r>
              <w:rPr>
                <w:sz w:val="18"/>
              </w:rPr>
              <w:fldChar w:fldCharType="separate"/>
            </w:r>
            <w:r w:rsidR="0043788C">
              <w:rPr>
                <w:sz w:val="18"/>
              </w:rPr>
              <w:t>5.2.4.1</w:t>
            </w:r>
            <w:r>
              <w:rPr>
                <w:sz w:val="18"/>
              </w:rPr>
              <w:fldChar w:fldCharType="end"/>
            </w:r>
            <w:r w:rsidR="00FC1900">
              <w:rPr>
                <w:rFonts w:hint="eastAsia"/>
                <w:sz w:val="18"/>
              </w:rPr>
              <w:t>。</w:t>
            </w:r>
          </w:p>
        </w:tc>
      </w:tr>
    </w:tbl>
    <w:p w14:paraId="69B43932" w14:textId="0E7EAC12" w:rsidR="0002104F" w:rsidRDefault="0002104F" w:rsidP="00AA0EC2">
      <w:pPr>
        <w:pStyle w:val="3"/>
      </w:pPr>
      <w:bookmarkStart w:id="2083" w:name="_Toc228214072"/>
      <w:r>
        <w:rPr>
          <w:rFonts w:hint="eastAsia"/>
        </w:rPr>
        <w:lastRenderedPageBreak/>
        <w:t>关键寄存器</w:t>
      </w:r>
      <w:bookmarkEnd w:id="2083"/>
    </w:p>
    <w:p w14:paraId="378D2D5A" w14:textId="70DC58ED" w:rsidR="00D47717" w:rsidRDefault="00D47717" w:rsidP="002700A0">
      <w:pPr>
        <w:pStyle w:val="4"/>
      </w:pPr>
      <w:r>
        <w:rPr>
          <w:rFonts w:hint="eastAsia"/>
        </w:rPr>
        <w:t>寄存器列表和地址映射</w:t>
      </w:r>
    </w:p>
    <w:p w14:paraId="504C7BDA" w14:textId="1146097D" w:rsidR="00290E62" w:rsidRDefault="0013689E" w:rsidP="00290E62">
      <w:pPr>
        <w:ind w:firstLineChars="200" w:firstLine="420"/>
      </w:pPr>
      <w:r>
        <w:rPr>
          <w:rFonts w:hint="eastAsia"/>
        </w:rPr>
        <w:t>IOMMU</w:t>
      </w:r>
      <w:r w:rsidR="000A70F4">
        <w:rPr>
          <w:rFonts w:hint="eastAsia"/>
        </w:rPr>
        <w:t>的寄存器</w:t>
      </w:r>
      <w:r w:rsidR="00A004B7">
        <w:rPr>
          <w:rFonts w:hint="eastAsia"/>
        </w:rPr>
        <w:t>分为</w:t>
      </w:r>
      <w:r>
        <w:rPr>
          <w:rFonts w:hint="eastAsia"/>
        </w:rPr>
        <w:t>RV</w:t>
      </w:r>
      <w:r>
        <w:rPr>
          <w:rFonts w:hint="eastAsia"/>
        </w:rPr>
        <w:t>标准</w:t>
      </w:r>
      <w:r w:rsidR="00A004B7">
        <w:rPr>
          <w:rFonts w:hint="eastAsia"/>
        </w:rPr>
        <w:t>寄存器和内部寄存器</w:t>
      </w:r>
      <w:r w:rsidR="00F3451D">
        <w:rPr>
          <w:rFonts w:hint="eastAsia"/>
        </w:rPr>
        <w:t>。</w:t>
      </w:r>
      <w:r w:rsidR="00A7568B">
        <w:rPr>
          <w:rFonts w:hint="eastAsia"/>
        </w:rPr>
        <w:t>这两部分寄存器都通过</w:t>
      </w:r>
      <w:r w:rsidR="00A7568B">
        <w:rPr>
          <w:rFonts w:hint="eastAsia"/>
        </w:rPr>
        <w:t>AHB Slave</w:t>
      </w:r>
      <w:r w:rsidR="00A7568B">
        <w:rPr>
          <w:rFonts w:hint="eastAsia"/>
        </w:rPr>
        <w:t>接口访问</w:t>
      </w:r>
      <w:r w:rsidR="00451F84">
        <w:rPr>
          <w:rFonts w:hint="eastAsia"/>
        </w:rPr>
        <w:t>。</w:t>
      </w:r>
      <w:r w:rsidR="00A7568B">
        <w:rPr>
          <w:rFonts w:hint="eastAsia"/>
        </w:rPr>
        <w:t>RV</w:t>
      </w:r>
      <w:r w:rsidR="00A7568B">
        <w:rPr>
          <w:rFonts w:hint="eastAsia"/>
        </w:rPr>
        <w:t>标准寄存器大小为</w:t>
      </w:r>
      <w:r w:rsidR="00A7568B">
        <w:rPr>
          <w:rFonts w:hint="eastAsia"/>
        </w:rPr>
        <w:t>4KB</w:t>
      </w:r>
      <w:r w:rsidR="00A7568B">
        <w:rPr>
          <w:rFonts w:hint="eastAsia"/>
        </w:rPr>
        <w:t>，且起始地址需要对齐到</w:t>
      </w:r>
      <w:r w:rsidR="00A7568B">
        <w:rPr>
          <w:rFonts w:hint="eastAsia"/>
        </w:rPr>
        <w:t>4KB</w:t>
      </w:r>
      <w:r w:rsidR="00A7568B">
        <w:rPr>
          <w:rFonts w:hint="eastAsia"/>
        </w:rPr>
        <w:t>。这两部分寄存器在</w:t>
      </w:r>
      <w:r w:rsidR="00F70EA5">
        <w:rPr>
          <w:rFonts w:hint="eastAsia"/>
        </w:rPr>
        <w:t>AHB  Slave</w:t>
      </w:r>
      <w:r w:rsidR="00F70EA5">
        <w:rPr>
          <w:rFonts w:hint="eastAsia"/>
        </w:rPr>
        <w:t>接口</w:t>
      </w:r>
      <w:r w:rsidR="00A7568B">
        <w:rPr>
          <w:rFonts w:hint="eastAsia"/>
        </w:rPr>
        <w:t>的</w:t>
      </w:r>
      <w:r w:rsidR="002C7D47">
        <w:rPr>
          <w:rFonts w:hint="eastAsia"/>
        </w:rPr>
        <w:t>地址空间分配</w:t>
      </w:r>
      <w:r w:rsidR="00A7568B">
        <w:rPr>
          <w:rFonts w:hint="eastAsia"/>
        </w:rPr>
        <w:t>如下表：</w:t>
      </w:r>
    </w:p>
    <w:p w14:paraId="38D542B3" w14:textId="2450BA1A" w:rsidR="00F70EA5" w:rsidRDefault="00F70EA5" w:rsidP="00F70EA5">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7</w:t>
      </w:r>
      <w:r w:rsidR="00AC63EA">
        <w:fldChar w:fldCharType="end"/>
      </w:r>
      <w:r>
        <w:rPr>
          <w:rFonts w:hint="eastAsia"/>
        </w:rPr>
        <w:t xml:space="preserve"> IOMMU</w:t>
      </w:r>
      <w:r>
        <w:rPr>
          <w:rFonts w:hint="eastAsia"/>
        </w:rPr>
        <w:t>寄存器在</w:t>
      </w:r>
      <w:r>
        <w:rPr>
          <w:rFonts w:hint="eastAsia"/>
        </w:rPr>
        <w:t>AHB Slave</w:t>
      </w:r>
      <w:r>
        <w:rPr>
          <w:rFonts w:hint="eastAsia"/>
        </w:rPr>
        <w:t>地址空间分布</w:t>
      </w:r>
    </w:p>
    <w:tbl>
      <w:tblPr>
        <w:tblStyle w:val="a6"/>
        <w:tblW w:w="0" w:type="auto"/>
        <w:jc w:val="center"/>
        <w:tblLook w:val="04A0" w:firstRow="1" w:lastRow="0" w:firstColumn="1" w:lastColumn="0" w:noHBand="0" w:noVBand="1"/>
      </w:tblPr>
      <w:tblGrid>
        <w:gridCol w:w="2020"/>
        <w:gridCol w:w="1200"/>
        <w:gridCol w:w="1220"/>
      </w:tblGrid>
      <w:tr w:rsidR="00A7568B" w:rsidRPr="008813CA" w14:paraId="76209291" w14:textId="77777777" w:rsidTr="0064131A">
        <w:trPr>
          <w:trHeight w:val="276"/>
          <w:jc w:val="center"/>
        </w:trPr>
        <w:tc>
          <w:tcPr>
            <w:tcW w:w="2020" w:type="dxa"/>
          </w:tcPr>
          <w:p w14:paraId="7380C22C" w14:textId="77777777"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模块</w:t>
            </w:r>
          </w:p>
        </w:tc>
        <w:tc>
          <w:tcPr>
            <w:tcW w:w="1200" w:type="dxa"/>
            <w:noWrap/>
            <w:hideMark/>
          </w:tcPr>
          <w:p w14:paraId="2DA6047A" w14:textId="77777777"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地址</w:t>
            </w:r>
            <w:r w:rsidRPr="008813CA">
              <w:rPr>
                <w:rFonts w:ascii="等线" w:eastAsia="等线" w:hAnsi="等线" w:cs="等线" w:hint="eastAsia"/>
                <w:color w:val="833C0B"/>
                <w:sz w:val="18"/>
                <w:szCs w:val="16"/>
              </w:rPr>
              <w:t>偏移</w:t>
            </w:r>
          </w:p>
        </w:tc>
        <w:tc>
          <w:tcPr>
            <w:tcW w:w="1220" w:type="dxa"/>
            <w:noWrap/>
            <w:hideMark/>
          </w:tcPr>
          <w:p w14:paraId="550684C6" w14:textId="77777777" w:rsidR="00A7568B" w:rsidRPr="008813CA" w:rsidRDefault="00A7568B" w:rsidP="0064131A">
            <w:pPr>
              <w:pStyle w:val="a5"/>
              <w:ind w:firstLineChars="0" w:firstLine="0"/>
              <w:jc w:val="center"/>
              <w:rPr>
                <w:rFonts w:ascii="等线" w:eastAsia="等线" w:hAnsi="等线" w:cs="等线" w:hint="eastAsia"/>
                <w:color w:val="833C0B"/>
                <w:sz w:val="18"/>
                <w:szCs w:val="16"/>
              </w:rPr>
            </w:pPr>
            <w:r w:rsidRPr="008813CA">
              <w:rPr>
                <w:rFonts w:ascii="等线" w:eastAsia="等线" w:hAnsi="等线" w:cs="等线" w:hint="eastAsia"/>
                <w:color w:val="833C0B"/>
                <w:sz w:val="18"/>
                <w:szCs w:val="16"/>
              </w:rPr>
              <w:t>大小</w:t>
            </w:r>
          </w:p>
        </w:tc>
      </w:tr>
      <w:tr w:rsidR="00A7568B" w:rsidRPr="008813CA" w14:paraId="3532DC8F" w14:textId="77777777" w:rsidTr="0064131A">
        <w:trPr>
          <w:trHeight w:val="276"/>
          <w:jc w:val="center"/>
        </w:trPr>
        <w:tc>
          <w:tcPr>
            <w:tcW w:w="2020" w:type="dxa"/>
          </w:tcPr>
          <w:p w14:paraId="5AA3C16E" w14:textId="267F406D"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RV标准寄存器</w:t>
            </w:r>
          </w:p>
        </w:tc>
        <w:tc>
          <w:tcPr>
            <w:tcW w:w="1200" w:type="dxa"/>
            <w:noWrap/>
            <w:hideMark/>
          </w:tcPr>
          <w:p w14:paraId="5740836F" w14:textId="77777777" w:rsidR="00A7568B" w:rsidRPr="008813CA" w:rsidRDefault="00A7568B" w:rsidP="0064131A">
            <w:pPr>
              <w:pStyle w:val="a5"/>
              <w:ind w:firstLineChars="0" w:firstLine="0"/>
              <w:jc w:val="center"/>
              <w:rPr>
                <w:rFonts w:ascii="等线" w:eastAsia="等线" w:hAnsi="等线" w:cs="等线" w:hint="eastAsia"/>
                <w:color w:val="833C0B"/>
                <w:sz w:val="18"/>
                <w:szCs w:val="16"/>
              </w:rPr>
            </w:pPr>
            <w:r w:rsidRPr="008813CA">
              <w:rPr>
                <w:rFonts w:ascii="等线" w:eastAsia="等线" w:hAnsi="等线" w:cs="等线" w:hint="eastAsia"/>
                <w:color w:val="833C0B"/>
                <w:sz w:val="18"/>
                <w:szCs w:val="16"/>
              </w:rPr>
              <w:t>0x0</w:t>
            </w:r>
          </w:p>
        </w:tc>
        <w:tc>
          <w:tcPr>
            <w:tcW w:w="1220" w:type="dxa"/>
            <w:noWrap/>
            <w:hideMark/>
          </w:tcPr>
          <w:p w14:paraId="60FF176F" w14:textId="320BAC17"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4</w:t>
            </w:r>
            <w:r w:rsidRPr="008813CA">
              <w:rPr>
                <w:rFonts w:ascii="等线" w:eastAsia="等线" w:hAnsi="等线" w:cs="等线" w:hint="eastAsia"/>
                <w:color w:val="833C0B"/>
                <w:sz w:val="18"/>
                <w:szCs w:val="16"/>
              </w:rPr>
              <w:t>KB</w:t>
            </w:r>
          </w:p>
        </w:tc>
      </w:tr>
      <w:tr w:rsidR="00A7568B" w:rsidRPr="008813CA" w14:paraId="4AE7506D" w14:textId="77777777" w:rsidTr="0064131A">
        <w:trPr>
          <w:trHeight w:val="276"/>
          <w:jc w:val="center"/>
        </w:trPr>
        <w:tc>
          <w:tcPr>
            <w:tcW w:w="2020" w:type="dxa"/>
          </w:tcPr>
          <w:p w14:paraId="7B442E9D" w14:textId="7995C725" w:rsidR="00A7568B"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内部寄存器</w:t>
            </w:r>
          </w:p>
        </w:tc>
        <w:tc>
          <w:tcPr>
            <w:tcW w:w="1200" w:type="dxa"/>
            <w:noWrap/>
          </w:tcPr>
          <w:p w14:paraId="01BD46FB" w14:textId="16F57FC9"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r>
              <w:rPr>
                <w:rFonts w:ascii="等线" w:eastAsia="等线" w:hAnsi="等线" w:cs="等线"/>
                <w:color w:val="833C0B"/>
                <w:sz w:val="18"/>
                <w:szCs w:val="16"/>
              </w:rPr>
              <w:t>x</w:t>
            </w:r>
            <w:r>
              <w:rPr>
                <w:rFonts w:ascii="等线" w:eastAsia="等线" w:hAnsi="等线" w:cs="等线" w:hint="eastAsia"/>
                <w:color w:val="833C0B"/>
                <w:sz w:val="18"/>
                <w:szCs w:val="16"/>
              </w:rPr>
              <w:t>1</w:t>
            </w:r>
            <w:r>
              <w:rPr>
                <w:rFonts w:ascii="等线" w:eastAsia="等线" w:hAnsi="等线" w:cs="等线"/>
                <w:color w:val="833C0B"/>
                <w:sz w:val="18"/>
                <w:szCs w:val="16"/>
              </w:rPr>
              <w:t>000</w:t>
            </w:r>
          </w:p>
        </w:tc>
        <w:tc>
          <w:tcPr>
            <w:tcW w:w="1220" w:type="dxa"/>
            <w:noWrap/>
          </w:tcPr>
          <w:p w14:paraId="5558CE18" w14:textId="5A5B2672"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4</w:t>
            </w:r>
            <w:r>
              <w:rPr>
                <w:rFonts w:ascii="等线" w:eastAsia="等线" w:hAnsi="等线" w:cs="等线"/>
                <w:color w:val="833C0B"/>
                <w:sz w:val="18"/>
                <w:szCs w:val="16"/>
              </w:rPr>
              <w:t>KB</w:t>
            </w:r>
          </w:p>
        </w:tc>
      </w:tr>
    </w:tbl>
    <w:p w14:paraId="2C9BEBE8" w14:textId="11F2681F" w:rsidR="00DF4EE0" w:rsidRDefault="00252A64" w:rsidP="002700A0">
      <w:pPr>
        <w:pStyle w:val="4"/>
      </w:pPr>
      <w:r>
        <w:rPr>
          <w:rFonts w:hint="eastAsia"/>
        </w:rPr>
        <w:t>RV</w:t>
      </w:r>
      <w:r>
        <w:rPr>
          <w:rFonts w:hint="eastAsia"/>
        </w:rPr>
        <w:t>标准寄存器</w:t>
      </w:r>
    </w:p>
    <w:p w14:paraId="36754EB7" w14:textId="642602CB" w:rsidR="00C04B59" w:rsidRDefault="001830AA" w:rsidP="001830AA">
      <w:pPr>
        <w:ind w:firstLineChars="200" w:firstLine="420"/>
      </w:pPr>
      <w:r>
        <w:rPr>
          <w:rFonts w:hint="eastAsia"/>
        </w:rPr>
        <w:t>RV</w:t>
      </w:r>
      <w:r>
        <w:rPr>
          <w:rFonts w:hint="eastAsia"/>
        </w:rPr>
        <w:t>标准寄存器</w:t>
      </w:r>
      <w:r w:rsidR="00587ED4">
        <w:rPr>
          <w:rFonts w:hint="eastAsia"/>
        </w:rPr>
        <w:t>指</w:t>
      </w:r>
      <w:r>
        <w:rPr>
          <w:rFonts w:hint="eastAsia"/>
        </w:rPr>
        <w:t>&lt;</w:t>
      </w:r>
      <w:r w:rsidRPr="001830AA">
        <w:t>RISC-V IOMMU Architecture</w:t>
      </w:r>
      <w:r>
        <w:rPr>
          <w:rFonts w:hint="eastAsia"/>
        </w:rPr>
        <w:t xml:space="preserve"> </w:t>
      </w:r>
      <w:r w:rsidRPr="001830AA">
        <w:t>Specification</w:t>
      </w:r>
      <w:r>
        <w:rPr>
          <w:rFonts w:hint="eastAsia"/>
        </w:rPr>
        <w:t>&gt;</w:t>
      </w:r>
      <w:r>
        <w:rPr>
          <w:rFonts w:hint="eastAsia"/>
        </w:rPr>
        <w:t>文档第</w:t>
      </w:r>
      <w:r>
        <w:rPr>
          <w:rFonts w:hint="eastAsia"/>
        </w:rPr>
        <w:t>6</w:t>
      </w:r>
      <w:r>
        <w:rPr>
          <w:rFonts w:hint="eastAsia"/>
        </w:rPr>
        <w:t>章</w:t>
      </w:r>
      <w:r w:rsidR="00587ED4">
        <w:rPr>
          <w:rFonts w:hint="eastAsia"/>
        </w:rPr>
        <w:t>定义的</w:t>
      </w:r>
      <w:r w:rsidR="00012688">
        <w:rPr>
          <w:rFonts w:hint="eastAsia"/>
        </w:rPr>
        <w:t>寄存器。</w:t>
      </w:r>
      <w:r w:rsidR="00D9536F">
        <w:rPr>
          <w:rFonts w:hint="eastAsia"/>
        </w:rPr>
        <w:t>这些寄存器有两个访问接口，</w:t>
      </w:r>
      <w:r w:rsidR="006F47C7">
        <w:rPr>
          <w:rFonts w:hint="eastAsia"/>
        </w:rPr>
        <w:t>一个是</w:t>
      </w:r>
      <w:r w:rsidR="00322D47">
        <w:rPr>
          <w:rFonts w:hint="eastAsia"/>
        </w:rPr>
        <w:t>A</w:t>
      </w:r>
      <w:r w:rsidR="00322D47">
        <w:rPr>
          <w:rFonts w:hint="eastAsia"/>
        </w:rPr>
        <w:t>核通过</w:t>
      </w:r>
      <w:r w:rsidR="00322D47">
        <w:rPr>
          <w:rFonts w:hint="eastAsia"/>
        </w:rPr>
        <w:t>AXI Slave 1</w:t>
      </w:r>
      <w:r w:rsidR="00322D47">
        <w:rPr>
          <w:rFonts w:hint="eastAsia"/>
        </w:rPr>
        <w:t>接口</w:t>
      </w:r>
      <w:r w:rsidR="006F47C7">
        <w:rPr>
          <w:rFonts w:hint="eastAsia"/>
        </w:rPr>
        <w:t>访问，称为主机接口；另一个是</w:t>
      </w:r>
      <w:r w:rsidR="00322D47">
        <w:rPr>
          <w:rFonts w:hint="eastAsia"/>
        </w:rPr>
        <w:t>M</w:t>
      </w:r>
      <w:r w:rsidR="00322D47">
        <w:rPr>
          <w:rFonts w:hint="eastAsia"/>
        </w:rPr>
        <w:t>核</w:t>
      </w:r>
      <w:r w:rsidR="006F47C7">
        <w:rPr>
          <w:rFonts w:hint="eastAsia"/>
        </w:rPr>
        <w:t>通过</w:t>
      </w:r>
      <w:r w:rsidR="006F47C7">
        <w:rPr>
          <w:rFonts w:hint="eastAsia"/>
        </w:rPr>
        <w:t>A</w:t>
      </w:r>
      <w:r w:rsidR="006F47C7">
        <w:t>HB Slave</w:t>
      </w:r>
      <w:r w:rsidR="006F47C7">
        <w:rPr>
          <w:rFonts w:hint="eastAsia"/>
        </w:rPr>
        <w:t>接口访问，称为固件接口。</w:t>
      </w:r>
    </w:p>
    <w:p w14:paraId="597706AA" w14:textId="46478EA2" w:rsidR="0065717E" w:rsidRDefault="00A2237B" w:rsidP="0065717E">
      <w:pPr>
        <w:ind w:firstLineChars="200" w:firstLine="420"/>
      </w:pPr>
      <w:r>
        <w:rPr>
          <w:rFonts w:hint="eastAsia"/>
        </w:rPr>
        <w:t>主机接口的</w:t>
      </w:r>
      <w:r w:rsidR="00C4519D">
        <w:rPr>
          <w:rFonts w:hint="eastAsia"/>
        </w:rPr>
        <w:t>地址偏移和</w:t>
      </w:r>
      <w:r>
        <w:rPr>
          <w:rFonts w:hint="eastAsia"/>
        </w:rPr>
        <w:t>访问权限</w:t>
      </w:r>
      <w:r w:rsidR="00C4519D">
        <w:rPr>
          <w:rFonts w:hint="eastAsia"/>
        </w:rPr>
        <w:t>必须严格遵循</w:t>
      </w:r>
      <w:r w:rsidR="00C4519D">
        <w:rPr>
          <w:rFonts w:hint="eastAsia"/>
        </w:rPr>
        <w:t>&lt;</w:t>
      </w:r>
      <w:r w:rsidR="00C4519D" w:rsidRPr="001830AA">
        <w:t>RISC-V IOMMU Architecture</w:t>
      </w:r>
      <w:r w:rsidR="00C4519D">
        <w:rPr>
          <w:rFonts w:hint="eastAsia"/>
        </w:rPr>
        <w:t xml:space="preserve"> </w:t>
      </w:r>
      <w:r w:rsidR="00C4519D" w:rsidRPr="001830AA">
        <w:t>Specification</w:t>
      </w:r>
      <w:r w:rsidR="00C4519D">
        <w:rPr>
          <w:rFonts w:hint="eastAsia"/>
        </w:rPr>
        <w:t>&gt;</w:t>
      </w:r>
      <w:r w:rsidR="00C4519D">
        <w:rPr>
          <w:rFonts w:hint="eastAsia"/>
        </w:rPr>
        <w:t>协议定义，本文档不再赘述。</w:t>
      </w:r>
    </w:p>
    <w:p w14:paraId="384DB198" w14:textId="11716626" w:rsidR="006E7492" w:rsidRDefault="006E7492" w:rsidP="0055500B">
      <w:pPr>
        <w:ind w:firstLineChars="200" w:firstLine="420"/>
      </w:pPr>
      <w:r>
        <w:rPr>
          <w:rFonts w:hint="eastAsia"/>
        </w:rPr>
        <w:t>固件接口访问</w:t>
      </w:r>
      <w:r w:rsidR="00AC39FA">
        <w:rPr>
          <w:rFonts w:hint="eastAsia"/>
        </w:rPr>
        <w:t>所有</w:t>
      </w:r>
      <w:r>
        <w:rPr>
          <w:rFonts w:hint="eastAsia"/>
        </w:rPr>
        <w:t>的</w:t>
      </w:r>
      <w:r w:rsidR="00AC39FA">
        <w:rPr>
          <w:rFonts w:hint="eastAsia"/>
        </w:rPr>
        <w:t>寄存器默认为</w:t>
      </w:r>
      <w:r w:rsidR="00AC39FA">
        <w:rPr>
          <w:rFonts w:hint="eastAsia"/>
        </w:rPr>
        <w:t>RW</w:t>
      </w:r>
      <w:r w:rsidR="00AC39FA">
        <w:rPr>
          <w:rFonts w:hint="eastAsia"/>
        </w:rPr>
        <w:t>，如有特殊寄存器后文将说明。</w:t>
      </w:r>
    </w:p>
    <w:p w14:paraId="1A8C6DA4" w14:textId="52A17DF3" w:rsidR="0065717E" w:rsidRDefault="0065717E" w:rsidP="0055500B">
      <w:pPr>
        <w:ind w:firstLineChars="200" w:firstLine="420"/>
      </w:pPr>
      <w:r>
        <w:rPr>
          <w:rFonts w:hint="eastAsia"/>
        </w:rPr>
        <w:t>IOMMU</w:t>
      </w:r>
      <w:r>
        <w:rPr>
          <w:rFonts w:hint="eastAsia"/>
        </w:rPr>
        <w:t>支持的</w:t>
      </w:r>
      <w:r>
        <w:rPr>
          <w:rFonts w:hint="eastAsia"/>
        </w:rPr>
        <w:t>Register</w:t>
      </w:r>
      <w:r>
        <w:rPr>
          <w:rFonts w:hint="eastAsia"/>
        </w:rPr>
        <w:t>列表如下。对于不支持的寄存器，主机接口读取该地址需要返回</w:t>
      </w:r>
      <w:r>
        <w:rPr>
          <w:rFonts w:hint="eastAsia"/>
        </w:rPr>
        <w:t>0</w:t>
      </w:r>
      <w:r>
        <w:rPr>
          <w:rFonts w:hint="eastAsia"/>
        </w:rPr>
        <w:t>，主机接口写入该地址需要被忽略；固件接口的访问行为可以由设计实现决定。</w:t>
      </w:r>
    </w:p>
    <w:p w14:paraId="130598E2" w14:textId="5A65661B" w:rsidR="006E7492" w:rsidRDefault="006E7492" w:rsidP="006E7492">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8</w:t>
      </w:r>
      <w:r w:rsidR="00AC63EA">
        <w:fldChar w:fldCharType="end"/>
      </w:r>
      <w:r>
        <w:t xml:space="preserve"> </w:t>
      </w:r>
      <w:r w:rsidR="0065717E">
        <w:rPr>
          <w:rFonts w:hint="eastAsia"/>
        </w:rPr>
        <w:t>IOMMU</w:t>
      </w:r>
      <w:r w:rsidRPr="000545D9">
        <w:t xml:space="preserve"> Register</w:t>
      </w:r>
      <w:r w:rsidRPr="000545D9">
        <w:t>列表</w:t>
      </w:r>
    </w:p>
    <w:tbl>
      <w:tblPr>
        <w:tblStyle w:val="a6"/>
        <w:tblW w:w="0" w:type="auto"/>
        <w:tblLook w:val="04A0" w:firstRow="1" w:lastRow="0" w:firstColumn="1" w:lastColumn="0" w:noHBand="0" w:noVBand="1"/>
      </w:tblPr>
      <w:tblGrid>
        <w:gridCol w:w="876"/>
        <w:gridCol w:w="1388"/>
        <w:gridCol w:w="757"/>
        <w:gridCol w:w="4204"/>
        <w:gridCol w:w="1071"/>
      </w:tblGrid>
      <w:tr w:rsidR="005C08C4" w:rsidRPr="00CE764F" w14:paraId="185CB1F7" w14:textId="77777777" w:rsidTr="000B0132">
        <w:trPr>
          <w:trHeight w:val="276"/>
        </w:trPr>
        <w:tc>
          <w:tcPr>
            <w:tcW w:w="876" w:type="dxa"/>
            <w:noWrap/>
            <w:hideMark/>
          </w:tcPr>
          <w:p w14:paraId="0D8D382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Offset</w:t>
            </w:r>
          </w:p>
        </w:tc>
        <w:tc>
          <w:tcPr>
            <w:tcW w:w="1388" w:type="dxa"/>
            <w:noWrap/>
            <w:hideMark/>
          </w:tcPr>
          <w:p w14:paraId="7DB04B9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Name</w:t>
            </w:r>
          </w:p>
        </w:tc>
        <w:tc>
          <w:tcPr>
            <w:tcW w:w="757" w:type="dxa"/>
            <w:noWrap/>
            <w:hideMark/>
          </w:tcPr>
          <w:p w14:paraId="6F4FEF3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Size</w:t>
            </w:r>
          </w:p>
        </w:tc>
        <w:tc>
          <w:tcPr>
            <w:tcW w:w="4204" w:type="dxa"/>
            <w:noWrap/>
            <w:hideMark/>
          </w:tcPr>
          <w:p w14:paraId="6899D0D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Description</w:t>
            </w:r>
          </w:p>
        </w:tc>
        <w:tc>
          <w:tcPr>
            <w:tcW w:w="1071" w:type="dxa"/>
            <w:noWrap/>
            <w:hideMark/>
          </w:tcPr>
          <w:p w14:paraId="6FEDFF01" w14:textId="36420A8E"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Support?</w:t>
            </w:r>
          </w:p>
        </w:tc>
      </w:tr>
      <w:tr w:rsidR="005C08C4" w:rsidRPr="00CE764F" w14:paraId="30BB80A5" w14:textId="77777777" w:rsidTr="000B0132">
        <w:trPr>
          <w:trHeight w:val="276"/>
        </w:trPr>
        <w:tc>
          <w:tcPr>
            <w:tcW w:w="876" w:type="dxa"/>
            <w:noWrap/>
            <w:hideMark/>
          </w:tcPr>
          <w:p w14:paraId="37241A1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0</w:t>
            </w:r>
          </w:p>
        </w:tc>
        <w:tc>
          <w:tcPr>
            <w:tcW w:w="1388" w:type="dxa"/>
            <w:noWrap/>
            <w:hideMark/>
          </w:tcPr>
          <w:p w14:paraId="7F09912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capabilities</w:t>
            </w:r>
          </w:p>
        </w:tc>
        <w:tc>
          <w:tcPr>
            <w:tcW w:w="757" w:type="dxa"/>
            <w:noWrap/>
            <w:hideMark/>
          </w:tcPr>
          <w:p w14:paraId="2D12C39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43E533E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Capabilities of the IOMMU</w:t>
            </w:r>
          </w:p>
        </w:tc>
        <w:tc>
          <w:tcPr>
            <w:tcW w:w="1071" w:type="dxa"/>
            <w:noWrap/>
            <w:hideMark/>
          </w:tcPr>
          <w:p w14:paraId="4B059896" w14:textId="5A0F2DF9"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73AF9452" w14:textId="77777777" w:rsidTr="000B0132">
        <w:trPr>
          <w:trHeight w:val="276"/>
        </w:trPr>
        <w:tc>
          <w:tcPr>
            <w:tcW w:w="876" w:type="dxa"/>
            <w:noWrap/>
            <w:hideMark/>
          </w:tcPr>
          <w:p w14:paraId="2442FEB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1388" w:type="dxa"/>
            <w:noWrap/>
            <w:hideMark/>
          </w:tcPr>
          <w:p w14:paraId="3932F5A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fctl</w:t>
            </w:r>
          </w:p>
        </w:tc>
        <w:tc>
          <w:tcPr>
            <w:tcW w:w="757" w:type="dxa"/>
            <w:noWrap/>
            <w:hideMark/>
          </w:tcPr>
          <w:p w14:paraId="730781A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0204D58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Features control</w:t>
            </w:r>
          </w:p>
        </w:tc>
        <w:tc>
          <w:tcPr>
            <w:tcW w:w="1071" w:type="dxa"/>
            <w:noWrap/>
            <w:hideMark/>
          </w:tcPr>
          <w:p w14:paraId="0E80865F" w14:textId="6E4BAE46"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054793A8" w14:textId="77777777" w:rsidTr="000B0132">
        <w:trPr>
          <w:trHeight w:val="276"/>
        </w:trPr>
        <w:tc>
          <w:tcPr>
            <w:tcW w:w="876" w:type="dxa"/>
            <w:noWrap/>
            <w:hideMark/>
          </w:tcPr>
          <w:p w14:paraId="31DA0C45"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12</w:t>
            </w:r>
          </w:p>
        </w:tc>
        <w:tc>
          <w:tcPr>
            <w:tcW w:w="1388" w:type="dxa"/>
            <w:noWrap/>
            <w:hideMark/>
          </w:tcPr>
          <w:p w14:paraId="15157DEC"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custom</w:t>
            </w:r>
          </w:p>
        </w:tc>
        <w:tc>
          <w:tcPr>
            <w:tcW w:w="757" w:type="dxa"/>
            <w:noWrap/>
            <w:hideMark/>
          </w:tcPr>
          <w:p w14:paraId="748C8BD1"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28731A58"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Designated For custom use</w:t>
            </w:r>
          </w:p>
        </w:tc>
        <w:tc>
          <w:tcPr>
            <w:tcW w:w="1071" w:type="dxa"/>
          </w:tcPr>
          <w:p w14:paraId="4EDCBCE6" w14:textId="6869B62D"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N</w:t>
            </w:r>
          </w:p>
        </w:tc>
      </w:tr>
      <w:tr w:rsidR="005C08C4" w:rsidRPr="00CE764F" w14:paraId="20A2E308" w14:textId="77777777" w:rsidTr="000B0132">
        <w:trPr>
          <w:trHeight w:val="276"/>
        </w:trPr>
        <w:tc>
          <w:tcPr>
            <w:tcW w:w="876" w:type="dxa"/>
            <w:noWrap/>
            <w:hideMark/>
          </w:tcPr>
          <w:p w14:paraId="25F84E2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16</w:t>
            </w:r>
          </w:p>
        </w:tc>
        <w:tc>
          <w:tcPr>
            <w:tcW w:w="1388" w:type="dxa"/>
            <w:noWrap/>
            <w:hideMark/>
          </w:tcPr>
          <w:p w14:paraId="41DBEC6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ddtp</w:t>
            </w:r>
          </w:p>
        </w:tc>
        <w:tc>
          <w:tcPr>
            <w:tcW w:w="757" w:type="dxa"/>
            <w:noWrap/>
            <w:hideMark/>
          </w:tcPr>
          <w:p w14:paraId="2D087C3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3992133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Device directory table pointer</w:t>
            </w:r>
          </w:p>
        </w:tc>
        <w:tc>
          <w:tcPr>
            <w:tcW w:w="1071" w:type="dxa"/>
            <w:noWrap/>
            <w:hideMark/>
          </w:tcPr>
          <w:p w14:paraId="33F6DDAC" w14:textId="79835E8C"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29F3461" w14:textId="77777777" w:rsidTr="000B0132">
        <w:trPr>
          <w:trHeight w:val="276"/>
        </w:trPr>
        <w:tc>
          <w:tcPr>
            <w:tcW w:w="876" w:type="dxa"/>
            <w:noWrap/>
            <w:hideMark/>
          </w:tcPr>
          <w:p w14:paraId="23EC71B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24</w:t>
            </w:r>
          </w:p>
        </w:tc>
        <w:tc>
          <w:tcPr>
            <w:tcW w:w="1388" w:type="dxa"/>
            <w:noWrap/>
            <w:hideMark/>
          </w:tcPr>
          <w:p w14:paraId="40D2473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cqb</w:t>
            </w:r>
          </w:p>
        </w:tc>
        <w:tc>
          <w:tcPr>
            <w:tcW w:w="757" w:type="dxa"/>
            <w:noWrap/>
            <w:hideMark/>
          </w:tcPr>
          <w:p w14:paraId="5E03513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404E857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Command-queue base</w:t>
            </w:r>
          </w:p>
        </w:tc>
        <w:tc>
          <w:tcPr>
            <w:tcW w:w="1071" w:type="dxa"/>
            <w:noWrap/>
            <w:hideMark/>
          </w:tcPr>
          <w:p w14:paraId="1F62F6B5" w14:textId="0573F453"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E6D4D7F" w14:textId="77777777" w:rsidTr="000B0132">
        <w:trPr>
          <w:trHeight w:val="276"/>
        </w:trPr>
        <w:tc>
          <w:tcPr>
            <w:tcW w:w="876" w:type="dxa"/>
            <w:noWrap/>
            <w:hideMark/>
          </w:tcPr>
          <w:p w14:paraId="20A930A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32</w:t>
            </w:r>
          </w:p>
        </w:tc>
        <w:tc>
          <w:tcPr>
            <w:tcW w:w="1388" w:type="dxa"/>
            <w:noWrap/>
            <w:hideMark/>
          </w:tcPr>
          <w:p w14:paraId="15BD229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cqh</w:t>
            </w:r>
          </w:p>
        </w:tc>
        <w:tc>
          <w:tcPr>
            <w:tcW w:w="757" w:type="dxa"/>
            <w:noWrap/>
            <w:hideMark/>
          </w:tcPr>
          <w:p w14:paraId="13E5724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645D925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Command-queue head</w:t>
            </w:r>
          </w:p>
        </w:tc>
        <w:tc>
          <w:tcPr>
            <w:tcW w:w="1071" w:type="dxa"/>
            <w:noWrap/>
            <w:hideMark/>
          </w:tcPr>
          <w:p w14:paraId="74C4D6B1" w14:textId="1BC17305"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27BDDAB8" w14:textId="77777777" w:rsidTr="000B0132">
        <w:trPr>
          <w:trHeight w:val="276"/>
        </w:trPr>
        <w:tc>
          <w:tcPr>
            <w:tcW w:w="876" w:type="dxa"/>
            <w:noWrap/>
            <w:hideMark/>
          </w:tcPr>
          <w:p w14:paraId="0242CB1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36</w:t>
            </w:r>
          </w:p>
        </w:tc>
        <w:tc>
          <w:tcPr>
            <w:tcW w:w="1388" w:type="dxa"/>
            <w:noWrap/>
            <w:hideMark/>
          </w:tcPr>
          <w:p w14:paraId="577615E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cqt</w:t>
            </w:r>
          </w:p>
        </w:tc>
        <w:tc>
          <w:tcPr>
            <w:tcW w:w="757" w:type="dxa"/>
            <w:noWrap/>
            <w:hideMark/>
          </w:tcPr>
          <w:p w14:paraId="68335C5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156A7E8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Command-queue tail</w:t>
            </w:r>
          </w:p>
        </w:tc>
        <w:tc>
          <w:tcPr>
            <w:tcW w:w="1071" w:type="dxa"/>
            <w:noWrap/>
            <w:hideMark/>
          </w:tcPr>
          <w:p w14:paraId="3183C8DF" w14:textId="58A8F77A"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260177F0" w14:textId="77777777" w:rsidTr="000B0132">
        <w:trPr>
          <w:trHeight w:val="276"/>
        </w:trPr>
        <w:tc>
          <w:tcPr>
            <w:tcW w:w="876" w:type="dxa"/>
            <w:noWrap/>
            <w:hideMark/>
          </w:tcPr>
          <w:p w14:paraId="397C982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40</w:t>
            </w:r>
          </w:p>
        </w:tc>
        <w:tc>
          <w:tcPr>
            <w:tcW w:w="1388" w:type="dxa"/>
            <w:noWrap/>
            <w:hideMark/>
          </w:tcPr>
          <w:p w14:paraId="7BE65C7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fqb</w:t>
            </w:r>
          </w:p>
        </w:tc>
        <w:tc>
          <w:tcPr>
            <w:tcW w:w="757" w:type="dxa"/>
            <w:noWrap/>
            <w:hideMark/>
          </w:tcPr>
          <w:p w14:paraId="4F775AC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30E2CB8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Fault-queue base</w:t>
            </w:r>
          </w:p>
        </w:tc>
        <w:tc>
          <w:tcPr>
            <w:tcW w:w="1071" w:type="dxa"/>
            <w:noWrap/>
            <w:hideMark/>
          </w:tcPr>
          <w:p w14:paraId="07A6D336" w14:textId="394AD5DE"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52020C6B" w14:textId="77777777" w:rsidTr="000B0132">
        <w:trPr>
          <w:trHeight w:val="276"/>
        </w:trPr>
        <w:tc>
          <w:tcPr>
            <w:tcW w:w="876" w:type="dxa"/>
            <w:noWrap/>
            <w:hideMark/>
          </w:tcPr>
          <w:p w14:paraId="21630A4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48</w:t>
            </w:r>
          </w:p>
        </w:tc>
        <w:tc>
          <w:tcPr>
            <w:tcW w:w="1388" w:type="dxa"/>
            <w:noWrap/>
            <w:hideMark/>
          </w:tcPr>
          <w:p w14:paraId="6F8F1D3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fqh</w:t>
            </w:r>
          </w:p>
        </w:tc>
        <w:tc>
          <w:tcPr>
            <w:tcW w:w="757" w:type="dxa"/>
            <w:noWrap/>
            <w:hideMark/>
          </w:tcPr>
          <w:p w14:paraId="605FA5E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506BBB3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Fault-queue head</w:t>
            </w:r>
          </w:p>
        </w:tc>
        <w:tc>
          <w:tcPr>
            <w:tcW w:w="1071" w:type="dxa"/>
            <w:noWrap/>
            <w:hideMark/>
          </w:tcPr>
          <w:p w14:paraId="4FFA57AB" w14:textId="78F2149B"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7B9F62A8" w14:textId="77777777" w:rsidTr="000B0132">
        <w:trPr>
          <w:trHeight w:val="276"/>
        </w:trPr>
        <w:tc>
          <w:tcPr>
            <w:tcW w:w="876" w:type="dxa"/>
            <w:noWrap/>
            <w:hideMark/>
          </w:tcPr>
          <w:p w14:paraId="33A341C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52</w:t>
            </w:r>
          </w:p>
        </w:tc>
        <w:tc>
          <w:tcPr>
            <w:tcW w:w="1388" w:type="dxa"/>
            <w:noWrap/>
            <w:hideMark/>
          </w:tcPr>
          <w:p w14:paraId="191F787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fqt</w:t>
            </w:r>
          </w:p>
        </w:tc>
        <w:tc>
          <w:tcPr>
            <w:tcW w:w="757" w:type="dxa"/>
            <w:noWrap/>
            <w:hideMark/>
          </w:tcPr>
          <w:p w14:paraId="675E1D4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20967D7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Fault-queue tail</w:t>
            </w:r>
          </w:p>
        </w:tc>
        <w:tc>
          <w:tcPr>
            <w:tcW w:w="1071" w:type="dxa"/>
            <w:noWrap/>
            <w:hideMark/>
          </w:tcPr>
          <w:p w14:paraId="4858396A" w14:textId="71486A18"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47A5CE2F" w14:textId="77777777" w:rsidTr="000B0132">
        <w:trPr>
          <w:trHeight w:val="276"/>
        </w:trPr>
        <w:tc>
          <w:tcPr>
            <w:tcW w:w="876" w:type="dxa"/>
            <w:noWrap/>
            <w:hideMark/>
          </w:tcPr>
          <w:p w14:paraId="2C98CE5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56</w:t>
            </w:r>
          </w:p>
        </w:tc>
        <w:tc>
          <w:tcPr>
            <w:tcW w:w="1388" w:type="dxa"/>
            <w:noWrap/>
            <w:hideMark/>
          </w:tcPr>
          <w:p w14:paraId="7D312E5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pqb</w:t>
            </w:r>
          </w:p>
        </w:tc>
        <w:tc>
          <w:tcPr>
            <w:tcW w:w="757" w:type="dxa"/>
            <w:noWrap/>
            <w:hideMark/>
          </w:tcPr>
          <w:p w14:paraId="62CB525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2D2296F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Page-request-queue base</w:t>
            </w:r>
          </w:p>
        </w:tc>
        <w:tc>
          <w:tcPr>
            <w:tcW w:w="1071" w:type="dxa"/>
            <w:noWrap/>
            <w:hideMark/>
          </w:tcPr>
          <w:p w14:paraId="230666E3" w14:textId="605B55BA"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20F6BDC6" w14:textId="77777777" w:rsidTr="000B0132">
        <w:trPr>
          <w:trHeight w:val="276"/>
        </w:trPr>
        <w:tc>
          <w:tcPr>
            <w:tcW w:w="876" w:type="dxa"/>
            <w:noWrap/>
            <w:hideMark/>
          </w:tcPr>
          <w:p w14:paraId="3EE3B1F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64</w:t>
            </w:r>
          </w:p>
        </w:tc>
        <w:tc>
          <w:tcPr>
            <w:tcW w:w="1388" w:type="dxa"/>
            <w:noWrap/>
            <w:hideMark/>
          </w:tcPr>
          <w:p w14:paraId="4030641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pqh</w:t>
            </w:r>
          </w:p>
        </w:tc>
        <w:tc>
          <w:tcPr>
            <w:tcW w:w="757" w:type="dxa"/>
            <w:noWrap/>
            <w:hideMark/>
          </w:tcPr>
          <w:p w14:paraId="1B7BD79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790B6A0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Page-request-queue head</w:t>
            </w:r>
          </w:p>
        </w:tc>
        <w:tc>
          <w:tcPr>
            <w:tcW w:w="1071" w:type="dxa"/>
            <w:noWrap/>
            <w:hideMark/>
          </w:tcPr>
          <w:p w14:paraId="45EFF0D4" w14:textId="08191130"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494B086A" w14:textId="77777777" w:rsidTr="000B0132">
        <w:trPr>
          <w:trHeight w:val="276"/>
        </w:trPr>
        <w:tc>
          <w:tcPr>
            <w:tcW w:w="876" w:type="dxa"/>
            <w:noWrap/>
            <w:hideMark/>
          </w:tcPr>
          <w:p w14:paraId="34DB16B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68</w:t>
            </w:r>
          </w:p>
        </w:tc>
        <w:tc>
          <w:tcPr>
            <w:tcW w:w="1388" w:type="dxa"/>
            <w:noWrap/>
            <w:hideMark/>
          </w:tcPr>
          <w:p w14:paraId="540356C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pqt</w:t>
            </w:r>
          </w:p>
        </w:tc>
        <w:tc>
          <w:tcPr>
            <w:tcW w:w="757" w:type="dxa"/>
            <w:noWrap/>
            <w:hideMark/>
          </w:tcPr>
          <w:p w14:paraId="1F23EFA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40AD7C5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Page-request-queue tail</w:t>
            </w:r>
          </w:p>
        </w:tc>
        <w:tc>
          <w:tcPr>
            <w:tcW w:w="1071" w:type="dxa"/>
            <w:noWrap/>
            <w:hideMark/>
          </w:tcPr>
          <w:p w14:paraId="5A88B315" w14:textId="74516F16"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45DBADFB" w14:textId="77777777" w:rsidTr="000B0132">
        <w:trPr>
          <w:trHeight w:val="276"/>
        </w:trPr>
        <w:tc>
          <w:tcPr>
            <w:tcW w:w="876" w:type="dxa"/>
            <w:noWrap/>
            <w:hideMark/>
          </w:tcPr>
          <w:p w14:paraId="5E8EB7E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72</w:t>
            </w:r>
          </w:p>
        </w:tc>
        <w:tc>
          <w:tcPr>
            <w:tcW w:w="1388" w:type="dxa"/>
            <w:noWrap/>
            <w:hideMark/>
          </w:tcPr>
          <w:p w14:paraId="2431FA4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cqcsr</w:t>
            </w:r>
          </w:p>
        </w:tc>
        <w:tc>
          <w:tcPr>
            <w:tcW w:w="757" w:type="dxa"/>
            <w:noWrap/>
            <w:hideMark/>
          </w:tcPr>
          <w:p w14:paraId="2C5A413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1D84BE4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Command-queue CSR</w:t>
            </w:r>
          </w:p>
        </w:tc>
        <w:tc>
          <w:tcPr>
            <w:tcW w:w="1071" w:type="dxa"/>
            <w:noWrap/>
            <w:hideMark/>
          </w:tcPr>
          <w:p w14:paraId="0883DDAB" w14:textId="1EB25858"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FCCD27C" w14:textId="77777777" w:rsidTr="000B0132">
        <w:trPr>
          <w:trHeight w:val="276"/>
        </w:trPr>
        <w:tc>
          <w:tcPr>
            <w:tcW w:w="876" w:type="dxa"/>
            <w:noWrap/>
            <w:hideMark/>
          </w:tcPr>
          <w:p w14:paraId="17AE4D4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76</w:t>
            </w:r>
          </w:p>
        </w:tc>
        <w:tc>
          <w:tcPr>
            <w:tcW w:w="1388" w:type="dxa"/>
            <w:noWrap/>
            <w:hideMark/>
          </w:tcPr>
          <w:p w14:paraId="14D66CA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fqcsr</w:t>
            </w:r>
          </w:p>
        </w:tc>
        <w:tc>
          <w:tcPr>
            <w:tcW w:w="757" w:type="dxa"/>
            <w:noWrap/>
            <w:hideMark/>
          </w:tcPr>
          <w:p w14:paraId="011281A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3E03E43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Fault-queue CSR</w:t>
            </w:r>
          </w:p>
        </w:tc>
        <w:tc>
          <w:tcPr>
            <w:tcW w:w="1071" w:type="dxa"/>
            <w:noWrap/>
            <w:hideMark/>
          </w:tcPr>
          <w:p w14:paraId="3656ECF2" w14:textId="3C2488D3"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22294D1D" w14:textId="77777777" w:rsidTr="000B0132">
        <w:trPr>
          <w:trHeight w:val="276"/>
        </w:trPr>
        <w:tc>
          <w:tcPr>
            <w:tcW w:w="876" w:type="dxa"/>
            <w:noWrap/>
            <w:hideMark/>
          </w:tcPr>
          <w:p w14:paraId="2FB3BF55"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80</w:t>
            </w:r>
          </w:p>
        </w:tc>
        <w:tc>
          <w:tcPr>
            <w:tcW w:w="1388" w:type="dxa"/>
            <w:noWrap/>
            <w:hideMark/>
          </w:tcPr>
          <w:p w14:paraId="1DBFE30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pqcsr</w:t>
            </w:r>
          </w:p>
        </w:tc>
        <w:tc>
          <w:tcPr>
            <w:tcW w:w="757" w:type="dxa"/>
            <w:noWrap/>
            <w:hideMark/>
          </w:tcPr>
          <w:p w14:paraId="6574E0B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4FDD217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Page-request-queue CSR</w:t>
            </w:r>
          </w:p>
        </w:tc>
        <w:tc>
          <w:tcPr>
            <w:tcW w:w="1071" w:type="dxa"/>
            <w:noWrap/>
            <w:hideMark/>
          </w:tcPr>
          <w:p w14:paraId="7159EEC1" w14:textId="39AD3BCC"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1E40672" w14:textId="77777777" w:rsidTr="000B0132">
        <w:trPr>
          <w:trHeight w:val="276"/>
        </w:trPr>
        <w:tc>
          <w:tcPr>
            <w:tcW w:w="876" w:type="dxa"/>
            <w:noWrap/>
            <w:hideMark/>
          </w:tcPr>
          <w:p w14:paraId="258013B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84</w:t>
            </w:r>
          </w:p>
        </w:tc>
        <w:tc>
          <w:tcPr>
            <w:tcW w:w="1388" w:type="dxa"/>
            <w:noWrap/>
            <w:hideMark/>
          </w:tcPr>
          <w:p w14:paraId="3D807C6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ipsr</w:t>
            </w:r>
          </w:p>
        </w:tc>
        <w:tc>
          <w:tcPr>
            <w:tcW w:w="757" w:type="dxa"/>
            <w:noWrap/>
            <w:hideMark/>
          </w:tcPr>
          <w:p w14:paraId="0531C5C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617E146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Interrupt pending status register</w:t>
            </w:r>
          </w:p>
        </w:tc>
        <w:tc>
          <w:tcPr>
            <w:tcW w:w="1071" w:type="dxa"/>
            <w:noWrap/>
            <w:hideMark/>
          </w:tcPr>
          <w:p w14:paraId="3CE17F78" w14:textId="1B914ECD"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2C3D7F8" w14:textId="77777777" w:rsidTr="000B0132">
        <w:trPr>
          <w:trHeight w:val="276"/>
        </w:trPr>
        <w:tc>
          <w:tcPr>
            <w:tcW w:w="876" w:type="dxa"/>
            <w:noWrap/>
            <w:hideMark/>
          </w:tcPr>
          <w:p w14:paraId="13D813D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lastRenderedPageBreak/>
              <w:t>88</w:t>
            </w:r>
          </w:p>
        </w:tc>
        <w:tc>
          <w:tcPr>
            <w:tcW w:w="1388" w:type="dxa"/>
            <w:noWrap/>
            <w:hideMark/>
          </w:tcPr>
          <w:p w14:paraId="637CE89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iocountovf</w:t>
            </w:r>
          </w:p>
        </w:tc>
        <w:tc>
          <w:tcPr>
            <w:tcW w:w="757" w:type="dxa"/>
            <w:noWrap/>
            <w:hideMark/>
          </w:tcPr>
          <w:p w14:paraId="49F363A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19441C5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counter overflows</w:t>
            </w:r>
          </w:p>
        </w:tc>
        <w:tc>
          <w:tcPr>
            <w:tcW w:w="1071" w:type="dxa"/>
            <w:noWrap/>
            <w:hideMark/>
          </w:tcPr>
          <w:p w14:paraId="64FF5745" w14:textId="5830C862"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6E334AC4" w14:textId="77777777" w:rsidTr="000B0132">
        <w:trPr>
          <w:trHeight w:val="276"/>
        </w:trPr>
        <w:tc>
          <w:tcPr>
            <w:tcW w:w="876" w:type="dxa"/>
            <w:noWrap/>
            <w:hideMark/>
          </w:tcPr>
          <w:p w14:paraId="1E41202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92</w:t>
            </w:r>
          </w:p>
        </w:tc>
        <w:tc>
          <w:tcPr>
            <w:tcW w:w="1388" w:type="dxa"/>
            <w:noWrap/>
            <w:hideMark/>
          </w:tcPr>
          <w:p w14:paraId="437A866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iocountinh</w:t>
            </w:r>
          </w:p>
        </w:tc>
        <w:tc>
          <w:tcPr>
            <w:tcW w:w="757" w:type="dxa"/>
            <w:noWrap/>
            <w:hideMark/>
          </w:tcPr>
          <w:p w14:paraId="4E83E7C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355F918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counter inhibits</w:t>
            </w:r>
          </w:p>
        </w:tc>
        <w:tc>
          <w:tcPr>
            <w:tcW w:w="1071" w:type="dxa"/>
            <w:noWrap/>
            <w:hideMark/>
          </w:tcPr>
          <w:p w14:paraId="2E5E2EB9" w14:textId="12AE29DA"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32E90557" w14:textId="77777777" w:rsidTr="000B0132">
        <w:trPr>
          <w:trHeight w:val="276"/>
        </w:trPr>
        <w:tc>
          <w:tcPr>
            <w:tcW w:w="876" w:type="dxa"/>
            <w:noWrap/>
            <w:hideMark/>
          </w:tcPr>
          <w:p w14:paraId="40C8400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96</w:t>
            </w:r>
          </w:p>
        </w:tc>
        <w:tc>
          <w:tcPr>
            <w:tcW w:w="1388" w:type="dxa"/>
            <w:noWrap/>
            <w:hideMark/>
          </w:tcPr>
          <w:p w14:paraId="5D4E46D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iohpmcycles</w:t>
            </w:r>
          </w:p>
        </w:tc>
        <w:tc>
          <w:tcPr>
            <w:tcW w:w="757" w:type="dxa"/>
            <w:noWrap/>
            <w:hideMark/>
          </w:tcPr>
          <w:p w14:paraId="1F011D5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08D088E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cycles counter</w:t>
            </w:r>
          </w:p>
        </w:tc>
        <w:tc>
          <w:tcPr>
            <w:tcW w:w="1071" w:type="dxa"/>
            <w:noWrap/>
            <w:hideMark/>
          </w:tcPr>
          <w:p w14:paraId="431FB82A" w14:textId="0E8758EA"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3F1FA0AD" w14:textId="77777777" w:rsidTr="000B0132">
        <w:trPr>
          <w:trHeight w:val="276"/>
        </w:trPr>
        <w:tc>
          <w:tcPr>
            <w:tcW w:w="876" w:type="dxa"/>
            <w:noWrap/>
            <w:hideMark/>
          </w:tcPr>
          <w:p w14:paraId="307EAB8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104</w:t>
            </w:r>
          </w:p>
        </w:tc>
        <w:tc>
          <w:tcPr>
            <w:tcW w:w="1388" w:type="dxa"/>
            <w:noWrap/>
            <w:hideMark/>
          </w:tcPr>
          <w:p w14:paraId="06873A7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iohpmctr1-31</w:t>
            </w:r>
          </w:p>
        </w:tc>
        <w:tc>
          <w:tcPr>
            <w:tcW w:w="757" w:type="dxa"/>
            <w:noWrap/>
            <w:hideMark/>
          </w:tcPr>
          <w:p w14:paraId="0CDB2B65"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248</w:t>
            </w:r>
          </w:p>
        </w:tc>
        <w:tc>
          <w:tcPr>
            <w:tcW w:w="4204" w:type="dxa"/>
            <w:noWrap/>
            <w:hideMark/>
          </w:tcPr>
          <w:p w14:paraId="4F1C89B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event counters</w:t>
            </w:r>
          </w:p>
        </w:tc>
        <w:tc>
          <w:tcPr>
            <w:tcW w:w="1071" w:type="dxa"/>
            <w:noWrap/>
            <w:hideMark/>
          </w:tcPr>
          <w:p w14:paraId="14DB60DC" w14:textId="11BED0D7"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362DB113" w14:textId="77777777" w:rsidTr="000B0132">
        <w:trPr>
          <w:trHeight w:val="276"/>
        </w:trPr>
        <w:tc>
          <w:tcPr>
            <w:tcW w:w="876" w:type="dxa"/>
            <w:noWrap/>
            <w:hideMark/>
          </w:tcPr>
          <w:p w14:paraId="3B63F50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352</w:t>
            </w:r>
          </w:p>
        </w:tc>
        <w:tc>
          <w:tcPr>
            <w:tcW w:w="1388" w:type="dxa"/>
            <w:noWrap/>
            <w:hideMark/>
          </w:tcPr>
          <w:p w14:paraId="04BAC6E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iohpmevt1-31</w:t>
            </w:r>
          </w:p>
        </w:tc>
        <w:tc>
          <w:tcPr>
            <w:tcW w:w="757" w:type="dxa"/>
            <w:noWrap/>
            <w:hideMark/>
          </w:tcPr>
          <w:p w14:paraId="0C6D9E2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248</w:t>
            </w:r>
          </w:p>
        </w:tc>
        <w:tc>
          <w:tcPr>
            <w:tcW w:w="4204" w:type="dxa"/>
            <w:noWrap/>
            <w:hideMark/>
          </w:tcPr>
          <w:p w14:paraId="645A13C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event selector</w:t>
            </w:r>
          </w:p>
        </w:tc>
        <w:tc>
          <w:tcPr>
            <w:tcW w:w="1071" w:type="dxa"/>
            <w:noWrap/>
            <w:hideMark/>
          </w:tcPr>
          <w:p w14:paraId="6EB523DC" w14:textId="22D1DF26"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58B4E94B" w14:textId="77777777" w:rsidTr="000B0132">
        <w:trPr>
          <w:trHeight w:val="276"/>
        </w:trPr>
        <w:tc>
          <w:tcPr>
            <w:tcW w:w="876" w:type="dxa"/>
            <w:noWrap/>
            <w:hideMark/>
          </w:tcPr>
          <w:p w14:paraId="11EEED0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600</w:t>
            </w:r>
          </w:p>
        </w:tc>
        <w:tc>
          <w:tcPr>
            <w:tcW w:w="1388" w:type="dxa"/>
            <w:noWrap/>
            <w:hideMark/>
          </w:tcPr>
          <w:p w14:paraId="16074E0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tr_req_iova</w:t>
            </w:r>
          </w:p>
        </w:tc>
        <w:tc>
          <w:tcPr>
            <w:tcW w:w="757" w:type="dxa"/>
            <w:noWrap/>
            <w:hideMark/>
          </w:tcPr>
          <w:p w14:paraId="3149366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60B8579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Translation-request IOVA</w:t>
            </w:r>
          </w:p>
        </w:tc>
        <w:tc>
          <w:tcPr>
            <w:tcW w:w="1071" w:type="dxa"/>
            <w:noWrap/>
            <w:hideMark/>
          </w:tcPr>
          <w:p w14:paraId="1B063892" w14:textId="5887FD4A"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39C11A92" w14:textId="77777777" w:rsidTr="000B0132">
        <w:trPr>
          <w:trHeight w:val="276"/>
        </w:trPr>
        <w:tc>
          <w:tcPr>
            <w:tcW w:w="876" w:type="dxa"/>
            <w:noWrap/>
            <w:hideMark/>
          </w:tcPr>
          <w:p w14:paraId="2F66BB3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608</w:t>
            </w:r>
          </w:p>
        </w:tc>
        <w:tc>
          <w:tcPr>
            <w:tcW w:w="1388" w:type="dxa"/>
            <w:noWrap/>
            <w:hideMark/>
          </w:tcPr>
          <w:p w14:paraId="1327EB3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tr_req_ctl</w:t>
            </w:r>
          </w:p>
        </w:tc>
        <w:tc>
          <w:tcPr>
            <w:tcW w:w="757" w:type="dxa"/>
            <w:noWrap/>
            <w:hideMark/>
          </w:tcPr>
          <w:p w14:paraId="7D778175"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6CAE559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Translation-request control</w:t>
            </w:r>
          </w:p>
        </w:tc>
        <w:tc>
          <w:tcPr>
            <w:tcW w:w="1071" w:type="dxa"/>
            <w:noWrap/>
            <w:hideMark/>
          </w:tcPr>
          <w:p w14:paraId="77169E3A" w14:textId="2BE6E16F"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7032E1AC" w14:textId="77777777" w:rsidTr="000B0132">
        <w:trPr>
          <w:trHeight w:val="276"/>
        </w:trPr>
        <w:tc>
          <w:tcPr>
            <w:tcW w:w="876" w:type="dxa"/>
            <w:noWrap/>
            <w:hideMark/>
          </w:tcPr>
          <w:p w14:paraId="4025247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616</w:t>
            </w:r>
          </w:p>
        </w:tc>
        <w:tc>
          <w:tcPr>
            <w:tcW w:w="1388" w:type="dxa"/>
            <w:noWrap/>
            <w:hideMark/>
          </w:tcPr>
          <w:p w14:paraId="6BF593E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tr_response</w:t>
            </w:r>
          </w:p>
        </w:tc>
        <w:tc>
          <w:tcPr>
            <w:tcW w:w="757" w:type="dxa"/>
            <w:noWrap/>
            <w:hideMark/>
          </w:tcPr>
          <w:p w14:paraId="473792C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3A06CD5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Translation-request response</w:t>
            </w:r>
          </w:p>
        </w:tc>
        <w:tc>
          <w:tcPr>
            <w:tcW w:w="1071" w:type="dxa"/>
            <w:noWrap/>
            <w:hideMark/>
          </w:tcPr>
          <w:p w14:paraId="32011FEF" w14:textId="1C730186"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16CE4414" w14:textId="77777777" w:rsidTr="000B0132">
        <w:trPr>
          <w:trHeight w:val="276"/>
        </w:trPr>
        <w:tc>
          <w:tcPr>
            <w:tcW w:w="876" w:type="dxa"/>
            <w:noWrap/>
            <w:hideMark/>
          </w:tcPr>
          <w:p w14:paraId="6B08791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624</w:t>
            </w:r>
          </w:p>
        </w:tc>
        <w:tc>
          <w:tcPr>
            <w:tcW w:w="1388" w:type="dxa"/>
            <w:noWrap/>
            <w:hideMark/>
          </w:tcPr>
          <w:p w14:paraId="3F1B7AF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iommu_qosid</w:t>
            </w:r>
          </w:p>
        </w:tc>
        <w:tc>
          <w:tcPr>
            <w:tcW w:w="757" w:type="dxa"/>
            <w:noWrap/>
            <w:hideMark/>
          </w:tcPr>
          <w:p w14:paraId="1C4A4F4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69D0D51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IOMMU QoS ID</w:t>
            </w:r>
          </w:p>
        </w:tc>
        <w:tc>
          <w:tcPr>
            <w:tcW w:w="1071" w:type="dxa"/>
            <w:noWrap/>
            <w:hideMark/>
          </w:tcPr>
          <w:p w14:paraId="0B8C0CA8" w14:textId="76A03C94"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24E04F35" w14:textId="77777777" w:rsidTr="000B0132">
        <w:trPr>
          <w:trHeight w:val="276"/>
        </w:trPr>
        <w:tc>
          <w:tcPr>
            <w:tcW w:w="876" w:type="dxa"/>
            <w:noWrap/>
            <w:hideMark/>
          </w:tcPr>
          <w:p w14:paraId="02166BD7"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628</w:t>
            </w:r>
          </w:p>
        </w:tc>
        <w:tc>
          <w:tcPr>
            <w:tcW w:w="1388" w:type="dxa"/>
            <w:noWrap/>
            <w:hideMark/>
          </w:tcPr>
          <w:p w14:paraId="3133CFE7"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Reserved</w:t>
            </w:r>
          </w:p>
        </w:tc>
        <w:tc>
          <w:tcPr>
            <w:tcW w:w="757" w:type="dxa"/>
            <w:noWrap/>
            <w:hideMark/>
          </w:tcPr>
          <w:p w14:paraId="2BBB9E9F"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60</w:t>
            </w:r>
          </w:p>
        </w:tc>
        <w:tc>
          <w:tcPr>
            <w:tcW w:w="4204" w:type="dxa"/>
            <w:noWrap/>
            <w:hideMark/>
          </w:tcPr>
          <w:p w14:paraId="38B1B9D3"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Reserved for future use (WPRI)</w:t>
            </w:r>
          </w:p>
        </w:tc>
        <w:tc>
          <w:tcPr>
            <w:tcW w:w="1071" w:type="dxa"/>
          </w:tcPr>
          <w:p w14:paraId="57C1121A" w14:textId="4845912A" w:rsidR="005C08C4" w:rsidRPr="000B0132" w:rsidRDefault="00DC599B" w:rsidP="000B0132">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N</w:t>
            </w:r>
          </w:p>
        </w:tc>
      </w:tr>
      <w:tr w:rsidR="005C08C4" w:rsidRPr="00CE764F" w14:paraId="66FE2632" w14:textId="77777777" w:rsidTr="000B0132">
        <w:trPr>
          <w:trHeight w:val="276"/>
        </w:trPr>
        <w:tc>
          <w:tcPr>
            <w:tcW w:w="876" w:type="dxa"/>
            <w:noWrap/>
            <w:hideMark/>
          </w:tcPr>
          <w:p w14:paraId="4C4B5CF9"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688</w:t>
            </w:r>
          </w:p>
        </w:tc>
        <w:tc>
          <w:tcPr>
            <w:tcW w:w="1388" w:type="dxa"/>
            <w:noWrap/>
            <w:hideMark/>
          </w:tcPr>
          <w:p w14:paraId="023AA98F"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custom</w:t>
            </w:r>
          </w:p>
        </w:tc>
        <w:tc>
          <w:tcPr>
            <w:tcW w:w="757" w:type="dxa"/>
            <w:noWrap/>
            <w:hideMark/>
          </w:tcPr>
          <w:p w14:paraId="1F87720C"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72</w:t>
            </w:r>
          </w:p>
        </w:tc>
        <w:tc>
          <w:tcPr>
            <w:tcW w:w="4204" w:type="dxa"/>
            <w:noWrap/>
            <w:hideMark/>
          </w:tcPr>
          <w:p w14:paraId="6615259D"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Designated for custom use (WARL)</w:t>
            </w:r>
          </w:p>
        </w:tc>
        <w:tc>
          <w:tcPr>
            <w:tcW w:w="1071" w:type="dxa"/>
          </w:tcPr>
          <w:p w14:paraId="2A2EF873" w14:textId="518DB1A2" w:rsidR="005C08C4" w:rsidRPr="000B0132" w:rsidRDefault="00DC599B" w:rsidP="000B0132">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N</w:t>
            </w:r>
          </w:p>
        </w:tc>
      </w:tr>
      <w:tr w:rsidR="005C08C4" w:rsidRPr="00CE764F" w14:paraId="41C58D62" w14:textId="77777777" w:rsidTr="000B0132">
        <w:trPr>
          <w:trHeight w:val="276"/>
        </w:trPr>
        <w:tc>
          <w:tcPr>
            <w:tcW w:w="876" w:type="dxa"/>
            <w:noWrap/>
            <w:hideMark/>
          </w:tcPr>
          <w:p w14:paraId="3F0C44E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760</w:t>
            </w:r>
          </w:p>
        </w:tc>
        <w:tc>
          <w:tcPr>
            <w:tcW w:w="1388" w:type="dxa"/>
            <w:noWrap/>
            <w:hideMark/>
          </w:tcPr>
          <w:p w14:paraId="54BB10C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icvec</w:t>
            </w:r>
          </w:p>
        </w:tc>
        <w:tc>
          <w:tcPr>
            <w:tcW w:w="757" w:type="dxa"/>
            <w:noWrap/>
            <w:hideMark/>
          </w:tcPr>
          <w:p w14:paraId="277E8B9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3CBED52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Interrupt cause to vector register</w:t>
            </w:r>
          </w:p>
        </w:tc>
        <w:tc>
          <w:tcPr>
            <w:tcW w:w="1071" w:type="dxa"/>
            <w:noWrap/>
            <w:hideMark/>
          </w:tcPr>
          <w:p w14:paraId="0004588B" w14:textId="61B0F1C8" w:rsidR="00CE764F" w:rsidRPr="000B0132" w:rsidRDefault="00B6093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5231D6A0" w14:textId="77777777" w:rsidTr="000B0132">
        <w:trPr>
          <w:trHeight w:val="276"/>
        </w:trPr>
        <w:tc>
          <w:tcPr>
            <w:tcW w:w="876" w:type="dxa"/>
            <w:noWrap/>
            <w:hideMark/>
          </w:tcPr>
          <w:p w14:paraId="52CDCDF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768</w:t>
            </w:r>
          </w:p>
        </w:tc>
        <w:tc>
          <w:tcPr>
            <w:tcW w:w="1388" w:type="dxa"/>
            <w:noWrap/>
            <w:hideMark/>
          </w:tcPr>
          <w:p w14:paraId="3C63F4A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msi_cfg_tbl</w:t>
            </w:r>
          </w:p>
        </w:tc>
        <w:tc>
          <w:tcPr>
            <w:tcW w:w="757" w:type="dxa"/>
            <w:noWrap/>
            <w:hideMark/>
          </w:tcPr>
          <w:p w14:paraId="61AE1FD5"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256</w:t>
            </w:r>
          </w:p>
        </w:tc>
        <w:tc>
          <w:tcPr>
            <w:tcW w:w="4204" w:type="dxa"/>
            <w:noWrap/>
            <w:hideMark/>
          </w:tcPr>
          <w:p w14:paraId="700814C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MSI Configuration Table</w:t>
            </w:r>
          </w:p>
        </w:tc>
        <w:tc>
          <w:tcPr>
            <w:tcW w:w="1071" w:type="dxa"/>
            <w:noWrap/>
            <w:hideMark/>
          </w:tcPr>
          <w:p w14:paraId="0113084B" w14:textId="5FBEA252"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64D6F1C9" w14:textId="77777777" w:rsidTr="000B0132">
        <w:trPr>
          <w:trHeight w:val="276"/>
        </w:trPr>
        <w:tc>
          <w:tcPr>
            <w:tcW w:w="876" w:type="dxa"/>
            <w:noWrap/>
            <w:hideMark/>
          </w:tcPr>
          <w:p w14:paraId="5D038680"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1024</w:t>
            </w:r>
          </w:p>
        </w:tc>
        <w:tc>
          <w:tcPr>
            <w:tcW w:w="1388" w:type="dxa"/>
            <w:noWrap/>
            <w:hideMark/>
          </w:tcPr>
          <w:p w14:paraId="6B4BC1A7"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Reserved</w:t>
            </w:r>
          </w:p>
        </w:tc>
        <w:tc>
          <w:tcPr>
            <w:tcW w:w="757" w:type="dxa"/>
            <w:noWrap/>
            <w:hideMark/>
          </w:tcPr>
          <w:p w14:paraId="545105C0"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3072</w:t>
            </w:r>
          </w:p>
        </w:tc>
        <w:tc>
          <w:tcPr>
            <w:tcW w:w="4204" w:type="dxa"/>
            <w:noWrap/>
            <w:hideMark/>
          </w:tcPr>
          <w:p w14:paraId="51796CC4"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Reserved for standard use</w:t>
            </w:r>
          </w:p>
        </w:tc>
        <w:tc>
          <w:tcPr>
            <w:tcW w:w="1071" w:type="dxa"/>
          </w:tcPr>
          <w:p w14:paraId="435667BF" w14:textId="28B58961" w:rsidR="005C08C4" w:rsidRPr="000B0132" w:rsidRDefault="00B60934" w:rsidP="000B0132">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N</w:t>
            </w:r>
          </w:p>
        </w:tc>
      </w:tr>
    </w:tbl>
    <w:p w14:paraId="181A87CE" w14:textId="41975162" w:rsidR="00D4331B" w:rsidRDefault="00B153D6" w:rsidP="00CD1C65">
      <w:pPr>
        <w:ind w:firstLineChars="200" w:firstLine="420"/>
      </w:pPr>
      <w:r w:rsidRPr="00BF7B3A">
        <w:rPr>
          <w:rFonts w:hint="eastAsia"/>
        </w:rPr>
        <w:t>IOMMU capabilities</w:t>
      </w:r>
      <w:r>
        <w:rPr>
          <w:rFonts w:hint="eastAsia"/>
        </w:rPr>
        <w:t>寄存器</w:t>
      </w:r>
      <w:r w:rsidR="00D622B3">
        <w:rPr>
          <w:rFonts w:hint="eastAsia"/>
        </w:rPr>
        <w:t>用于向主机上报</w:t>
      </w:r>
      <w:r>
        <w:rPr>
          <w:rFonts w:hint="eastAsia"/>
        </w:rPr>
        <w:t>IOMMU</w:t>
      </w:r>
      <w:r w:rsidR="00D622B3">
        <w:rPr>
          <w:rFonts w:hint="eastAsia"/>
        </w:rPr>
        <w:t>的部分特性</w:t>
      </w:r>
      <w:r w:rsidR="00D4331B">
        <w:rPr>
          <w:rFonts w:hint="eastAsia"/>
        </w:rPr>
        <w:t>，当前版本的</w:t>
      </w:r>
      <w:r w:rsidR="00D4331B">
        <w:rPr>
          <w:rFonts w:hint="eastAsia"/>
        </w:rPr>
        <w:t>IOMMU</w:t>
      </w:r>
      <w:r w:rsidR="00D4331B">
        <w:rPr>
          <w:rFonts w:hint="eastAsia"/>
        </w:rPr>
        <w:t>支持的</w:t>
      </w:r>
      <w:r w:rsidR="00D4331B">
        <w:rPr>
          <w:rFonts w:hint="eastAsia"/>
        </w:rPr>
        <w:t>Capability</w:t>
      </w:r>
      <w:r w:rsidR="00D4331B">
        <w:rPr>
          <w:rFonts w:hint="eastAsia"/>
        </w:rPr>
        <w:t>根据下表中的取值确定。</w:t>
      </w:r>
    </w:p>
    <w:p w14:paraId="720BA9F4" w14:textId="6DB3719D" w:rsidR="006E7492" w:rsidRDefault="00F52AE7" w:rsidP="00CD1C65">
      <w:pPr>
        <w:ind w:firstLineChars="200" w:firstLine="420"/>
      </w:pPr>
      <w:r>
        <w:rPr>
          <w:rFonts w:hint="eastAsia"/>
        </w:rPr>
        <w:t>这些寄存器需要被</w:t>
      </w:r>
      <w:r w:rsidR="00D4331B">
        <w:rPr>
          <w:rFonts w:hint="eastAsia"/>
        </w:rPr>
        <w:t>实现</w:t>
      </w:r>
      <w:r>
        <w:rPr>
          <w:rFonts w:hint="eastAsia"/>
        </w:rPr>
        <w:t>为可通过固件接口读写，寄存器的复位值</w:t>
      </w:r>
      <w:r w:rsidR="00FA51E7">
        <w:rPr>
          <w:rFonts w:hint="eastAsia"/>
        </w:rPr>
        <w:t>按下表中的取值设置</w:t>
      </w:r>
      <w:r w:rsidR="007162BF">
        <w:rPr>
          <w:rFonts w:hint="eastAsia"/>
        </w:rPr>
        <w:t>。这些字段的详细含义请</w:t>
      </w:r>
      <w:r w:rsidR="00B153D6">
        <w:rPr>
          <w:rFonts w:hint="eastAsia"/>
        </w:rPr>
        <w:t>参见</w:t>
      </w:r>
      <w:r w:rsidR="00B153D6">
        <w:rPr>
          <w:rFonts w:hint="eastAsia"/>
        </w:rPr>
        <w:t>&lt;</w:t>
      </w:r>
      <w:r w:rsidR="00B153D6" w:rsidRPr="001830AA">
        <w:t>RISC-V IOMMU Architecture</w:t>
      </w:r>
      <w:r w:rsidR="00B153D6">
        <w:rPr>
          <w:rFonts w:hint="eastAsia"/>
        </w:rPr>
        <w:t xml:space="preserve"> </w:t>
      </w:r>
      <w:r w:rsidR="00B153D6" w:rsidRPr="001830AA">
        <w:t>Specification</w:t>
      </w:r>
      <w:r w:rsidR="00B153D6">
        <w:rPr>
          <w:rFonts w:hint="eastAsia"/>
        </w:rPr>
        <w:t>&gt;</w:t>
      </w:r>
      <w:r w:rsidR="007162BF">
        <w:rPr>
          <w:rFonts w:hint="eastAsia"/>
        </w:rPr>
        <w:t>。</w:t>
      </w:r>
    </w:p>
    <w:p w14:paraId="17406E51" w14:textId="1F784076" w:rsidR="00B153D6" w:rsidRDefault="00B153D6" w:rsidP="00B153D6">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9</w:t>
      </w:r>
      <w:r w:rsidR="00AC63EA">
        <w:fldChar w:fldCharType="end"/>
      </w:r>
      <w:r>
        <w:rPr>
          <w:rFonts w:hint="eastAsia"/>
        </w:rPr>
        <w:t xml:space="preserve"> </w:t>
      </w:r>
      <w:r w:rsidRPr="00BF7B3A">
        <w:rPr>
          <w:rFonts w:hint="eastAsia"/>
        </w:rPr>
        <w:t>IOMMU capabilities</w:t>
      </w:r>
      <w:r>
        <w:rPr>
          <w:rFonts w:hint="eastAsia"/>
        </w:rPr>
        <w:t>寄存器的值</w:t>
      </w:r>
    </w:p>
    <w:tbl>
      <w:tblPr>
        <w:tblStyle w:val="a6"/>
        <w:tblW w:w="0" w:type="auto"/>
        <w:tblLook w:val="04A0" w:firstRow="1" w:lastRow="0" w:firstColumn="1" w:lastColumn="0" w:noHBand="0" w:noVBand="1"/>
      </w:tblPr>
      <w:tblGrid>
        <w:gridCol w:w="704"/>
        <w:gridCol w:w="1276"/>
        <w:gridCol w:w="899"/>
        <w:gridCol w:w="660"/>
        <w:gridCol w:w="4757"/>
      </w:tblGrid>
      <w:tr w:rsidR="008B3A4B" w:rsidRPr="00D3255A" w14:paraId="4F050C6F" w14:textId="77777777" w:rsidTr="00FC3B35">
        <w:trPr>
          <w:trHeight w:val="276"/>
        </w:trPr>
        <w:tc>
          <w:tcPr>
            <w:tcW w:w="704" w:type="dxa"/>
            <w:noWrap/>
            <w:hideMark/>
          </w:tcPr>
          <w:p w14:paraId="2B7C2C9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Bits</w:t>
            </w:r>
          </w:p>
        </w:tc>
        <w:tc>
          <w:tcPr>
            <w:tcW w:w="1276" w:type="dxa"/>
            <w:noWrap/>
            <w:hideMark/>
          </w:tcPr>
          <w:p w14:paraId="55C7ECB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Field</w:t>
            </w:r>
          </w:p>
        </w:tc>
        <w:tc>
          <w:tcPr>
            <w:tcW w:w="899" w:type="dxa"/>
            <w:noWrap/>
            <w:hideMark/>
          </w:tcPr>
          <w:p w14:paraId="71D0B0A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Attribute</w:t>
            </w:r>
          </w:p>
        </w:tc>
        <w:tc>
          <w:tcPr>
            <w:tcW w:w="660" w:type="dxa"/>
          </w:tcPr>
          <w:p w14:paraId="1AC1282D" w14:textId="3FA6BBC6" w:rsidR="00D3255A" w:rsidRPr="00D3255A" w:rsidRDefault="00D3255A"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Value</w:t>
            </w:r>
          </w:p>
        </w:tc>
        <w:tc>
          <w:tcPr>
            <w:tcW w:w="4757" w:type="dxa"/>
            <w:noWrap/>
            <w:hideMark/>
          </w:tcPr>
          <w:p w14:paraId="6E15A26C" w14:textId="2611FA6F"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Description</w:t>
            </w:r>
          </w:p>
        </w:tc>
      </w:tr>
      <w:tr w:rsidR="008B3A4B" w:rsidRPr="00D3255A" w14:paraId="68AF3D51" w14:textId="77777777" w:rsidTr="00FC3B35">
        <w:trPr>
          <w:trHeight w:val="276"/>
        </w:trPr>
        <w:tc>
          <w:tcPr>
            <w:tcW w:w="704" w:type="dxa"/>
            <w:noWrap/>
            <w:hideMark/>
          </w:tcPr>
          <w:p w14:paraId="0FBADA4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7:00</w:t>
            </w:r>
          </w:p>
        </w:tc>
        <w:tc>
          <w:tcPr>
            <w:tcW w:w="1276" w:type="dxa"/>
            <w:noWrap/>
            <w:hideMark/>
          </w:tcPr>
          <w:p w14:paraId="0E54115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version</w:t>
            </w:r>
          </w:p>
        </w:tc>
        <w:tc>
          <w:tcPr>
            <w:tcW w:w="899" w:type="dxa"/>
            <w:noWrap/>
            <w:hideMark/>
          </w:tcPr>
          <w:p w14:paraId="4A28DCC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C323749" w14:textId="77FF2690"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0x10</w:t>
            </w:r>
          </w:p>
        </w:tc>
        <w:tc>
          <w:tcPr>
            <w:tcW w:w="4757" w:type="dxa"/>
            <w:noWrap/>
            <w:hideMark/>
          </w:tcPr>
          <w:p w14:paraId="1CAB0A1A" w14:textId="7F2F147F"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The version field holds the version of the specification implemented by the IOMMU. The low nibble is used to hold the minor version of the specification and the upper nibble is used to hold the major version of the specification. For example, an implementation that supports version 1.0 of the specification reports 0x10.</w:t>
            </w:r>
          </w:p>
        </w:tc>
      </w:tr>
      <w:tr w:rsidR="008B3A4B" w:rsidRPr="00D3255A" w14:paraId="7C0B2E7E" w14:textId="77777777" w:rsidTr="00FC3B35">
        <w:trPr>
          <w:trHeight w:val="276"/>
        </w:trPr>
        <w:tc>
          <w:tcPr>
            <w:tcW w:w="704" w:type="dxa"/>
            <w:noWrap/>
            <w:hideMark/>
          </w:tcPr>
          <w:p w14:paraId="25D03D4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8</w:t>
            </w:r>
          </w:p>
        </w:tc>
        <w:tc>
          <w:tcPr>
            <w:tcW w:w="1276" w:type="dxa"/>
            <w:noWrap/>
            <w:hideMark/>
          </w:tcPr>
          <w:p w14:paraId="40CB48A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Sv32</w:t>
            </w:r>
          </w:p>
        </w:tc>
        <w:tc>
          <w:tcPr>
            <w:tcW w:w="899" w:type="dxa"/>
            <w:noWrap/>
            <w:hideMark/>
          </w:tcPr>
          <w:p w14:paraId="51AFC8B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8533CA5" w14:textId="6E2F915E"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5FB3492D" w14:textId="3D7FBBC5"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32-bit virtual addressing is supported.</w:t>
            </w:r>
          </w:p>
        </w:tc>
      </w:tr>
      <w:tr w:rsidR="008B3A4B" w:rsidRPr="00D3255A" w14:paraId="3B47EA09" w14:textId="77777777" w:rsidTr="00FC3B35">
        <w:trPr>
          <w:trHeight w:val="276"/>
        </w:trPr>
        <w:tc>
          <w:tcPr>
            <w:tcW w:w="704" w:type="dxa"/>
            <w:noWrap/>
            <w:hideMark/>
          </w:tcPr>
          <w:p w14:paraId="54038E3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9</w:t>
            </w:r>
          </w:p>
        </w:tc>
        <w:tc>
          <w:tcPr>
            <w:tcW w:w="1276" w:type="dxa"/>
            <w:noWrap/>
            <w:hideMark/>
          </w:tcPr>
          <w:p w14:paraId="27747462"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Sv39</w:t>
            </w:r>
          </w:p>
        </w:tc>
        <w:tc>
          <w:tcPr>
            <w:tcW w:w="899" w:type="dxa"/>
            <w:noWrap/>
            <w:hideMark/>
          </w:tcPr>
          <w:p w14:paraId="39A18C4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3087DC72" w14:textId="4F3B20D8"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058E3305" w14:textId="5C4A7C1A"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39-bit virtual addressing is supported.</w:t>
            </w:r>
          </w:p>
        </w:tc>
      </w:tr>
      <w:tr w:rsidR="008B3A4B" w:rsidRPr="00D3255A" w14:paraId="661909BD" w14:textId="77777777" w:rsidTr="00FC3B35">
        <w:trPr>
          <w:trHeight w:val="276"/>
        </w:trPr>
        <w:tc>
          <w:tcPr>
            <w:tcW w:w="704" w:type="dxa"/>
            <w:noWrap/>
            <w:hideMark/>
          </w:tcPr>
          <w:p w14:paraId="50EA1CF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10</w:t>
            </w:r>
          </w:p>
        </w:tc>
        <w:tc>
          <w:tcPr>
            <w:tcW w:w="1276" w:type="dxa"/>
            <w:noWrap/>
            <w:hideMark/>
          </w:tcPr>
          <w:p w14:paraId="4066AE7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Sv48</w:t>
            </w:r>
          </w:p>
        </w:tc>
        <w:tc>
          <w:tcPr>
            <w:tcW w:w="899" w:type="dxa"/>
            <w:noWrap/>
            <w:hideMark/>
          </w:tcPr>
          <w:p w14:paraId="3E40BB1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EFBC726" w14:textId="06539300"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545543DB" w14:textId="6720C393"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48-bit virtual addressing is supported. When Sv48 is set, Sv39 must be set.</w:t>
            </w:r>
          </w:p>
        </w:tc>
      </w:tr>
      <w:tr w:rsidR="008B3A4B" w:rsidRPr="00D3255A" w14:paraId="7EC57201" w14:textId="77777777" w:rsidTr="00FC3B35">
        <w:trPr>
          <w:trHeight w:val="276"/>
        </w:trPr>
        <w:tc>
          <w:tcPr>
            <w:tcW w:w="704" w:type="dxa"/>
            <w:noWrap/>
            <w:hideMark/>
          </w:tcPr>
          <w:p w14:paraId="6997880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11</w:t>
            </w:r>
          </w:p>
        </w:tc>
        <w:tc>
          <w:tcPr>
            <w:tcW w:w="1276" w:type="dxa"/>
            <w:noWrap/>
            <w:hideMark/>
          </w:tcPr>
          <w:p w14:paraId="754B463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Sv57</w:t>
            </w:r>
          </w:p>
        </w:tc>
        <w:tc>
          <w:tcPr>
            <w:tcW w:w="899" w:type="dxa"/>
            <w:noWrap/>
            <w:hideMark/>
          </w:tcPr>
          <w:p w14:paraId="63D2AB7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357C4BDF" w14:textId="12775063"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2408C049" w14:textId="4C13FA76"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57-bit virtual addressing is supported. When Sv57 is set, Sv48 must be set.</w:t>
            </w:r>
          </w:p>
        </w:tc>
      </w:tr>
      <w:tr w:rsidR="008B3A4B" w:rsidRPr="00D3255A" w14:paraId="3A2065AD" w14:textId="77777777" w:rsidTr="00FC3B35">
        <w:trPr>
          <w:trHeight w:val="276"/>
        </w:trPr>
        <w:tc>
          <w:tcPr>
            <w:tcW w:w="704" w:type="dxa"/>
            <w:noWrap/>
            <w:hideMark/>
          </w:tcPr>
          <w:p w14:paraId="77B3871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13:12</w:t>
            </w:r>
          </w:p>
        </w:tc>
        <w:tc>
          <w:tcPr>
            <w:tcW w:w="1276" w:type="dxa"/>
            <w:noWrap/>
            <w:hideMark/>
          </w:tcPr>
          <w:p w14:paraId="3D53ACB8"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w:t>
            </w:r>
          </w:p>
        </w:tc>
        <w:tc>
          <w:tcPr>
            <w:tcW w:w="899" w:type="dxa"/>
            <w:noWrap/>
            <w:hideMark/>
          </w:tcPr>
          <w:p w14:paraId="4E15DD7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0F047FA4" w14:textId="001D8D03" w:rsidR="00D3255A" w:rsidRPr="00D3255A" w:rsidRDefault="00CC2AB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37DD26A5" w14:textId="7C777D07"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 for standard use.</w:t>
            </w:r>
          </w:p>
        </w:tc>
      </w:tr>
      <w:tr w:rsidR="008B3A4B" w:rsidRPr="00D3255A" w14:paraId="67DAF24B" w14:textId="77777777" w:rsidTr="00FC3B35">
        <w:trPr>
          <w:trHeight w:val="276"/>
        </w:trPr>
        <w:tc>
          <w:tcPr>
            <w:tcW w:w="704" w:type="dxa"/>
            <w:noWrap/>
            <w:hideMark/>
          </w:tcPr>
          <w:p w14:paraId="07E9809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14</w:t>
            </w:r>
          </w:p>
        </w:tc>
        <w:tc>
          <w:tcPr>
            <w:tcW w:w="1276" w:type="dxa"/>
            <w:noWrap/>
            <w:hideMark/>
          </w:tcPr>
          <w:p w14:paraId="23F77D39"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Svrsw60t59b</w:t>
            </w:r>
          </w:p>
        </w:tc>
        <w:tc>
          <w:tcPr>
            <w:tcW w:w="899" w:type="dxa"/>
            <w:noWrap/>
            <w:hideMark/>
          </w:tcPr>
          <w:p w14:paraId="688BAF0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5C157C47" w14:textId="08B76A49" w:rsidR="00D3255A" w:rsidRPr="00D3255A" w:rsidRDefault="00CC2AB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51C75A2B" w14:textId="3AA16110"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PTE Reserved-for-Software Bits 60-59.</w:t>
            </w:r>
          </w:p>
        </w:tc>
      </w:tr>
      <w:tr w:rsidR="008B3A4B" w:rsidRPr="00D3255A" w14:paraId="6DEA5256" w14:textId="77777777" w:rsidTr="00FC3B35">
        <w:trPr>
          <w:trHeight w:val="276"/>
        </w:trPr>
        <w:tc>
          <w:tcPr>
            <w:tcW w:w="704" w:type="dxa"/>
            <w:noWrap/>
            <w:hideMark/>
          </w:tcPr>
          <w:p w14:paraId="558E1CC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15</w:t>
            </w:r>
          </w:p>
        </w:tc>
        <w:tc>
          <w:tcPr>
            <w:tcW w:w="1276" w:type="dxa"/>
            <w:noWrap/>
            <w:hideMark/>
          </w:tcPr>
          <w:p w14:paraId="47F40AD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Svpbmt</w:t>
            </w:r>
          </w:p>
        </w:tc>
        <w:tc>
          <w:tcPr>
            <w:tcW w:w="899" w:type="dxa"/>
            <w:noWrap/>
            <w:hideMark/>
          </w:tcPr>
          <w:p w14:paraId="784FB0B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1BF3A58B" w14:textId="159F0CEE" w:rsidR="00D3255A" w:rsidRPr="00D3255A" w:rsidRDefault="005055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243A5C0E" w14:textId="3F4D84FD"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memory types.</w:t>
            </w:r>
          </w:p>
        </w:tc>
      </w:tr>
      <w:tr w:rsidR="008B3A4B" w:rsidRPr="00D3255A" w14:paraId="729E9A89" w14:textId="77777777" w:rsidTr="00FC3B35">
        <w:trPr>
          <w:trHeight w:val="276"/>
        </w:trPr>
        <w:tc>
          <w:tcPr>
            <w:tcW w:w="704" w:type="dxa"/>
            <w:noWrap/>
            <w:hideMark/>
          </w:tcPr>
          <w:p w14:paraId="5165917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16</w:t>
            </w:r>
          </w:p>
        </w:tc>
        <w:tc>
          <w:tcPr>
            <w:tcW w:w="1276" w:type="dxa"/>
            <w:noWrap/>
            <w:hideMark/>
          </w:tcPr>
          <w:p w14:paraId="408B9079"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Sv32x4</w:t>
            </w:r>
          </w:p>
        </w:tc>
        <w:tc>
          <w:tcPr>
            <w:tcW w:w="899" w:type="dxa"/>
            <w:noWrap/>
            <w:hideMark/>
          </w:tcPr>
          <w:p w14:paraId="45325BE8"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2420F31" w14:textId="52695C7E" w:rsidR="00D3255A" w:rsidRPr="00D3255A" w:rsidRDefault="00C67A9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37FCA6FA" w14:textId="6D2291D8"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34-bit virtual addressing for second-stage address translation is supported.</w:t>
            </w:r>
          </w:p>
        </w:tc>
      </w:tr>
      <w:tr w:rsidR="008B3A4B" w:rsidRPr="00D3255A" w14:paraId="2BF0A3A1" w14:textId="77777777" w:rsidTr="00FC3B35">
        <w:trPr>
          <w:trHeight w:val="276"/>
        </w:trPr>
        <w:tc>
          <w:tcPr>
            <w:tcW w:w="704" w:type="dxa"/>
            <w:noWrap/>
            <w:hideMark/>
          </w:tcPr>
          <w:p w14:paraId="499B722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17</w:t>
            </w:r>
          </w:p>
        </w:tc>
        <w:tc>
          <w:tcPr>
            <w:tcW w:w="1276" w:type="dxa"/>
            <w:noWrap/>
            <w:hideMark/>
          </w:tcPr>
          <w:p w14:paraId="6B7824A7"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Sv39x4</w:t>
            </w:r>
          </w:p>
        </w:tc>
        <w:tc>
          <w:tcPr>
            <w:tcW w:w="899" w:type="dxa"/>
            <w:noWrap/>
            <w:hideMark/>
          </w:tcPr>
          <w:p w14:paraId="7B23019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0E94E387" w14:textId="0F31CD29" w:rsidR="00D3255A" w:rsidRPr="00D3255A" w:rsidRDefault="00F9576F"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0901FA6B" w14:textId="1B4DB13B"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41-bit virtual addressing for second-stage address translation is supported.</w:t>
            </w:r>
          </w:p>
        </w:tc>
      </w:tr>
      <w:tr w:rsidR="008B3A4B" w:rsidRPr="00D3255A" w14:paraId="5E8952D4" w14:textId="77777777" w:rsidTr="00FC3B35">
        <w:trPr>
          <w:trHeight w:val="276"/>
        </w:trPr>
        <w:tc>
          <w:tcPr>
            <w:tcW w:w="704" w:type="dxa"/>
            <w:noWrap/>
            <w:hideMark/>
          </w:tcPr>
          <w:p w14:paraId="49C2194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18</w:t>
            </w:r>
          </w:p>
        </w:tc>
        <w:tc>
          <w:tcPr>
            <w:tcW w:w="1276" w:type="dxa"/>
            <w:noWrap/>
            <w:hideMark/>
          </w:tcPr>
          <w:p w14:paraId="36507EB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Sv48x4</w:t>
            </w:r>
          </w:p>
        </w:tc>
        <w:tc>
          <w:tcPr>
            <w:tcW w:w="899" w:type="dxa"/>
            <w:noWrap/>
            <w:hideMark/>
          </w:tcPr>
          <w:p w14:paraId="491984E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149234DF" w14:textId="04985665" w:rsidR="00D3255A" w:rsidRPr="00D3255A" w:rsidRDefault="00F9576F"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730D4126" w14:textId="00E96346"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50-bit virtual addressing for second-stage address translation is supported.</w:t>
            </w:r>
          </w:p>
        </w:tc>
      </w:tr>
      <w:tr w:rsidR="008B3A4B" w:rsidRPr="00D3255A" w14:paraId="677C94D2" w14:textId="77777777" w:rsidTr="00FC3B35">
        <w:trPr>
          <w:trHeight w:val="276"/>
        </w:trPr>
        <w:tc>
          <w:tcPr>
            <w:tcW w:w="704" w:type="dxa"/>
            <w:noWrap/>
            <w:hideMark/>
          </w:tcPr>
          <w:p w14:paraId="553B6AF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19</w:t>
            </w:r>
          </w:p>
        </w:tc>
        <w:tc>
          <w:tcPr>
            <w:tcW w:w="1276" w:type="dxa"/>
            <w:noWrap/>
            <w:hideMark/>
          </w:tcPr>
          <w:p w14:paraId="6382E79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Sv57x4</w:t>
            </w:r>
          </w:p>
        </w:tc>
        <w:tc>
          <w:tcPr>
            <w:tcW w:w="899" w:type="dxa"/>
            <w:noWrap/>
            <w:hideMark/>
          </w:tcPr>
          <w:p w14:paraId="2FFC24C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37B9C49E" w14:textId="2F0E35B3" w:rsidR="00D3255A" w:rsidRPr="00D3255A" w:rsidRDefault="00C67A9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771B258D" w14:textId="48030A95"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59-bit virtual addressing for second-stage address translation is supported.</w:t>
            </w:r>
          </w:p>
        </w:tc>
      </w:tr>
      <w:tr w:rsidR="008B3A4B" w:rsidRPr="00D3255A" w14:paraId="6DB6C44A" w14:textId="77777777" w:rsidTr="00FC3B35">
        <w:trPr>
          <w:trHeight w:val="276"/>
        </w:trPr>
        <w:tc>
          <w:tcPr>
            <w:tcW w:w="704" w:type="dxa"/>
            <w:noWrap/>
            <w:hideMark/>
          </w:tcPr>
          <w:p w14:paraId="31662D3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lastRenderedPageBreak/>
              <w:t>20</w:t>
            </w:r>
          </w:p>
        </w:tc>
        <w:tc>
          <w:tcPr>
            <w:tcW w:w="1276" w:type="dxa"/>
            <w:noWrap/>
            <w:hideMark/>
          </w:tcPr>
          <w:p w14:paraId="37E119D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w:t>
            </w:r>
          </w:p>
        </w:tc>
        <w:tc>
          <w:tcPr>
            <w:tcW w:w="899" w:type="dxa"/>
            <w:noWrap/>
            <w:hideMark/>
          </w:tcPr>
          <w:p w14:paraId="51A8B01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049DD43A" w14:textId="63371284" w:rsidR="00D3255A" w:rsidRPr="00D3255A" w:rsidRDefault="00F9576F"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4F78F0B2" w14:textId="6CB8B252"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 for standard use.</w:t>
            </w:r>
          </w:p>
        </w:tc>
      </w:tr>
      <w:tr w:rsidR="008B3A4B" w:rsidRPr="00D3255A" w14:paraId="7A505D9E" w14:textId="77777777" w:rsidTr="00FC3B35">
        <w:trPr>
          <w:trHeight w:val="276"/>
        </w:trPr>
        <w:tc>
          <w:tcPr>
            <w:tcW w:w="704" w:type="dxa"/>
            <w:noWrap/>
            <w:hideMark/>
          </w:tcPr>
          <w:p w14:paraId="17952CB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21</w:t>
            </w:r>
          </w:p>
        </w:tc>
        <w:tc>
          <w:tcPr>
            <w:tcW w:w="1276" w:type="dxa"/>
            <w:noWrap/>
            <w:hideMark/>
          </w:tcPr>
          <w:p w14:paraId="50E2313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AMO_MRIF</w:t>
            </w:r>
          </w:p>
        </w:tc>
        <w:tc>
          <w:tcPr>
            <w:tcW w:w="899" w:type="dxa"/>
            <w:noWrap/>
            <w:hideMark/>
          </w:tcPr>
          <w:p w14:paraId="1085F92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EE12388" w14:textId="52CE4A23" w:rsidR="00D3255A" w:rsidRPr="00D3255A" w:rsidRDefault="00F9576F"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7EB4D4B0" w14:textId="35E35FDB"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Atomic updates to MRIF is supported.</w:t>
            </w:r>
          </w:p>
        </w:tc>
      </w:tr>
      <w:tr w:rsidR="008B3A4B" w:rsidRPr="00D3255A" w14:paraId="2E9D1791" w14:textId="77777777" w:rsidTr="00FC3B35">
        <w:trPr>
          <w:trHeight w:val="276"/>
        </w:trPr>
        <w:tc>
          <w:tcPr>
            <w:tcW w:w="704" w:type="dxa"/>
            <w:noWrap/>
            <w:hideMark/>
          </w:tcPr>
          <w:p w14:paraId="7824760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22</w:t>
            </w:r>
          </w:p>
        </w:tc>
        <w:tc>
          <w:tcPr>
            <w:tcW w:w="1276" w:type="dxa"/>
            <w:noWrap/>
            <w:hideMark/>
          </w:tcPr>
          <w:p w14:paraId="29CFC4B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MSI_FLAT</w:t>
            </w:r>
          </w:p>
        </w:tc>
        <w:tc>
          <w:tcPr>
            <w:tcW w:w="899" w:type="dxa"/>
            <w:noWrap/>
            <w:hideMark/>
          </w:tcPr>
          <w:p w14:paraId="22BAEE9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A1B4EE3" w14:textId="572CDDC9" w:rsidR="00D3255A" w:rsidRPr="00D3255A" w:rsidRDefault="00276736"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7860A4BE" w14:textId="4E1D037A"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MSI address translation using Pass-through mode MSI PTE is supported.</w:t>
            </w:r>
          </w:p>
        </w:tc>
      </w:tr>
      <w:tr w:rsidR="008B3A4B" w:rsidRPr="00D3255A" w14:paraId="1FA4B429" w14:textId="77777777" w:rsidTr="00FC3B35">
        <w:trPr>
          <w:trHeight w:val="276"/>
        </w:trPr>
        <w:tc>
          <w:tcPr>
            <w:tcW w:w="704" w:type="dxa"/>
            <w:noWrap/>
            <w:hideMark/>
          </w:tcPr>
          <w:p w14:paraId="5B9DE9F8"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23</w:t>
            </w:r>
          </w:p>
        </w:tc>
        <w:tc>
          <w:tcPr>
            <w:tcW w:w="1276" w:type="dxa"/>
            <w:noWrap/>
            <w:hideMark/>
          </w:tcPr>
          <w:p w14:paraId="5425B632"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MSI_MRIF</w:t>
            </w:r>
          </w:p>
        </w:tc>
        <w:tc>
          <w:tcPr>
            <w:tcW w:w="899" w:type="dxa"/>
            <w:noWrap/>
            <w:hideMark/>
          </w:tcPr>
          <w:p w14:paraId="45CB739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CC2A75B" w14:textId="7FDE5351" w:rsidR="00D3255A" w:rsidRPr="00D3255A" w:rsidRDefault="00786BCA"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291EDA2D" w14:textId="14AE461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MSI address translation using MRIF mode MSI PTE is supported.</w:t>
            </w:r>
          </w:p>
        </w:tc>
      </w:tr>
      <w:tr w:rsidR="008B3A4B" w:rsidRPr="00D3255A" w14:paraId="249B4CB1" w14:textId="77777777" w:rsidTr="00FC3B35">
        <w:trPr>
          <w:trHeight w:val="276"/>
        </w:trPr>
        <w:tc>
          <w:tcPr>
            <w:tcW w:w="704" w:type="dxa"/>
            <w:noWrap/>
            <w:hideMark/>
          </w:tcPr>
          <w:p w14:paraId="0CA04B22"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24</w:t>
            </w:r>
          </w:p>
        </w:tc>
        <w:tc>
          <w:tcPr>
            <w:tcW w:w="1276" w:type="dxa"/>
            <w:noWrap/>
            <w:hideMark/>
          </w:tcPr>
          <w:p w14:paraId="7C6F20B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AMO_HWAD</w:t>
            </w:r>
          </w:p>
        </w:tc>
        <w:tc>
          <w:tcPr>
            <w:tcW w:w="899" w:type="dxa"/>
            <w:noWrap/>
            <w:hideMark/>
          </w:tcPr>
          <w:p w14:paraId="4E4692E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28617155" w14:textId="18818799" w:rsidR="00D3255A" w:rsidRPr="00D3255A" w:rsidRDefault="008B3A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047F598E" w14:textId="529B3C34"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Atomic updates to PTE accessed (A) and dirty (D) bit is supported.</w:t>
            </w:r>
          </w:p>
        </w:tc>
      </w:tr>
      <w:tr w:rsidR="008B3A4B" w:rsidRPr="00D3255A" w14:paraId="10D71108" w14:textId="77777777" w:rsidTr="00FC3B35">
        <w:trPr>
          <w:trHeight w:val="276"/>
        </w:trPr>
        <w:tc>
          <w:tcPr>
            <w:tcW w:w="704" w:type="dxa"/>
            <w:noWrap/>
            <w:hideMark/>
          </w:tcPr>
          <w:p w14:paraId="74D9ED4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25</w:t>
            </w:r>
          </w:p>
        </w:tc>
        <w:tc>
          <w:tcPr>
            <w:tcW w:w="1276" w:type="dxa"/>
            <w:noWrap/>
            <w:hideMark/>
          </w:tcPr>
          <w:p w14:paraId="67719C5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ATS</w:t>
            </w:r>
          </w:p>
        </w:tc>
        <w:tc>
          <w:tcPr>
            <w:tcW w:w="899" w:type="dxa"/>
            <w:noWrap/>
            <w:hideMark/>
          </w:tcPr>
          <w:p w14:paraId="0C8832C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2F486DD3" w14:textId="28500A68" w:rsidR="00D3255A" w:rsidRPr="00D3255A" w:rsidRDefault="00F52AE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60114027" w14:textId="3D458692"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PCIe Address Translation Services (ATS) and page-request interface (PRI) [4] is supported.</w:t>
            </w:r>
          </w:p>
        </w:tc>
      </w:tr>
      <w:tr w:rsidR="008B3A4B" w:rsidRPr="00D3255A" w14:paraId="62CFAC32" w14:textId="77777777" w:rsidTr="00FC3B35">
        <w:trPr>
          <w:trHeight w:val="276"/>
        </w:trPr>
        <w:tc>
          <w:tcPr>
            <w:tcW w:w="704" w:type="dxa"/>
            <w:noWrap/>
            <w:hideMark/>
          </w:tcPr>
          <w:p w14:paraId="25B512D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26</w:t>
            </w:r>
          </w:p>
        </w:tc>
        <w:tc>
          <w:tcPr>
            <w:tcW w:w="1276" w:type="dxa"/>
            <w:noWrap/>
            <w:hideMark/>
          </w:tcPr>
          <w:p w14:paraId="2EA1492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T2GPA</w:t>
            </w:r>
          </w:p>
        </w:tc>
        <w:tc>
          <w:tcPr>
            <w:tcW w:w="899" w:type="dxa"/>
            <w:noWrap/>
            <w:hideMark/>
          </w:tcPr>
          <w:p w14:paraId="7C81399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E234F50" w14:textId="21AC106C" w:rsidR="00D3255A" w:rsidRPr="00D3255A" w:rsidRDefault="00F52AE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048AFB19" w14:textId="08AA08E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Returning guest-physical-address in ATS translation completions is supported.</w:t>
            </w:r>
          </w:p>
        </w:tc>
      </w:tr>
      <w:tr w:rsidR="008B3A4B" w:rsidRPr="00D3255A" w14:paraId="1924A71C" w14:textId="77777777" w:rsidTr="00FC3B35">
        <w:trPr>
          <w:trHeight w:val="276"/>
        </w:trPr>
        <w:tc>
          <w:tcPr>
            <w:tcW w:w="704" w:type="dxa"/>
            <w:noWrap/>
            <w:hideMark/>
          </w:tcPr>
          <w:p w14:paraId="540DEA42"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27</w:t>
            </w:r>
          </w:p>
        </w:tc>
        <w:tc>
          <w:tcPr>
            <w:tcW w:w="1276" w:type="dxa"/>
            <w:noWrap/>
            <w:hideMark/>
          </w:tcPr>
          <w:p w14:paraId="34E0B5A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END</w:t>
            </w:r>
          </w:p>
        </w:tc>
        <w:tc>
          <w:tcPr>
            <w:tcW w:w="899" w:type="dxa"/>
            <w:noWrap/>
            <w:hideMark/>
          </w:tcPr>
          <w:p w14:paraId="2BA4983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36BBFBE5" w14:textId="60FED480" w:rsidR="00D3255A" w:rsidRPr="00D3255A" w:rsidRDefault="00F52AE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646F33D7" w14:textId="2BA6BD6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When 0, IOMMU supports one endianness (either little or big). When 1, IOMMU supports both endianness. The endianness is defined in the fctl register.</w:t>
            </w:r>
          </w:p>
        </w:tc>
      </w:tr>
      <w:tr w:rsidR="008B3A4B" w:rsidRPr="00D3255A" w14:paraId="5E8AAA5C" w14:textId="77777777" w:rsidTr="00FC3B35">
        <w:trPr>
          <w:trHeight w:val="276"/>
        </w:trPr>
        <w:tc>
          <w:tcPr>
            <w:tcW w:w="704" w:type="dxa"/>
            <w:noWrap/>
            <w:hideMark/>
          </w:tcPr>
          <w:p w14:paraId="2E2B9525" w14:textId="03869A35"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29:28</w:t>
            </w:r>
          </w:p>
        </w:tc>
        <w:tc>
          <w:tcPr>
            <w:tcW w:w="1276" w:type="dxa"/>
            <w:noWrap/>
            <w:hideMark/>
          </w:tcPr>
          <w:p w14:paraId="59057A37"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IGS</w:t>
            </w:r>
          </w:p>
        </w:tc>
        <w:tc>
          <w:tcPr>
            <w:tcW w:w="899" w:type="dxa"/>
            <w:noWrap/>
            <w:hideMark/>
          </w:tcPr>
          <w:p w14:paraId="422E7EA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FE77431" w14:textId="0193A730" w:rsidR="00D3255A" w:rsidRPr="00D3255A" w:rsidRDefault="008B3A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12E2E8FB" w14:textId="77777777" w:rsidR="00FC3B35"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IOMMU interrupt generation support.</w:t>
            </w:r>
          </w:p>
          <w:p w14:paraId="5F527B4B" w14:textId="77777777" w:rsidR="00FC3B35"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Value 0: MSI - IOMMU supports only message-signaled-interrupt generation.</w:t>
            </w:r>
          </w:p>
          <w:p w14:paraId="58F224C7" w14:textId="77777777" w:rsidR="00FC3B35"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Value 1: WSI - IOMMU supports only wire-signaled-interrupt generation.</w:t>
            </w:r>
          </w:p>
          <w:p w14:paraId="0CBD8B03" w14:textId="0A9D8B35"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Value 2: BOTH - IOMMU supports both MSI and WSI generation. The interrupt generation method must be defined in the fctl register. Value 3: 0 - Reserved for standard use</w:t>
            </w:r>
          </w:p>
        </w:tc>
      </w:tr>
      <w:tr w:rsidR="008B3A4B" w:rsidRPr="00D3255A" w14:paraId="286C7242" w14:textId="77777777" w:rsidTr="00FC3B35">
        <w:trPr>
          <w:trHeight w:val="276"/>
        </w:trPr>
        <w:tc>
          <w:tcPr>
            <w:tcW w:w="704" w:type="dxa"/>
            <w:noWrap/>
            <w:hideMark/>
          </w:tcPr>
          <w:p w14:paraId="08B6751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30</w:t>
            </w:r>
          </w:p>
        </w:tc>
        <w:tc>
          <w:tcPr>
            <w:tcW w:w="1276" w:type="dxa"/>
            <w:noWrap/>
            <w:hideMark/>
          </w:tcPr>
          <w:p w14:paraId="5AB611B9"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HPM</w:t>
            </w:r>
          </w:p>
        </w:tc>
        <w:tc>
          <w:tcPr>
            <w:tcW w:w="899" w:type="dxa"/>
            <w:noWrap/>
            <w:hideMark/>
          </w:tcPr>
          <w:p w14:paraId="15D2CC6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D807F53" w14:textId="1925AD6A" w:rsidR="00D3255A" w:rsidRPr="00D3255A" w:rsidRDefault="008B3A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tc>
        <w:tc>
          <w:tcPr>
            <w:tcW w:w="4757" w:type="dxa"/>
            <w:noWrap/>
            <w:hideMark/>
          </w:tcPr>
          <w:p w14:paraId="52F8A8B1" w14:textId="6D616C3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IOMMU implements a hardware performance monitor.</w:t>
            </w:r>
          </w:p>
        </w:tc>
      </w:tr>
      <w:tr w:rsidR="008B3A4B" w:rsidRPr="00D3255A" w14:paraId="009816B5" w14:textId="77777777" w:rsidTr="00FC3B35">
        <w:trPr>
          <w:trHeight w:val="276"/>
        </w:trPr>
        <w:tc>
          <w:tcPr>
            <w:tcW w:w="704" w:type="dxa"/>
            <w:noWrap/>
            <w:hideMark/>
          </w:tcPr>
          <w:p w14:paraId="63680D4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31</w:t>
            </w:r>
          </w:p>
        </w:tc>
        <w:tc>
          <w:tcPr>
            <w:tcW w:w="1276" w:type="dxa"/>
            <w:noWrap/>
            <w:hideMark/>
          </w:tcPr>
          <w:p w14:paraId="29D2BC6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DBG</w:t>
            </w:r>
          </w:p>
        </w:tc>
        <w:tc>
          <w:tcPr>
            <w:tcW w:w="899" w:type="dxa"/>
            <w:noWrap/>
            <w:hideMark/>
          </w:tcPr>
          <w:p w14:paraId="1491AFA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2AE534B5" w14:textId="5C9AC548" w:rsidR="00D3255A" w:rsidRPr="00D3255A" w:rsidRDefault="008B3A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tc>
        <w:tc>
          <w:tcPr>
            <w:tcW w:w="4757" w:type="dxa"/>
            <w:noWrap/>
            <w:hideMark/>
          </w:tcPr>
          <w:p w14:paraId="340D62E7" w14:textId="55A15FCE"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IOMMU supports the translation-request interface</w:t>
            </w:r>
          </w:p>
        </w:tc>
      </w:tr>
      <w:tr w:rsidR="008B3A4B" w:rsidRPr="00D3255A" w14:paraId="7D7D66B3" w14:textId="77777777" w:rsidTr="00FC3B35">
        <w:trPr>
          <w:trHeight w:val="276"/>
        </w:trPr>
        <w:tc>
          <w:tcPr>
            <w:tcW w:w="704" w:type="dxa"/>
            <w:noWrap/>
            <w:hideMark/>
          </w:tcPr>
          <w:p w14:paraId="65ABC89C" w14:textId="3FBD0D55"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37:32</w:t>
            </w:r>
          </w:p>
        </w:tc>
        <w:tc>
          <w:tcPr>
            <w:tcW w:w="1276" w:type="dxa"/>
            <w:noWrap/>
            <w:hideMark/>
          </w:tcPr>
          <w:p w14:paraId="0A3C04F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PAS</w:t>
            </w:r>
          </w:p>
        </w:tc>
        <w:tc>
          <w:tcPr>
            <w:tcW w:w="899" w:type="dxa"/>
            <w:noWrap/>
            <w:hideMark/>
          </w:tcPr>
          <w:p w14:paraId="3B97DD3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185DA8E0" w14:textId="0847EEDE" w:rsidR="00D3255A" w:rsidRPr="00D3255A" w:rsidRDefault="00870D3C"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0x3</w:t>
            </w:r>
            <w:r w:rsidR="00CE7591">
              <w:rPr>
                <w:rFonts w:ascii="等线" w:eastAsia="等线" w:hAnsi="等线" w:cs="等线" w:hint="eastAsia"/>
                <w:color w:val="833C0B"/>
                <w:sz w:val="18"/>
                <w:szCs w:val="16"/>
              </w:rPr>
              <w:t>8</w:t>
            </w:r>
          </w:p>
        </w:tc>
        <w:tc>
          <w:tcPr>
            <w:tcW w:w="4757" w:type="dxa"/>
            <w:noWrap/>
            <w:hideMark/>
          </w:tcPr>
          <w:p w14:paraId="4C0F2EA6" w14:textId="3623D98C"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Physical Address Size supported by the IOMMU.</w:t>
            </w:r>
          </w:p>
        </w:tc>
      </w:tr>
      <w:tr w:rsidR="008B3A4B" w:rsidRPr="00D3255A" w14:paraId="24A9050D" w14:textId="77777777" w:rsidTr="00FC3B35">
        <w:trPr>
          <w:trHeight w:val="276"/>
        </w:trPr>
        <w:tc>
          <w:tcPr>
            <w:tcW w:w="704" w:type="dxa"/>
            <w:noWrap/>
            <w:hideMark/>
          </w:tcPr>
          <w:p w14:paraId="4ED9DD68"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38</w:t>
            </w:r>
          </w:p>
        </w:tc>
        <w:tc>
          <w:tcPr>
            <w:tcW w:w="1276" w:type="dxa"/>
            <w:noWrap/>
            <w:hideMark/>
          </w:tcPr>
          <w:p w14:paraId="170FCCB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PD8</w:t>
            </w:r>
          </w:p>
        </w:tc>
        <w:tc>
          <w:tcPr>
            <w:tcW w:w="899" w:type="dxa"/>
            <w:noWrap/>
            <w:hideMark/>
          </w:tcPr>
          <w:p w14:paraId="542CDAC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C2E649E" w14:textId="6767C343" w:rsidR="00D3255A" w:rsidRPr="00D3255A" w:rsidRDefault="00870D3C"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57D1BF69" w14:textId="5C246B1F"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One level PDT with 8-bit process_id supported.</w:t>
            </w:r>
          </w:p>
        </w:tc>
      </w:tr>
      <w:tr w:rsidR="008B3A4B" w:rsidRPr="00D3255A" w14:paraId="27AE128A" w14:textId="77777777" w:rsidTr="00FC3B35">
        <w:trPr>
          <w:trHeight w:val="276"/>
        </w:trPr>
        <w:tc>
          <w:tcPr>
            <w:tcW w:w="704" w:type="dxa"/>
            <w:noWrap/>
            <w:hideMark/>
          </w:tcPr>
          <w:p w14:paraId="03337867"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39</w:t>
            </w:r>
          </w:p>
        </w:tc>
        <w:tc>
          <w:tcPr>
            <w:tcW w:w="1276" w:type="dxa"/>
            <w:noWrap/>
            <w:hideMark/>
          </w:tcPr>
          <w:p w14:paraId="689EAF2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PD17</w:t>
            </w:r>
          </w:p>
        </w:tc>
        <w:tc>
          <w:tcPr>
            <w:tcW w:w="899" w:type="dxa"/>
            <w:noWrap/>
            <w:hideMark/>
          </w:tcPr>
          <w:p w14:paraId="2AB1692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3099DDA" w14:textId="12BAC1C7" w:rsidR="00D3255A" w:rsidRPr="00D3255A" w:rsidRDefault="00870D3C"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731C81D7" w14:textId="1AD6F1DE"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Two level PDT with 17-bit process_id supported.</w:t>
            </w:r>
          </w:p>
        </w:tc>
      </w:tr>
      <w:tr w:rsidR="008B3A4B" w:rsidRPr="00D3255A" w14:paraId="1257B658" w14:textId="77777777" w:rsidTr="00FC3B35">
        <w:trPr>
          <w:trHeight w:val="276"/>
        </w:trPr>
        <w:tc>
          <w:tcPr>
            <w:tcW w:w="704" w:type="dxa"/>
            <w:noWrap/>
            <w:hideMark/>
          </w:tcPr>
          <w:p w14:paraId="5C09EE4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40</w:t>
            </w:r>
          </w:p>
        </w:tc>
        <w:tc>
          <w:tcPr>
            <w:tcW w:w="1276" w:type="dxa"/>
            <w:noWrap/>
            <w:hideMark/>
          </w:tcPr>
          <w:p w14:paraId="04080CB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PD20</w:t>
            </w:r>
          </w:p>
        </w:tc>
        <w:tc>
          <w:tcPr>
            <w:tcW w:w="899" w:type="dxa"/>
            <w:noWrap/>
            <w:hideMark/>
          </w:tcPr>
          <w:p w14:paraId="43DB9A6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193B32EC" w14:textId="21A89A01" w:rsidR="00D3255A" w:rsidRPr="00D3255A" w:rsidRDefault="00870D3C"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5ABFFCF2" w14:textId="62F9839E"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Three level PDT with 20-bit process_id supported.</w:t>
            </w:r>
          </w:p>
        </w:tc>
      </w:tr>
      <w:tr w:rsidR="008B3A4B" w:rsidRPr="00D3255A" w14:paraId="1E77C0F7" w14:textId="77777777" w:rsidTr="00FC3B35">
        <w:trPr>
          <w:trHeight w:val="276"/>
        </w:trPr>
        <w:tc>
          <w:tcPr>
            <w:tcW w:w="704" w:type="dxa"/>
            <w:noWrap/>
            <w:hideMark/>
          </w:tcPr>
          <w:p w14:paraId="49FB0D0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41</w:t>
            </w:r>
          </w:p>
        </w:tc>
        <w:tc>
          <w:tcPr>
            <w:tcW w:w="1276" w:type="dxa"/>
            <w:noWrap/>
            <w:hideMark/>
          </w:tcPr>
          <w:p w14:paraId="3F30D00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QOSID</w:t>
            </w:r>
          </w:p>
        </w:tc>
        <w:tc>
          <w:tcPr>
            <w:tcW w:w="899" w:type="dxa"/>
            <w:noWrap/>
            <w:hideMark/>
          </w:tcPr>
          <w:p w14:paraId="4EA9F66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EFF7D97" w14:textId="56DCD00D" w:rsidR="00D3255A" w:rsidRPr="00D3255A" w:rsidRDefault="00FC3B35"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tc>
        <w:tc>
          <w:tcPr>
            <w:tcW w:w="4757" w:type="dxa"/>
            <w:noWrap/>
            <w:hideMark/>
          </w:tcPr>
          <w:p w14:paraId="695FE241" w14:textId="0F1D3824"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Associating QoS IDs with requests is supported.</w:t>
            </w:r>
          </w:p>
        </w:tc>
      </w:tr>
      <w:tr w:rsidR="008B3A4B" w:rsidRPr="00D3255A" w14:paraId="140766E7" w14:textId="77777777" w:rsidTr="00FC3B35">
        <w:trPr>
          <w:trHeight w:val="276"/>
        </w:trPr>
        <w:tc>
          <w:tcPr>
            <w:tcW w:w="704" w:type="dxa"/>
            <w:noWrap/>
            <w:hideMark/>
          </w:tcPr>
          <w:p w14:paraId="7332860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42</w:t>
            </w:r>
          </w:p>
        </w:tc>
        <w:tc>
          <w:tcPr>
            <w:tcW w:w="1276" w:type="dxa"/>
            <w:noWrap/>
            <w:hideMark/>
          </w:tcPr>
          <w:p w14:paraId="744D245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NL</w:t>
            </w:r>
          </w:p>
        </w:tc>
        <w:tc>
          <w:tcPr>
            <w:tcW w:w="899" w:type="dxa"/>
            <w:noWrap/>
            <w:hideMark/>
          </w:tcPr>
          <w:p w14:paraId="4E772CD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DE6575C" w14:textId="77777777" w:rsidR="00D3255A" w:rsidRDefault="00EB641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p w14:paraId="464ABB57" w14:textId="095EBE44" w:rsidR="00EB6417" w:rsidRPr="00D3255A" w:rsidRDefault="00EB641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4CFFFFDC" w14:textId="5A81F2C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Non-leaf PTE invalidation extension is supported.</w:t>
            </w:r>
          </w:p>
        </w:tc>
      </w:tr>
      <w:tr w:rsidR="008B3A4B" w:rsidRPr="00D3255A" w14:paraId="6FA5E7D6" w14:textId="77777777" w:rsidTr="00FC3B35">
        <w:trPr>
          <w:trHeight w:val="276"/>
        </w:trPr>
        <w:tc>
          <w:tcPr>
            <w:tcW w:w="704" w:type="dxa"/>
            <w:noWrap/>
            <w:hideMark/>
          </w:tcPr>
          <w:p w14:paraId="7B03666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43</w:t>
            </w:r>
          </w:p>
        </w:tc>
        <w:tc>
          <w:tcPr>
            <w:tcW w:w="1276" w:type="dxa"/>
            <w:noWrap/>
            <w:hideMark/>
          </w:tcPr>
          <w:p w14:paraId="4C7DAB3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w:t>
            </w:r>
          </w:p>
        </w:tc>
        <w:tc>
          <w:tcPr>
            <w:tcW w:w="899" w:type="dxa"/>
            <w:noWrap/>
            <w:hideMark/>
          </w:tcPr>
          <w:p w14:paraId="0C1DE5E7"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2FE7E18" w14:textId="77777777" w:rsidR="00D3255A" w:rsidRDefault="00EB641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p w14:paraId="2F3AB6D6" w14:textId="15FA5158" w:rsidR="00EB6417" w:rsidRPr="00D3255A" w:rsidRDefault="00EB641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720973A1" w14:textId="3C01E1A8"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Address range invalidation extension is supported.</w:t>
            </w:r>
          </w:p>
        </w:tc>
      </w:tr>
      <w:tr w:rsidR="008B3A4B" w:rsidRPr="00D3255A" w14:paraId="16211D41" w14:textId="77777777" w:rsidTr="00FC3B35">
        <w:trPr>
          <w:trHeight w:val="276"/>
        </w:trPr>
        <w:tc>
          <w:tcPr>
            <w:tcW w:w="704" w:type="dxa"/>
            <w:noWrap/>
            <w:hideMark/>
          </w:tcPr>
          <w:p w14:paraId="4ABC02CA" w14:textId="45ED7558"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55:44</w:t>
            </w:r>
          </w:p>
        </w:tc>
        <w:tc>
          <w:tcPr>
            <w:tcW w:w="1276" w:type="dxa"/>
            <w:noWrap/>
            <w:hideMark/>
          </w:tcPr>
          <w:p w14:paraId="29C3D79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w:t>
            </w:r>
          </w:p>
        </w:tc>
        <w:tc>
          <w:tcPr>
            <w:tcW w:w="899" w:type="dxa"/>
            <w:noWrap/>
            <w:hideMark/>
          </w:tcPr>
          <w:p w14:paraId="5931F439"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581900FD" w14:textId="0B100E1C" w:rsidR="00D3255A" w:rsidRPr="00D3255A" w:rsidRDefault="00FC3B35"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6C731608" w14:textId="7A84EA2F"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 for standard use.</w:t>
            </w:r>
          </w:p>
        </w:tc>
      </w:tr>
      <w:tr w:rsidR="008B3A4B" w:rsidRPr="00D3255A" w14:paraId="52956875" w14:textId="77777777" w:rsidTr="00FC3B35">
        <w:trPr>
          <w:trHeight w:val="276"/>
        </w:trPr>
        <w:tc>
          <w:tcPr>
            <w:tcW w:w="704" w:type="dxa"/>
            <w:noWrap/>
            <w:hideMark/>
          </w:tcPr>
          <w:p w14:paraId="0F6C1345" w14:textId="16629C5D"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63:56</w:t>
            </w:r>
          </w:p>
        </w:tc>
        <w:tc>
          <w:tcPr>
            <w:tcW w:w="1276" w:type="dxa"/>
            <w:noWrap/>
            <w:hideMark/>
          </w:tcPr>
          <w:p w14:paraId="402BEA9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custom</w:t>
            </w:r>
          </w:p>
        </w:tc>
        <w:tc>
          <w:tcPr>
            <w:tcW w:w="899" w:type="dxa"/>
            <w:noWrap/>
            <w:hideMark/>
          </w:tcPr>
          <w:p w14:paraId="6FD2DF3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262D6E6C" w14:textId="70265ECF" w:rsidR="00D3255A" w:rsidRPr="00D3255A" w:rsidRDefault="00FC3B35"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07C95A2F" w14:textId="5247C3C0"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Designated for custom use.</w:t>
            </w:r>
          </w:p>
        </w:tc>
      </w:tr>
    </w:tbl>
    <w:p w14:paraId="5ADF9D77" w14:textId="77777777" w:rsidR="00D3255A" w:rsidRDefault="00D3255A" w:rsidP="00CD1C65">
      <w:pPr>
        <w:ind w:firstLineChars="200" w:firstLine="420"/>
      </w:pPr>
    </w:p>
    <w:p w14:paraId="6797A8E1" w14:textId="20021B9A" w:rsidR="005F5A71" w:rsidRDefault="00120A97" w:rsidP="005F5A71">
      <w:pPr>
        <w:pStyle w:val="4"/>
      </w:pPr>
      <w:r>
        <w:rPr>
          <w:rFonts w:hint="eastAsia"/>
        </w:rPr>
        <w:t>IOMMU</w:t>
      </w:r>
      <w:r w:rsidR="005F5A71">
        <w:rPr>
          <w:rFonts w:hint="eastAsia"/>
        </w:rPr>
        <w:t>内部寄存器</w:t>
      </w:r>
    </w:p>
    <w:p w14:paraId="5F872D6A" w14:textId="1556A2AC" w:rsidR="00704744" w:rsidRDefault="00FB735E" w:rsidP="00FF65EA">
      <w:pPr>
        <w:ind w:firstLineChars="200" w:firstLine="420"/>
      </w:pPr>
      <w:r>
        <w:t xml:space="preserve">Top </w:t>
      </w:r>
      <w:r w:rsidR="00A55EF7">
        <w:t>Cfg</w:t>
      </w:r>
      <w:r w:rsidR="00A55EF7">
        <w:rPr>
          <w:rFonts w:hint="eastAsia"/>
        </w:rPr>
        <w:t>寄存器组包含</w:t>
      </w:r>
      <w:r w:rsidR="00780EC6">
        <w:rPr>
          <w:rFonts w:hint="eastAsia"/>
        </w:rPr>
        <w:t>IOMMU</w:t>
      </w:r>
      <w:r w:rsidR="00A55EF7">
        <w:rPr>
          <w:rFonts w:hint="eastAsia"/>
        </w:rPr>
        <w:t>的初始化参数，对这些寄存器的配置一旦被提交，不允许被更改。需要复位</w:t>
      </w:r>
      <w:r w:rsidR="00780EC6">
        <w:rPr>
          <w:rFonts w:hint="eastAsia"/>
        </w:rPr>
        <w:t>IOMMU</w:t>
      </w:r>
      <w:r w:rsidR="00A55EF7">
        <w:rPr>
          <w:rFonts w:hint="eastAsia"/>
        </w:rPr>
        <w:t>才能再次修改该寄存器</w:t>
      </w:r>
      <w:r w:rsidR="00BF32A6">
        <w:rPr>
          <w:rFonts w:hint="eastAsia"/>
        </w:rPr>
        <w:t>。</w:t>
      </w:r>
    </w:p>
    <w:p w14:paraId="38C36B8D" w14:textId="636E8526" w:rsidR="00130A93" w:rsidRDefault="00130A93" w:rsidP="00130A93">
      <w:pPr>
        <w:pStyle w:val="ac"/>
        <w:keepNext/>
        <w:jc w:val="center"/>
      </w:pPr>
      <w:r>
        <w:rPr>
          <w:rFonts w:hint="eastAsia"/>
        </w:rPr>
        <w:lastRenderedPageBreak/>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10</w:t>
      </w:r>
      <w:r w:rsidR="00AC63EA">
        <w:fldChar w:fldCharType="end"/>
      </w:r>
      <w:r>
        <w:t xml:space="preserve"> Controller </w:t>
      </w:r>
      <w:r w:rsidR="00FB735E">
        <w:t xml:space="preserve">Top </w:t>
      </w:r>
      <w:r>
        <w:t>Cfg</w:t>
      </w:r>
      <w:r>
        <w:rPr>
          <w:rFonts w:hint="eastAsia"/>
        </w:rPr>
        <w:t>寄存器组描述</w:t>
      </w:r>
    </w:p>
    <w:tbl>
      <w:tblPr>
        <w:tblStyle w:val="a6"/>
        <w:tblW w:w="0" w:type="auto"/>
        <w:tblLook w:val="04A0" w:firstRow="1" w:lastRow="0" w:firstColumn="1" w:lastColumn="0" w:noHBand="0" w:noVBand="1"/>
      </w:tblPr>
      <w:tblGrid>
        <w:gridCol w:w="706"/>
        <w:gridCol w:w="1557"/>
        <w:gridCol w:w="567"/>
        <w:gridCol w:w="567"/>
        <w:gridCol w:w="4899"/>
      </w:tblGrid>
      <w:tr w:rsidR="00F62EB8" w:rsidRPr="00CD2A9E" w14:paraId="54BA221B" w14:textId="77777777" w:rsidTr="00503164">
        <w:trPr>
          <w:trHeight w:val="276"/>
        </w:trPr>
        <w:tc>
          <w:tcPr>
            <w:tcW w:w="706" w:type="dxa"/>
            <w:vAlign w:val="center"/>
            <w:hideMark/>
          </w:tcPr>
          <w:p w14:paraId="0DCB8DA6"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57" w:type="dxa"/>
            <w:noWrap/>
            <w:vAlign w:val="center"/>
            <w:hideMark/>
          </w:tcPr>
          <w:p w14:paraId="5505C1D7"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58EA3935"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位宽</w:t>
            </w:r>
          </w:p>
        </w:tc>
        <w:tc>
          <w:tcPr>
            <w:tcW w:w="567" w:type="dxa"/>
            <w:noWrap/>
            <w:vAlign w:val="center"/>
            <w:hideMark/>
          </w:tcPr>
          <w:p w14:paraId="2CA199DF"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899" w:type="dxa"/>
            <w:vAlign w:val="center"/>
            <w:hideMark/>
          </w:tcPr>
          <w:p w14:paraId="4E98BDE7"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B02B36" w:rsidRPr="00CD2A9E" w14:paraId="785160B6" w14:textId="77777777" w:rsidTr="00A456F4">
        <w:trPr>
          <w:trHeight w:val="512"/>
        </w:trPr>
        <w:tc>
          <w:tcPr>
            <w:tcW w:w="706" w:type="dxa"/>
            <w:vMerge w:val="restart"/>
            <w:vAlign w:val="center"/>
          </w:tcPr>
          <w:p w14:paraId="45C83B39" w14:textId="3B1D08C6" w:rsidR="00B02B36" w:rsidRDefault="00B02B36" w:rsidP="004651B7">
            <w:pPr>
              <w:pStyle w:val="a5"/>
              <w:ind w:firstLineChars="0" w:firstLine="0"/>
              <w:rPr>
                <w:rFonts w:ascii="等线" w:eastAsia="等线" w:hAnsi="等线" w:cs="等线" w:hint="eastAsia"/>
                <w:color w:val="833C0B"/>
                <w:sz w:val="18"/>
                <w:szCs w:val="16"/>
              </w:rPr>
            </w:pPr>
            <w:r>
              <w:rPr>
                <w:rFonts w:ascii="等线" w:eastAsia="等线" w:hAnsi="等线" w:cs="等线"/>
                <w:color w:val="833C0B"/>
                <w:sz w:val="18"/>
                <w:szCs w:val="16"/>
              </w:rPr>
              <w:t xml:space="preserve">Top </w:t>
            </w:r>
            <w:r w:rsidRPr="00174212">
              <w:rPr>
                <w:rFonts w:ascii="等线" w:eastAsia="等线" w:hAnsi="等线" w:cs="等线" w:hint="eastAsia"/>
                <w:color w:val="833C0B"/>
                <w:sz w:val="18"/>
                <w:szCs w:val="16"/>
              </w:rPr>
              <w:t>Cfg</w:t>
            </w:r>
          </w:p>
        </w:tc>
        <w:tc>
          <w:tcPr>
            <w:tcW w:w="1557" w:type="dxa"/>
            <w:vAlign w:val="center"/>
          </w:tcPr>
          <w:p w14:paraId="2D94DEDD" w14:textId="28892A81" w:rsidR="00B02B36" w:rsidRDefault="00B02B36" w:rsidP="00B02B36">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Mode</w:t>
            </w:r>
          </w:p>
        </w:tc>
        <w:tc>
          <w:tcPr>
            <w:tcW w:w="567" w:type="dxa"/>
            <w:noWrap/>
            <w:vAlign w:val="center"/>
          </w:tcPr>
          <w:p w14:paraId="43368001" w14:textId="31304E29" w:rsidR="00B02B36" w:rsidRPr="00F62EB8" w:rsidRDefault="00B02B36" w:rsidP="00B02B36">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567" w:type="dxa"/>
            <w:noWrap/>
            <w:vAlign w:val="center"/>
          </w:tcPr>
          <w:p w14:paraId="1CD9774A" w14:textId="253356AF" w:rsidR="00B02B36" w:rsidRPr="00F62EB8" w:rsidRDefault="00B02B36" w:rsidP="00B02B36">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3D913E9B" w14:textId="77777777" w:rsidR="00B02B36" w:rsidRDefault="00B02B36" w:rsidP="00B02B36">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与IOMMU关联的多个RP的工作模式：</w:t>
            </w:r>
          </w:p>
          <w:p w14:paraId="081BA1A5" w14:textId="77777777" w:rsidR="00B02B36" w:rsidRDefault="00B02B36" w:rsidP="00B02B36">
            <w:pPr>
              <w:pStyle w:val="a5"/>
              <w:numPr>
                <w:ilvl w:val="0"/>
                <w:numId w:val="68"/>
              </w:numPr>
              <w:ind w:firstLineChars="0"/>
              <w:rPr>
                <w:rFonts w:ascii="等线" w:eastAsia="等线" w:hAnsi="等线" w:cs="等线" w:hint="eastAsia"/>
                <w:color w:val="833C0B"/>
                <w:sz w:val="18"/>
                <w:szCs w:val="16"/>
              </w:rPr>
            </w:pPr>
            <w:r>
              <w:rPr>
                <w:rFonts w:ascii="等线" w:eastAsia="等线" w:hAnsi="等线" w:cs="等线" w:hint="eastAsia"/>
                <w:color w:val="833C0B"/>
                <w:sz w:val="18"/>
                <w:szCs w:val="16"/>
              </w:rPr>
              <w:t>1</w:t>
            </w:r>
            <w:r>
              <w:rPr>
                <w:rFonts w:ascii="等线" w:eastAsia="等线" w:hAnsi="等线" w:cs="等线"/>
                <w:color w:val="833C0B"/>
                <w:sz w:val="18"/>
                <w:szCs w:val="16"/>
              </w:rPr>
              <w:t>’</w:t>
            </w:r>
            <w:r>
              <w:rPr>
                <w:rFonts w:ascii="等线" w:eastAsia="等线" w:hAnsi="等线" w:cs="等线" w:hint="eastAsia"/>
                <w:color w:val="833C0B"/>
                <w:sz w:val="18"/>
                <w:szCs w:val="16"/>
              </w:rPr>
              <w:t>b0：单RC模式，多个RP属于同一个RC，共享同一个BDF编码空间。该模式下，IOMMU根据RPx Sec Bus No和RPx Sub Bus No寄存器的值确定ATS Msg应该被发给哪个RP。</w:t>
            </w:r>
          </w:p>
          <w:p w14:paraId="5DC20BF3" w14:textId="2714E88C" w:rsidR="00B02B36" w:rsidRDefault="00B02B36" w:rsidP="0011497D">
            <w:pPr>
              <w:pStyle w:val="a5"/>
              <w:numPr>
                <w:ilvl w:val="0"/>
                <w:numId w:val="68"/>
              </w:numPr>
              <w:ind w:firstLineChars="0"/>
              <w:rPr>
                <w:rFonts w:ascii="等线" w:eastAsia="等线" w:hAnsi="等线" w:cs="等线" w:hint="eastAsia"/>
                <w:color w:val="833C0B"/>
                <w:sz w:val="18"/>
                <w:szCs w:val="16"/>
              </w:rPr>
            </w:pPr>
            <w:r>
              <w:rPr>
                <w:rFonts w:ascii="等线" w:eastAsia="等线" w:hAnsi="等线" w:cs="等线" w:hint="eastAsia"/>
                <w:color w:val="833C0B"/>
                <w:sz w:val="18"/>
                <w:szCs w:val="16"/>
              </w:rPr>
              <w:t>1</w:t>
            </w:r>
            <w:r>
              <w:rPr>
                <w:rFonts w:ascii="等线" w:eastAsia="等线" w:hAnsi="等线" w:cs="等线"/>
                <w:color w:val="833C0B"/>
                <w:sz w:val="18"/>
                <w:szCs w:val="16"/>
              </w:rPr>
              <w:t>’</w:t>
            </w:r>
            <w:r>
              <w:rPr>
                <w:rFonts w:ascii="等线" w:eastAsia="等线" w:hAnsi="等线" w:cs="等线" w:hint="eastAsia"/>
                <w:color w:val="833C0B"/>
                <w:sz w:val="18"/>
                <w:szCs w:val="16"/>
              </w:rPr>
              <w:t>b1：多RC模式，每个RP是独立的RC，拥有独立的BDF编码空间。该模式下，IOMMU根据RPx Seg No确定ATS Msg应该被发给哪个RP。</w:t>
            </w:r>
          </w:p>
        </w:tc>
      </w:tr>
      <w:tr w:rsidR="00B02B36" w:rsidRPr="00CD2A9E" w14:paraId="70DD5DF8" w14:textId="77777777" w:rsidTr="00A456F4">
        <w:trPr>
          <w:trHeight w:val="512"/>
        </w:trPr>
        <w:tc>
          <w:tcPr>
            <w:tcW w:w="706" w:type="dxa"/>
            <w:vMerge/>
            <w:vAlign w:val="center"/>
            <w:hideMark/>
          </w:tcPr>
          <w:p w14:paraId="03BB41D3" w14:textId="06F68A1C" w:rsidR="00B02B36" w:rsidRPr="00174212" w:rsidRDefault="00B02B36" w:rsidP="00F62EB8">
            <w:pPr>
              <w:pStyle w:val="a5"/>
              <w:ind w:firstLineChars="0" w:firstLine="0"/>
              <w:jc w:val="center"/>
              <w:rPr>
                <w:rFonts w:ascii="等线" w:eastAsia="等线" w:hAnsi="等线" w:cs="等线" w:hint="eastAsia"/>
                <w:color w:val="833C0B"/>
                <w:sz w:val="18"/>
                <w:szCs w:val="16"/>
              </w:rPr>
            </w:pPr>
          </w:p>
        </w:tc>
        <w:tc>
          <w:tcPr>
            <w:tcW w:w="1557" w:type="dxa"/>
            <w:vAlign w:val="center"/>
            <w:hideMark/>
          </w:tcPr>
          <w:p w14:paraId="41D8F13A" w14:textId="14E69353"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 Ring Base</w:t>
            </w:r>
          </w:p>
        </w:tc>
        <w:tc>
          <w:tcPr>
            <w:tcW w:w="567" w:type="dxa"/>
            <w:noWrap/>
            <w:vAlign w:val="center"/>
            <w:hideMark/>
          </w:tcPr>
          <w:p w14:paraId="3AAB130A" w14:textId="78B5D510"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64</w:t>
            </w:r>
          </w:p>
        </w:tc>
        <w:tc>
          <w:tcPr>
            <w:tcW w:w="567" w:type="dxa"/>
            <w:noWrap/>
            <w:vAlign w:val="center"/>
            <w:hideMark/>
          </w:tcPr>
          <w:p w14:paraId="50063FB9" w14:textId="2742080C"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RW</w:t>
            </w:r>
          </w:p>
        </w:tc>
        <w:tc>
          <w:tcPr>
            <w:tcW w:w="4899" w:type="dxa"/>
            <w:vAlign w:val="center"/>
            <w:hideMark/>
          </w:tcPr>
          <w:p w14:paraId="1AC774ED" w14:textId="6ED3C3BB" w:rsidR="00B02B36" w:rsidRPr="00174212" w:rsidRDefault="00B02B36" w:rsidP="00F62EB8">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 Ring的基地址，</w:t>
            </w:r>
            <w:r w:rsidRPr="00F62EB8">
              <w:rPr>
                <w:rFonts w:ascii="等线" w:eastAsia="等线" w:hAnsi="等线" w:cs="等线" w:hint="eastAsia"/>
                <w:color w:val="833C0B"/>
                <w:sz w:val="18"/>
                <w:szCs w:val="16"/>
              </w:rPr>
              <w:t>。</w:t>
            </w:r>
          </w:p>
        </w:tc>
      </w:tr>
      <w:tr w:rsidR="00B02B36" w:rsidRPr="00CD2A9E" w14:paraId="365D6D7C" w14:textId="77777777" w:rsidTr="00BF32A6">
        <w:trPr>
          <w:trHeight w:val="840"/>
        </w:trPr>
        <w:tc>
          <w:tcPr>
            <w:tcW w:w="706" w:type="dxa"/>
            <w:vMerge/>
            <w:vAlign w:val="center"/>
            <w:hideMark/>
          </w:tcPr>
          <w:p w14:paraId="776AE3EF" w14:textId="77777777" w:rsidR="00B02B36" w:rsidRPr="00174212" w:rsidRDefault="00B02B36" w:rsidP="00F62EB8">
            <w:pPr>
              <w:pStyle w:val="a5"/>
              <w:ind w:firstLineChars="0" w:firstLine="0"/>
              <w:jc w:val="center"/>
              <w:rPr>
                <w:rFonts w:ascii="等线" w:eastAsia="等线" w:hAnsi="等线" w:cs="等线" w:hint="eastAsia"/>
                <w:color w:val="833C0B"/>
                <w:sz w:val="18"/>
                <w:szCs w:val="16"/>
              </w:rPr>
            </w:pPr>
          </w:p>
        </w:tc>
        <w:tc>
          <w:tcPr>
            <w:tcW w:w="1557" w:type="dxa"/>
            <w:vAlign w:val="center"/>
          </w:tcPr>
          <w:p w14:paraId="5AB736F1" w14:textId="5F64BA1E"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 Ring Depth</w:t>
            </w:r>
          </w:p>
        </w:tc>
        <w:tc>
          <w:tcPr>
            <w:tcW w:w="567" w:type="dxa"/>
            <w:noWrap/>
            <w:vAlign w:val="center"/>
          </w:tcPr>
          <w:p w14:paraId="41C3A3C7" w14:textId="79240B5A"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16</w:t>
            </w:r>
          </w:p>
        </w:tc>
        <w:tc>
          <w:tcPr>
            <w:tcW w:w="567" w:type="dxa"/>
            <w:noWrap/>
            <w:vAlign w:val="center"/>
          </w:tcPr>
          <w:p w14:paraId="096ED62C" w14:textId="1E71A6DE"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7C1B1765" w14:textId="282EDFC1" w:rsidR="00B02B36" w:rsidRPr="00174212" w:rsidRDefault="00B02B36" w:rsidP="00F62EB8">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 Ring的深度，单位：Entry</w:t>
            </w:r>
          </w:p>
        </w:tc>
      </w:tr>
      <w:tr w:rsidR="00B02B36" w:rsidRPr="00CD2A9E" w14:paraId="7604FEC3" w14:textId="77777777" w:rsidTr="003C11EC">
        <w:trPr>
          <w:trHeight w:val="365"/>
        </w:trPr>
        <w:tc>
          <w:tcPr>
            <w:tcW w:w="706" w:type="dxa"/>
            <w:vMerge/>
            <w:vAlign w:val="center"/>
          </w:tcPr>
          <w:p w14:paraId="483B6349"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295CCDB9" w14:textId="49C2F203" w:rsidR="00B02B36" w:rsidRPr="00F62EB8" w:rsidRDefault="00C26810" w:rsidP="003C11EC">
            <w:pPr>
              <w:pStyle w:val="a5"/>
              <w:ind w:firstLineChars="0" w:firstLine="0"/>
              <w:jc w:val="center"/>
              <w:rPr>
                <w:rFonts w:ascii="等线" w:eastAsia="等线" w:hAnsi="等线" w:cs="等线" w:hint="eastAsia"/>
                <w:color w:val="833C0B"/>
                <w:sz w:val="18"/>
                <w:szCs w:val="16"/>
              </w:rPr>
            </w:pPr>
            <w:ins w:id="2084" w:author="Shuqing Li (李树青)" w:date="2026-04-25T10:43:00Z">
              <w:r>
                <w:rPr>
                  <w:rFonts w:ascii="等线" w:eastAsia="等线" w:hAnsi="等线" w:cs="等线" w:hint="eastAsia"/>
                  <w:color w:val="833C0B"/>
                  <w:sz w:val="18"/>
                  <w:szCs w:val="16"/>
                </w:rPr>
                <w:t>INT Out Port</w:t>
              </w:r>
            </w:ins>
          </w:p>
        </w:tc>
        <w:tc>
          <w:tcPr>
            <w:tcW w:w="567" w:type="dxa"/>
            <w:noWrap/>
            <w:vAlign w:val="center"/>
          </w:tcPr>
          <w:p w14:paraId="684D02C1" w14:textId="307CE00A" w:rsidR="00B02B36" w:rsidRPr="00F62EB8" w:rsidRDefault="00C26810" w:rsidP="003C11EC">
            <w:pPr>
              <w:pStyle w:val="a5"/>
              <w:ind w:firstLineChars="0" w:firstLine="0"/>
              <w:jc w:val="center"/>
              <w:rPr>
                <w:rFonts w:ascii="等线" w:eastAsia="等线" w:hAnsi="等线" w:cs="等线" w:hint="eastAsia"/>
                <w:color w:val="833C0B"/>
                <w:sz w:val="18"/>
                <w:szCs w:val="16"/>
              </w:rPr>
            </w:pPr>
            <w:ins w:id="2085" w:author="Shuqing Li (李树青)" w:date="2026-04-25T10:44:00Z">
              <w:r>
                <w:rPr>
                  <w:rFonts w:ascii="等线" w:eastAsia="等线" w:hAnsi="等线" w:cs="等线" w:hint="eastAsia"/>
                  <w:color w:val="833C0B"/>
                  <w:sz w:val="18"/>
                  <w:szCs w:val="16"/>
                </w:rPr>
                <w:t>1</w:t>
              </w:r>
            </w:ins>
          </w:p>
        </w:tc>
        <w:tc>
          <w:tcPr>
            <w:tcW w:w="567" w:type="dxa"/>
            <w:noWrap/>
            <w:vAlign w:val="center"/>
          </w:tcPr>
          <w:p w14:paraId="6D6F8A11" w14:textId="504B0151" w:rsidR="00B02B36" w:rsidRPr="00F62EB8" w:rsidRDefault="00C26810" w:rsidP="003C11EC">
            <w:pPr>
              <w:pStyle w:val="a5"/>
              <w:ind w:firstLineChars="0" w:firstLine="0"/>
              <w:jc w:val="center"/>
              <w:rPr>
                <w:rFonts w:ascii="等线" w:eastAsia="等线" w:hAnsi="等线" w:cs="等线" w:hint="eastAsia"/>
                <w:color w:val="833C0B"/>
                <w:sz w:val="18"/>
                <w:szCs w:val="16"/>
              </w:rPr>
            </w:pPr>
            <w:ins w:id="2086" w:author="Shuqing Li (李树青)" w:date="2026-04-25T10:44:00Z">
              <w:r>
                <w:rPr>
                  <w:rFonts w:ascii="等线" w:eastAsia="等线" w:hAnsi="等线" w:cs="等线" w:hint="eastAsia"/>
                  <w:color w:val="833C0B"/>
                  <w:sz w:val="18"/>
                  <w:szCs w:val="16"/>
                </w:rPr>
                <w:t>RW</w:t>
              </w:r>
            </w:ins>
          </w:p>
        </w:tc>
        <w:tc>
          <w:tcPr>
            <w:tcW w:w="4899" w:type="dxa"/>
            <w:vAlign w:val="center"/>
          </w:tcPr>
          <w:p w14:paraId="4BFF5A71" w14:textId="77777777" w:rsidR="00B02B36" w:rsidRDefault="00250F69" w:rsidP="003C11EC">
            <w:pPr>
              <w:pStyle w:val="a5"/>
              <w:ind w:firstLineChars="0" w:firstLine="0"/>
              <w:rPr>
                <w:ins w:id="2087" w:author="Shuqing Li (李树青)" w:date="2026-04-25T10:44:00Z"/>
                <w:rFonts w:ascii="等线" w:eastAsia="等线" w:hAnsi="等线" w:cs="等线" w:hint="eastAsia"/>
                <w:color w:val="833C0B"/>
                <w:sz w:val="18"/>
                <w:szCs w:val="16"/>
              </w:rPr>
            </w:pPr>
            <w:ins w:id="2088" w:author="Shuqing Li (李树青)" w:date="2026-04-25T10:44:00Z">
              <w:r>
                <w:rPr>
                  <w:rFonts w:ascii="等线" w:eastAsia="等线" w:hAnsi="等线" w:cs="等线" w:hint="eastAsia"/>
                  <w:color w:val="833C0B"/>
                  <w:sz w:val="18"/>
                  <w:szCs w:val="16"/>
                </w:rPr>
                <w:t>IOMMU协议定义</w:t>
              </w:r>
              <w:r w:rsidR="00C26810">
                <w:rPr>
                  <w:rFonts w:ascii="等线" w:eastAsia="等线" w:hAnsi="等线" w:cs="等线" w:hint="eastAsia"/>
                  <w:color w:val="833C0B"/>
                  <w:sz w:val="18"/>
                  <w:szCs w:val="16"/>
                </w:rPr>
                <w:t>由IOMMU</w:t>
              </w:r>
              <w:r>
                <w:rPr>
                  <w:rFonts w:ascii="等线" w:eastAsia="等线" w:hAnsi="等线" w:cs="等线" w:hint="eastAsia"/>
                  <w:color w:val="833C0B"/>
                  <w:sz w:val="18"/>
                  <w:szCs w:val="16"/>
                </w:rPr>
                <w:t>自己产生的中断通过哪一个接口输出：</w:t>
              </w:r>
            </w:ins>
          </w:p>
          <w:p w14:paraId="5B8FFA75" w14:textId="51485269" w:rsidR="00250F69" w:rsidRDefault="00250F69" w:rsidP="003C11EC">
            <w:pPr>
              <w:pStyle w:val="a5"/>
              <w:ind w:firstLineChars="0" w:firstLine="0"/>
              <w:rPr>
                <w:ins w:id="2089" w:author="Shuqing Li (李树青)" w:date="2026-04-25T10:45:00Z"/>
                <w:rFonts w:ascii="等线" w:eastAsia="等线" w:hAnsi="等线" w:cs="等线" w:hint="eastAsia"/>
                <w:color w:val="833C0B"/>
                <w:sz w:val="18"/>
                <w:szCs w:val="16"/>
              </w:rPr>
            </w:pPr>
            <w:ins w:id="2090" w:author="Shuqing Li (李树青)" w:date="2026-04-25T10:44:00Z">
              <w:r>
                <w:rPr>
                  <w:rFonts w:ascii="等线" w:eastAsia="等线" w:hAnsi="等线" w:cs="等线" w:hint="eastAsia"/>
                  <w:color w:val="833C0B"/>
                  <w:sz w:val="18"/>
                  <w:szCs w:val="16"/>
                </w:rPr>
                <w:t>1</w:t>
              </w:r>
              <w:r>
                <w:rPr>
                  <w:rFonts w:ascii="等线" w:eastAsia="等线" w:hAnsi="等线" w:cs="等线"/>
                  <w:color w:val="833C0B"/>
                  <w:sz w:val="18"/>
                  <w:szCs w:val="16"/>
                </w:rPr>
                <w:t>’</w:t>
              </w:r>
              <w:r>
                <w:rPr>
                  <w:rFonts w:ascii="等线" w:eastAsia="等线" w:hAnsi="等线" w:cs="等线" w:hint="eastAsia"/>
                  <w:color w:val="833C0B"/>
                  <w:sz w:val="18"/>
                  <w:szCs w:val="16"/>
                </w:rPr>
                <w:t>b0</w:t>
              </w:r>
            </w:ins>
            <w:ins w:id="2091" w:author="Shuqing Li (李树青)" w:date="2026-04-25T10:45:00Z">
              <w:r>
                <w:rPr>
                  <w:rFonts w:ascii="等线" w:eastAsia="等线" w:hAnsi="等线" w:cs="等线" w:hint="eastAsia"/>
                  <w:color w:val="833C0B"/>
                  <w:sz w:val="18"/>
                  <w:szCs w:val="16"/>
                </w:rPr>
                <w:t xml:space="preserve">: </w:t>
              </w:r>
            </w:ins>
            <w:ins w:id="2092" w:author="Shuqing Li (李树青)" w:date="2026-04-25T10:44:00Z">
              <w:r>
                <w:rPr>
                  <w:rFonts w:ascii="等线" w:eastAsia="等线" w:hAnsi="等线" w:cs="等线" w:hint="eastAsia"/>
                  <w:color w:val="833C0B"/>
                  <w:sz w:val="18"/>
                  <w:szCs w:val="16"/>
                </w:rPr>
                <w:t>通过AXI Stream接口输出</w:t>
              </w:r>
            </w:ins>
            <w:ins w:id="2093" w:author="Shuqing Li (李树青)" w:date="2026-04-25T10:45:00Z">
              <w:r>
                <w:rPr>
                  <w:rFonts w:ascii="等线" w:eastAsia="等线" w:hAnsi="等线" w:cs="等线" w:hint="eastAsia"/>
                  <w:color w:val="833C0B"/>
                  <w:sz w:val="18"/>
                  <w:szCs w:val="16"/>
                </w:rPr>
                <w:t>；</w:t>
              </w:r>
            </w:ins>
          </w:p>
          <w:p w14:paraId="72FB2EC1" w14:textId="77777777" w:rsidR="00250F69" w:rsidRDefault="00250F69" w:rsidP="003C11EC">
            <w:pPr>
              <w:pStyle w:val="a5"/>
              <w:ind w:firstLineChars="0" w:firstLine="0"/>
              <w:rPr>
                <w:ins w:id="2094" w:author="Shuqing Li (李树青)" w:date="2026-04-25T10:45:00Z"/>
                <w:rFonts w:ascii="等线" w:eastAsia="等线" w:hAnsi="等线" w:cs="等线" w:hint="eastAsia"/>
                <w:color w:val="833C0B"/>
                <w:sz w:val="18"/>
                <w:szCs w:val="16"/>
              </w:rPr>
            </w:pPr>
            <w:ins w:id="2095" w:author="Shuqing Li (李树青)" w:date="2026-04-25T10:45:00Z">
              <w:r>
                <w:rPr>
                  <w:rFonts w:ascii="等线" w:eastAsia="等线" w:hAnsi="等线" w:cs="等线" w:hint="eastAsia"/>
                  <w:color w:val="833C0B"/>
                  <w:sz w:val="18"/>
                  <w:szCs w:val="16"/>
                </w:rPr>
                <w:t>1</w:t>
              </w:r>
              <w:r>
                <w:rPr>
                  <w:rFonts w:ascii="等线" w:eastAsia="等线" w:hAnsi="等线" w:cs="等线"/>
                  <w:color w:val="833C0B"/>
                  <w:sz w:val="18"/>
                  <w:szCs w:val="16"/>
                </w:rPr>
                <w:t>’</w:t>
              </w:r>
              <w:r>
                <w:rPr>
                  <w:rFonts w:ascii="等线" w:eastAsia="等线" w:hAnsi="等线" w:cs="等线" w:hint="eastAsia"/>
                  <w:color w:val="833C0B"/>
                  <w:sz w:val="18"/>
                  <w:szCs w:val="16"/>
                </w:rPr>
                <w:t>b1: 通过AXI Master 2接口输出</w:t>
              </w:r>
            </w:ins>
          </w:p>
          <w:p w14:paraId="6B1093DA" w14:textId="3A43BE8D" w:rsidR="00711F3C" w:rsidRPr="00F62EB8" w:rsidRDefault="00711F3C" w:rsidP="003C11EC">
            <w:pPr>
              <w:pStyle w:val="a5"/>
              <w:ind w:firstLineChars="0" w:firstLine="0"/>
              <w:rPr>
                <w:rFonts w:ascii="等线" w:eastAsia="等线" w:hAnsi="等线" w:cs="等线" w:hint="eastAsia"/>
                <w:color w:val="833C0B"/>
                <w:sz w:val="18"/>
                <w:szCs w:val="16"/>
              </w:rPr>
            </w:pPr>
            <w:ins w:id="2096" w:author="Shuqing Li (李树青)" w:date="2026-04-25T10:45:00Z">
              <w:r>
                <w:rPr>
                  <w:rFonts w:ascii="等线" w:eastAsia="等线" w:hAnsi="等线" w:cs="等线" w:hint="eastAsia"/>
                  <w:color w:val="833C0B"/>
                  <w:sz w:val="18"/>
                  <w:szCs w:val="16"/>
                </w:rPr>
                <w:t>该配置不影响由设备发起的、经过IOMMU转换的MSI中断。</w:t>
              </w:r>
            </w:ins>
          </w:p>
        </w:tc>
      </w:tr>
      <w:tr w:rsidR="00B02B36" w:rsidRPr="00CD2A9E" w14:paraId="4E46FD01" w14:textId="77777777" w:rsidTr="003C11EC">
        <w:trPr>
          <w:trHeight w:val="285"/>
        </w:trPr>
        <w:tc>
          <w:tcPr>
            <w:tcW w:w="706" w:type="dxa"/>
            <w:vMerge/>
            <w:vAlign w:val="center"/>
          </w:tcPr>
          <w:p w14:paraId="000D2605"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137832FC" w14:textId="1275CE1C"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548A4A0" w14:textId="5084D1EA"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EE03C4D" w14:textId="0C3B0D95"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4899" w:type="dxa"/>
            <w:vAlign w:val="center"/>
          </w:tcPr>
          <w:p w14:paraId="0B7623C5" w14:textId="27B2AA46" w:rsidR="00B02B36" w:rsidRPr="00F62EB8" w:rsidRDefault="00B02B36" w:rsidP="003C11EC">
            <w:pPr>
              <w:pStyle w:val="a5"/>
              <w:ind w:firstLineChars="0" w:firstLine="0"/>
              <w:rPr>
                <w:rFonts w:ascii="等线" w:eastAsia="等线" w:hAnsi="等线" w:cs="等线" w:hint="eastAsia"/>
                <w:color w:val="833C0B"/>
                <w:sz w:val="18"/>
                <w:szCs w:val="16"/>
              </w:rPr>
            </w:pPr>
          </w:p>
        </w:tc>
      </w:tr>
      <w:tr w:rsidR="00B02B36" w:rsidRPr="00CD2A9E" w14:paraId="7AFC86BF" w14:textId="77777777" w:rsidTr="003C11EC">
        <w:trPr>
          <w:trHeight w:val="375"/>
        </w:trPr>
        <w:tc>
          <w:tcPr>
            <w:tcW w:w="706" w:type="dxa"/>
            <w:vMerge/>
            <w:vAlign w:val="center"/>
          </w:tcPr>
          <w:p w14:paraId="08CCADEF"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2F396F36" w14:textId="7E5477E3"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96C25BC" w14:textId="2A36407B"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4F08333" w14:textId="1CDB7578"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4899" w:type="dxa"/>
            <w:vAlign w:val="center"/>
          </w:tcPr>
          <w:p w14:paraId="29E61691" w14:textId="4C70C251" w:rsidR="00B02B36" w:rsidRPr="00F62EB8" w:rsidRDefault="00B02B36" w:rsidP="003C11EC">
            <w:pPr>
              <w:pStyle w:val="a5"/>
              <w:ind w:firstLineChars="0" w:firstLine="0"/>
              <w:rPr>
                <w:rFonts w:ascii="等线" w:eastAsia="等线" w:hAnsi="等线" w:cs="等线" w:hint="eastAsia"/>
                <w:color w:val="833C0B"/>
                <w:sz w:val="18"/>
                <w:szCs w:val="16"/>
              </w:rPr>
            </w:pPr>
          </w:p>
        </w:tc>
      </w:tr>
      <w:tr w:rsidR="00B02B36" w:rsidRPr="00CD2A9E" w14:paraId="0A1DE84F" w14:textId="77777777" w:rsidTr="003C11EC">
        <w:trPr>
          <w:trHeight w:val="423"/>
        </w:trPr>
        <w:tc>
          <w:tcPr>
            <w:tcW w:w="706" w:type="dxa"/>
            <w:vMerge/>
            <w:vAlign w:val="center"/>
          </w:tcPr>
          <w:p w14:paraId="3F067634"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75F16E0C" w14:textId="6A8AEA2D"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A17B54D" w14:textId="4AC10934"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A931707" w14:textId="47E8D85B"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4899" w:type="dxa"/>
            <w:vAlign w:val="center"/>
          </w:tcPr>
          <w:p w14:paraId="47E72908" w14:textId="09882B11" w:rsidR="00B02B36" w:rsidRPr="00F62EB8" w:rsidRDefault="00B02B36" w:rsidP="003C11EC">
            <w:pPr>
              <w:pStyle w:val="a5"/>
              <w:ind w:firstLineChars="0" w:firstLine="0"/>
              <w:rPr>
                <w:rFonts w:ascii="等线" w:eastAsia="等线" w:hAnsi="等线" w:cs="等线" w:hint="eastAsia"/>
                <w:color w:val="833C0B"/>
                <w:sz w:val="18"/>
                <w:szCs w:val="16"/>
              </w:rPr>
            </w:pPr>
          </w:p>
        </w:tc>
      </w:tr>
      <w:tr w:rsidR="00B02B36" w:rsidRPr="00CD2A9E" w14:paraId="4323B13A" w14:textId="77777777" w:rsidTr="003C11EC">
        <w:trPr>
          <w:trHeight w:val="840"/>
        </w:trPr>
        <w:tc>
          <w:tcPr>
            <w:tcW w:w="706" w:type="dxa"/>
            <w:vMerge/>
            <w:vAlign w:val="center"/>
          </w:tcPr>
          <w:p w14:paraId="0497E059"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51867545" w14:textId="7993F1D8" w:rsidR="00B02B36" w:rsidRPr="00F62EB8" w:rsidRDefault="00981981" w:rsidP="003C11EC">
            <w:pPr>
              <w:pStyle w:val="a5"/>
              <w:ind w:firstLineChars="0" w:firstLine="0"/>
              <w:jc w:val="center"/>
              <w:rPr>
                <w:rFonts w:ascii="等线" w:eastAsia="等线" w:hAnsi="等线" w:cs="等线" w:hint="eastAsia"/>
                <w:color w:val="833C0B"/>
                <w:sz w:val="18"/>
                <w:szCs w:val="16"/>
              </w:rPr>
            </w:pPr>
            <w:ins w:id="2097" w:author="Gavin Ma (马国臣)-人工智能研究院" w:date="2026-04-24T09:50:00Z">
              <w:r w:rsidRPr="00981981">
                <w:rPr>
                  <w:rFonts w:ascii="等线" w:eastAsia="等线" w:hAnsi="等线" w:cs="等线"/>
                  <w:color w:val="833C0B"/>
                  <w:sz w:val="18"/>
                  <w:szCs w:val="16"/>
                </w:rPr>
                <w:t>Prefetch Depth</w:t>
              </w:r>
            </w:ins>
          </w:p>
        </w:tc>
        <w:tc>
          <w:tcPr>
            <w:tcW w:w="567" w:type="dxa"/>
            <w:noWrap/>
            <w:vAlign w:val="center"/>
          </w:tcPr>
          <w:p w14:paraId="2E4DC816" w14:textId="608401B1" w:rsidR="00B02B36" w:rsidRPr="00F62EB8" w:rsidRDefault="00981981" w:rsidP="003C11EC">
            <w:pPr>
              <w:pStyle w:val="a5"/>
              <w:ind w:firstLineChars="0" w:firstLine="0"/>
              <w:jc w:val="center"/>
              <w:rPr>
                <w:rFonts w:ascii="等线" w:eastAsia="等线" w:hAnsi="等线" w:cs="等线" w:hint="eastAsia"/>
                <w:color w:val="833C0B"/>
                <w:sz w:val="18"/>
                <w:szCs w:val="16"/>
              </w:rPr>
            </w:pPr>
            <w:ins w:id="2098" w:author="Gavin Ma (马国臣)-人工智能研究院" w:date="2026-04-24T09:50:00Z">
              <w:r>
                <w:rPr>
                  <w:rFonts w:ascii="等线" w:eastAsia="等线" w:hAnsi="等线" w:cs="等线" w:hint="eastAsia"/>
                  <w:color w:val="833C0B"/>
                  <w:sz w:val="18"/>
                  <w:szCs w:val="16"/>
                </w:rPr>
                <w:t>8</w:t>
              </w:r>
            </w:ins>
          </w:p>
        </w:tc>
        <w:tc>
          <w:tcPr>
            <w:tcW w:w="567" w:type="dxa"/>
            <w:noWrap/>
            <w:vAlign w:val="center"/>
          </w:tcPr>
          <w:p w14:paraId="7901BCAB" w14:textId="2AFA8B0B" w:rsidR="00B02B36" w:rsidRPr="00F62EB8" w:rsidRDefault="00981981" w:rsidP="003C11EC">
            <w:pPr>
              <w:pStyle w:val="a5"/>
              <w:ind w:firstLineChars="0" w:firstLine="0"/>
              <w:jc w:val="center"/>
              <w:rPr>
                <w:rFonts w:ascii="等线" w:eastAsia="等线" w:hAnsi="等线" w:cs="等线" w:hint="eastAsia"/>
                <w:color w:val="833C0B"/>
                <w:sz w:val="18"/>
                <w:szCs w:val="16"/>
              </w:rPr>
            </w:pPr>
            <w:ins w:id="2099" w:author="Gavin Ma (马国臣)-人工智能研究院" w:date="2026-04-24T09:50:00Z">
              <w:r>
                <w:rPr>
                  <w:rFonts w:ascii="等线" w:eastAsia="等线" w:hAnsi="等线" w:cs="等线" w:hint="eastAsia"/>
                  <w:color w:val="833C0B"/>
                  <w:sz w:val="18"/>
                  <w:szCs w:val="16"/>
                </w:rPr>
                <w:t>RW</w:t>
              </w:r>
            </w:ins>
          </w:p>
        </w:tc>
        <w:tc>
          <w:tcPr>
            <w:tcW w:w="4899" w:type="dxa"/>
            <w:vAlign w:val="center"/>
          </w:tcPr>
          <w:p w14:paraId="52AFF3AA" w14:textId="52602300" w:rsidR="00B02B36" w:rsidRPr="00F62EB8" w:rsidRDefault="00981981" w:rsidP="003C11EC">
            <w:pPr>
              <w:pStyle w:val="a5"/>
              <w:ind w:firstLineChars="0" w:firstLine="0"/>
              <w:rPr>
                <w:rFonts w:ascii="等线" w:eastAsia="等线" w:hAnsi="等线" w:cs="等线" w:hint="eastAsia"/>
                <w:color w:val="833C0B"/>
                <w:sz w:val="18"/>
                <w:szCs w:val="16"/>
              </w:rPr>
            </w:pPr>
            <w:ins w:id="2100" w:author="Gavin Ma (马国臣)-人工智能研究院" w:date="2026-04-24T09:50:00Z">
              <w:r>
                <w:rPr>
                  <w:rFonts w:ascii="等线" w:eastAsia="等线" w:hAnsi="等线" w:cs="等线" w:hint="eastAsia"/>
                  <w:color w:val="833C0B"/>
                  <w:sz w:val="18"/>
                  <w:szCs w:val="16"/>
                </w:rPr>
                <w:t>由用户定义的预取深度，支持范围为0到255；当配置其它数值时需要</w:t>
              </w:r>
            </w:ins>
            <w:ins w:id="2101" w:author="Gavin Ma (马国臣)-人工智能研究院" w:date="2026-04-24T09:51:00Z">
              <w:r>
                <w:rPr>
                  <w:rFonts w:ascii="等线" w:eastAsia="等线" w:hAnsi="等线" w:cs="等线" w:hint="eastAsia"/>
                  <w:color w:val="833C0B"/>
                  <w:sz w:val="18"/>
                  <w:szCs w:val="16"/>
                </w:rPr>
                <w:t>支持</w:t>
              </w:r>
            </w:ins>
            <w:ins w:id="2102" w:author="Gavin Ma (马国臣)-人工智能研究院" w:date="2026-04-24T09:50:00Z">
              <w:r>
                <w:rPr>
                  <w:rFonts w:ascii="等线" w:eastAsia="等线" w:hAnsi="等线" w:cs="等线" w:hint="eastAsia"/>
                  <w:color w:val="833C0B"/>
                  <w:sz w:val="18"/>
                  <w:szCs w:val="16"/>
                </w:rPr>
                <w:t>错误</w:t>
              </w:r>
            </w:ins>
            <w:ins w:id="2103" w:author="Gavin Ma (马国臣)-人工智能研究院" w:date="2026-04-24T09:51:00Z">
              <w:r>
                <w:rPr>
                  <w:rFonts w:ascii="等线" w:eastAsia="等线" w:hAnsi="等线" w:cs="等线" w:hint="eastAsia"/>
                  <w:color w:val="833C0B"/>
                  <w:sz w:val="18"/>
                  <w:szCs w:val="16"/>
                </w:rPr>
                <w:t>检查。默认值为0即不预取。</w:t>
              </w:r>
            </w:ins>
          </w:p>
        </w:tc>
      </w:tr>
      <w:tr w:rsidR="00B02B36" w:rsidRPr="00CD2A9E" w14:paraId="0A7701C9" w14:textId="77777777" w:rsidTr="00F62EB8">
        <w:trPr>
          <w:trHeight w:val="732"/>
        </w:trPr>
        <w:tc>
          <w:tcPr>
            <w:tcW w:w="706" w:type="dxa"/>
            <w:vMerge/>
            <w:vAlign w:val="center"/>
            <w:hideMark/>
          </w:tcPr>
          <w:p w14:paraId="393E0830" w14:textId="77777777" w:rsidR="00B02B36" w:rsidRPr="00174212" w:rsidRDefault="00B02B36" w:rsidP="00F62EB8">
            <w:pPr>
              <w:pStyle w:val="a5"/>
              <w:ind w:firstLineChars="0" w:firstLine="0"/>
              <w:jc w:val="center"/>
              <w:rPr>
                <w:rFonts w:ascii="等线" w:eastAsia="等线" w:hAnsi="等线" w:cs="等线" w:hint="eastAsia"/>
                <w:color w:val="833C0B"/>
                <w:sz w:val="18"/>
                <w:szCs w:val="16"/>
              </w:rPr>
            </w:pPr>
          </w:p>
        </w:tc>
        <w:tc>
          <w:tcPr>
            <w:tcW w:w="1557" w:type="dxa"/>
            <w:vAlign w:val="center"/>
            <w:hideMark/>
          </w:tcPr>
          <w:p w14:paraId="1BCCE09F" w14:textId="0573898C"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color w:val="833C0B"/>
                <w:sz w:val="18"/>
                <w:szCs w:val="16"/>
              </w:rPr>
              <w:t xml:space="preserve">Top </w:t>
            </w:r>
            <w:r w:rsidRPr="00F62EB8">
              <w:rPr>
                <w:rFonts w:ascii="等线" w:eastAsia="等线" w:hAnsi="等线" w:cs="等线" w:hint="eastAsia"/>
                <w:color w:val="833C0B"/>
                <w:sz w:val="18"/>
                <w:szCs w:val="16"/>
              </w:rPr>
              <w:t>Config Done</w:t>
            </w:r>
          </w:p>
        </w:tc>
        <w:tc>
          <w:tcPr>
            <w:tcW w:w="567" w:type="dxa"/>
            <w:noWrap/>
            <w:vAlign w:val="center"/>
            <w:hideMark/>
          </w:tcPr>
          <w:p w14:paraId="1DD1FCAB" w14:textId="64DF7161"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1</w:t>
            </w:r>
          </w:p>
        </w:tc>
        <w:tc>
          <w:tcPr>
            <w:tcW w:w="567" w:type="dxa"/>
            <w:noWrap/>
            <w:vAlign w:val="center"/>
            <w:hideMark/>
          </w:tcPr>
          <w:p w14:paraId="1BD6FBD9" w14:textId="00FB59A0"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RW</w:t>
            </w:r>
          </w:p>
        </w:tc>
        <w:tc>
          <w:tcPr>
            <w:tcW w:w="4899" w:type="dxa"/>
            <w:vAlign w:val="center"/>
            <w:hideMark/>
          </w:tcPr>
          <w:p w14:paraId="21887180" w14:textId="0333BF0F" w:rsidR="00B02B36" w:rsidRPr="00174212" w:rsidRDefault="00B02B36" w:rsidP="00F62EB8">
            <w:pPr>
              <w:pStyle w:val="a5"/>
              <w:ind w:firstLineChars="0" w:firstLine="0"/>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Config寄存器组配置完成。当该寄存器为1时，表示这些寄存器组已配置完，不允许更改。该位成功写1后(无错误)不允许用写入方式清零（硬件可忽略清零动作），执行复位可清零该位。如果配置出现错误，该寄存器将被硬件清零。</w:t>
            </w:r>
          </w:p>
        </w:tc>
      </w:tr>
      <w:tr w:rsidR="00B02B36" w:rsidRPr="00CD2A9E" w14:paraId="60D5E56D" w14:textId="77777777" w:rsidTr="00F62EB8">
        <w:trPr>
          <w:trHeight w:val="276"/>
        </w:trPr>
        <w:tc>
          <w:tcPr>
            <w:tcW w:w="706" w:type="dxa"/>
            <w:vMerge/>
            <w:vAlign w:val="center"/>
            <w:hideMark/>
          </w:tcPr>
          <w:p w14:paraId="128C3E09" w14:textId="77777777" w:rsidR="00B02B36" w:rsidRPr="00174212" w:rsidRDefault="00B02B36" w:rsidP="00F62EB8">
            <w:pPr>
              <w:pStyle w:val="a5"/>
              <w:ind w:firstLineChars="0" w:firstLine="0"/>
              <w:jc w:val="center"/>
              <w:rPr>
                <w:rFonts w:ascii="等线" w:eastAsia="等线" w:hAnsi="等线" w:cs="等线" w:hint="eastAsia"/>
                <w:color w:val="833C0B"/>
                <w:sz w:val="18"/>
                <w:szCs w:val="16"/>
              </w:rPr>
            </w:pPr>
          </w:p>
        </w:tc>
        <w:tc>
          <w:tcPr>
            <w:tcW w:w="1557" w:type="dxa"/>
            <w:noWrap/>
            <w:vAlign w:val="center"/>
            <w:hideMark/>
          </w:tcPr>
          <w:p w14:paraId="293493B9" w14:textId="60118C21"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color w:val="833C0B"/>
                <w:sz w:val="18"/>
                <w:szCs w:val="16"/>
              </w:rPr>
              <w:t xml:space="preserve">Top </w:t>
            </w:r>
            <w:r w:rsidRPr="00F62EB8">
              <w:rPr>
                <w:rFonts w:ascii="等线" w:eastAsia="等线" w:hAnsi="等线" w:cs="等线" w:hint="eastAsia"/>
                <w:color w:val="833C0B"/>
                <w:sz w:val="18"/>
                <w:szCs w:val="16"/>
              </w:rPr>
              <w:t>Config Status</w:t>
            </w:r>
          </w:p>
        </w:tc>
        <w:tc>
          <w:tcPr>
            <w:tcW w:w="567" w:type="dxa"/>
            <w:noWrap/>
            <w:vAlign w:val="center"/>
            <w:hideMark/>
          </w:tcPr>
          <w:p w14:paraId="6113D960" w14:textId="31A65882"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8</w:t>
            </w:r>
          </w:p>
        </w:tc>
        <w:tc>
          <w:tcPr>
            <w:tcW w:w="567" w:type="dxa"/>
            <w:noWrap/>
            <w:vAlign w:val="center"/>
            <w:hideMark/>
          </w:tcPr>
          <w:p w14:paraId="5187286B" w14:textId="32561580"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RO</w:t>
            </w:r>
          </w:p>
        </w:tc>
        <w:tc>
          <w:tcPr>
            <w:tcW w:w="4899" w:type="dxa"/>
            <w:vAlign w:val="center"/>
            <w:hideMark/>
          </w:tcPr>
          <w:p w14:paraId="492663F7" w14:textId="66AAC868" w:rsidR="00B02B36" w:rsidRPr="00174212" w:rsidRDefault="00B02B36" w:rsidP="0056391F">
            <w:pPr>
              <w:pStyle w:val="a5"/>
              <w:ind w:firstLineChars="0" w:firstLine="0"/>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当Config Done寄存器被写1时，该寄存器用于报告配置参数是否正确。全0为正确，非0为配置参数错误，错误码</w:t>
            </w:r>
            <w:r>
              <w:rPr>
                <w:rFonts w:ascii="等线" w:eastAsia="等线" w:hAnsi="等线" w:cs="等线" w:hint="eastAsia"/>
                <w:color w:val="833C0B"/>
                <w:sz w:val="18"/>
                <w:szCs w:val="16"/>
              </w:rPr>
              <w:t>待定</w:t>
            </w:r>
            <w:r w:rsidRPr="00F62EB8">
              <w:rPr>
                <w:rFonts w:ascii="等线" w:eastAsia="等线" w:hAnsi="等线" w:cs="等线" w:hint="eastAsia"/>
                <w:color w:val="833C0B"/>
                <w:sz w:val="18"/>
                <w:szCs w:val="16"/>
              </w:rPr>
              <w:t>。</w:t>
            </w:r>
          </w:p>
        </w:tc>
      </w:tr>
    </w:tbl>
    <w:p w14:paraId="6CBFA836" w14:textId="77777777" w:rsidR="00185A2C" w:rsidRDefault="00185A2C" w:rsidP="00AC38D7"/>
    <w:p w14:paraId="001B87E6" w14:textId="7FC0F607" w:rsidR="00582B11" w:rsidRDefault="00582B11" w:rsidP="00582B11">
      <w:pPr>
        <w:ind w:firstLineChars="200" w:firstLine="420"/>
      </w:pPr>
      <w:r>
        <w:t>Ctrl</w:t>
      </w:r>
      <w:r>
        <w:rPr>
          <w:rFonts w:hint="eastAsia"/>
        </w:rPr>
        <w:t>寄存器组用于对</w:t>
      </w:r>
      <w:r w:rsidR="0060540D">
        <w:rPr>
          <w:rFonts w:hint="eastAsia"/>
        </w:rPr>
        <w:t>IOMMU</w:t>
      </w:r>
      <w:r>
        <w:rPr>
          <w:rFonts w:hint="eastAsia"/>
        </w:rPr>
        <w:t>进行运行时控制。这些寄存器可以在运行过程中被修改。寄存器描述如下：</w:t>
      </w:r>
    </w:p>
    <w:p w14:paraId="3B3920FA" w14:textId="0CD4D9C3" w:rsidR="00582B11" w:rsidRDefault="00582B11" w:rsidP="00582B11">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11</w:t>
      </w:r>
      <w:r w:rsidR="00AC63EA">
        <w:fldChar w:fldCharType="end"/>
      </w:r>
      <w:r>
        <w:t xml:space="preserve"> </w:t>
      </w:r>
      <w:r w:rsidR="00CF5852">
        <w:rPr>
          <w:rFonts w:hint="eastAsia"/>
        </w:rPr>
        <w:t>IOMMU</w:t>
      </w:r>
      <w:r w:rsidR="00130A93">
        <w:t xml:space="preserve"> </w:t>
      </w:r>
      <w:r>
        <w:t>Ctrl</w:t>
      </w:r>
      <w:r>
        <w:rPr>
          <w:rFonts w:hint="eastAsia"/>
        </w:rPr>
        <w:t>寄存器组描述</w:t>
      </w:r>
    </w:p>
    <w:tbl>
      <w:tblPr>
        <w:tblStyle w:val="a6"/>
        <w:tblW w:w="0" w:type="auto"/>
        <w:tblLook w:val="04A0" w:firstRow="1" w:lastRow="0" w:firstColumn="1" w:lastColumn="0" w:noHBand="0" w:noVBand="1"/>
      </w:tblPr>
      <w:tblGrid>
        <w:gridCol w:w="706"/>
        <w:gridCol w:w="1557"/>
        <w:gridCol w:w="567"/>
        <w:gridCol w:w="567"/>
        <w:gridCol w:w="4899"/>
      </w:tblGrid>
      <w:tr w:rsidR="00582B11" w:rsidRPr="00CD2A9E" w14:paraId="2F9BB44F" w14:textId="77777777" w:rsidTr="00503164">
        <w:trPr>
          <w:trHeight w:val="276"/>
        </w:trPr>
        <w:tc>
          <w:tcPr>
            <w:tcW w:w="706" w:type="dxa"/>
            <w:vAlign w:val="center"/>
            <w:hideMark/>
          </w:tcPr>
          <w:p w14:paraId="19B2E6EC"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57" w:type="dxa"/>
            <w:noWrap/>
            <w:vAlign w:val="center"/>
            <w:hideMark/>
          </w:tcPr>
          <w:p w14:paraId="7F51B443"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7C7D67F2"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位宽</w:t>
            </w:r>
          </w:p>
        </w:tc>
        <w:tc>
          <w:tcPr>
            <w:tcW w:w="567" w:type="dxa"/>
            <w:noWrap/>
            <w:vAlign w:val="center"/>
            <w:hideMark/>
          </w:tcPr>
          <w:p w14:paraId="7209A79F"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899" w:type="dxa"/>
            <w:vAlign w:val="center"/>
            <w:hideMark/>
          </w:tcPr>
          <w:p w14:paraId="77707093"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FB2011" w:rsidRPr="00CD2A9E" w14:paraId="5F92227E" w14:textId="77777777" w:rsidTr="0060540D">
        <w:trPr>
          <w:trHeight w:val="134"/>
        </w:trPr>
        <w:tc>
          <w:tcPr>
            <w:tcW w:w="706" w:type="dxa"/>
            <w:vMerge w:val="restart"/>
            <w:vAlign w:val="center"/>
            <w:hideMark/>
          </w:tcPr>
          <w:p w14:paraId="03610CC0" w14:textId="7904ECB8" w:rsidR="00FB2011" w:rsidRPr="00174212" w:rsidRDefault="00FB2011" w:rsidP="00702F77">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C</w:t>
            </w:r>
            <w:r>
              <w:rPr>
                <w:rFonts w:ascii="等线" w:eastAsia="等线" w:hAnsi="等线" w:cs="等线"/>
                <w:color w:val="833C0B"/>
                <w:sz w:val="18"/>
                <w:szCs w:val="16"/>
              </w:rPr>
              <w:t>trl</w:t>
            </w:r>
          </w:p>
        </w:tc>
        <w:tc>
          <w:tcPr>
            <w:tcW w:w="1557" w:type="dxa"/>
            <w:vAlign w:val="center"/>
          </w:tcPr>
          <w:p w14:paraId="3D32D141" w14:textId="6520504F"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61928A98" w14:textId="700E069B"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DDBDD35" w14:textId="30DB81C4"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4899" w:type="dxa"/>
            <w:vAlign w:val="center"/>
          </w:tcPr>
          <w:p w14:paraId="06C21AFD" w14:textId="61270444" w:rsidR="008B667E" w:rsidRPr="00174212" w:rsidRDefault="008B667E" w:rsidP="00592FA6">
            <w:pPr>
              <w:pStyle w:val="a5"/>
              <w:numPr>
                <w:ilvl w:val="0"/>
                <w:numId w:val="68"/>
              </w:numPr>
              <w:ind w:firstLineChars="0"/>
              <w:rPr>
                <w:rFonts w:ascii="等线" w:eastAsia="等线" w:hAnsi="等线" w:cs="等线" w:hint="eastAsia"/>
                <w:color w:val="833C0B"/>
                <w:sz w:val="18"/>
                <w:szCs w:val="16"/>
              </w:rPr>
            </w:pPr>
          </w:p>
        </w:tc>
      </w:tr>
      <w:tr w:rsidR="00FB2011" w:rsidRPr="00CD2A9E" w14:paraId="17FAAA24" w14:textId="77777777" w:rsidTr="00A31CC5">
        <w:trPr>
          <w:trHeight w:val="132"/>
        </w:trPr>
        <w:tc>
          <w:tcPr>
            <w:tcW w:w="706" w:type="dxa"/>
            <w:vMerge/>
            <w:vAlign w:val="center"/>
            <w:hideMark/>
          </w:tcPr>
          <w:p w14:paraId="044219AA" w14:textId="77777777"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1557" w:type="dxa"/>
            <w:vAlign w:val="center"/>
          </w:tcPr>
          <w:p w14:paraId="76DF32B8" w14:textId="619599E7"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6BA9C43D" w14:textId="22B3AA36"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6ADA3AB0" w14:textId="67041557"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4899" w:type="dxa"/>
            <w:vAlign w:val="center"/>
          </w:tcPr>
          <w:p w14:paraId="510A6CBF" w14:textId="20E75DBE" w:rsidR="00FB2011" w:rsidRPr="00174212" w:rsidRDefault="00FB2011" w:rsidP="00033503">
            <w:pPr>
              <w:pStyle w:val="a5"/>
              <w:ind w:firstLineChars="0" w:firstLine="0"/>
              <w:rPr>
                <w:rFonts w:ascii="等线" w:eastAsia="等线" w:hAnsi="等线" w:cs="等线" w:hint="eastAsia"/>
                <w:color w:val="833C0B"/>
                <w:sz w:val="18"/>
                <w:szCs w:val="16"/>
              </w:rPr>
            </w:pPr>
          </w:p>
        </w:tc>
      </w:tr>
      <w:tr w:rsidR="00BF5738" w:rsidRPr="00CD2A9E" w14:paraId="61297810" w14:textId="77777777" w:rsidTr="00185A2C">
        <w:trPr>
          <w:trHeight w:val="132"/>
        </w:trPr>
        <w:tc>
          <w:tcPr>
            <w:tcW w:w="706" w:type="dxa"/>
            <w:vMerge/>
            <w:vAlign w:val="center"/>
          </w:tcPr>
          <w:p w14:paraId="457E0BEE" w14:textId="77777777" w:rsidR="00BF5738" w:rsidRPr="00174212" w:rsidRDefault="00BF5738" w:rsidP="00BF5738">
            <w:pPr>
              <w:pStyle w:val="a5"/>
              <w:ind w:firstLineChars="0" w:firstLine="0"/>
              <w:jc w:val="center"/>
              <w:rPr>
                <w:rFonts w:ascii="等线" w:eastAsia="等线" w:hAnsi="等线" w:cs="等线" w:hint="eastAsia"/>
                <w:color w:val="833C0B"/>
                <w:sz w:val="18"/>
                <w:szCs w:val="16"/>
              </w:rPr>
            </w:pPr>
          </w:p>
        </w:tc>
        <w:tc>
          <w:tcPr>
            <w:tcW w:w="1557" w:type="dxa"/>
            <w:vAlign w:val="center"/>
          </w:tcPr>
          <w:p w14:paraId="0F9C8E2B" w14:textId="53A10364" w:rsidR="00BF5738" w:rsidRPr="00702F77" w:rsidRDefault="00BF5738" w:rsidP="00BF5738">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406BFE5" w14:textId="33154FBE" w:rsidR="00BF5738" w:rsidRPr="00702F77" w:rsidRDefault="00BF5738" w:rsidP="00BF5738">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11FC777B" w14:textId="435BC805" w:rsidR="00BF5738" w:rsidRPr="00702F77" w:rsidRDefault="00BF5738" w:rsidP="00BF5738">
            <w:pPr>
              <w:pStyle w:val="a5"/>
              <w:ind w:firstLineChars="0" w:firstLine="0"/>
              <w:jc w:val="center"/>
              <w:rPr>
                <w:rFonts w:ascii="等线" w:eastAsia="等线" w:hAnsi="等线" w:cs="等线" w:hint="eastAsia"/>
                <w:color w:val="833C0B"/>
                <w:sz w:val="18"/>
                <w:szCs w:val="16"/>
              </w:rPr>
            </w:pPr>
          </w:p>
        </w:tc>
        <w:tc>
          <w:tcPr>
            <w:tcW w:w="4899" w:type="dxa"/>
            <w:vAlign w:val="center"/>
          </w:tcPr>
          <w:p w14:paraId="1D806182" w14:textId="433E2D47" w:rsidR="00BF5738" w:rsidRPr="00702F77" w:rsidRDefault="00BF5738" w:rsidP="00BF5738">
            <w:pPr>
              <w:pStyle w:val="a5"/>
              <w:ind w:firstLineChars="0" w:firstLine="0"/>
              <w:rPr>
                <w:rFonts w:ascii="等线" w:eastAsia="等线" w:hAnsi="等线" w:cs="等线" w:hint="eastAsia"/>
                <w:color w:val="833C0B"/>
                <w:sz w:val="18"/>
                <w:szCs w:val="16"/>
              </w:rPr>
            </w:pPr>
          </w:p>
        </w:tc>
      </w:tr>
      <w:tr w:rsidR="00FB2011" w:rsidRPr="00CD2A9E" w14:paraId="1926D0F3" w14:textId="77777777" w:rsidTr="001B3C0C">
        <w:trPr>
          <w:trHeight w:val="276"/>
        </w:trPr>
        <w:tc>
          <w:tcPr>
            <w:tcW w:w="706" w:type="dxa"/>
            <w:vMerge/>
            <w:vAlign w:val="center"/>
          </w:tcPr>
          <w:p w14:paraId="068381EC" w14:textId="77777777"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7E1BFDA4" w14:textId="378A3FF3" w:rsidR="00FB2011" w:rsidRPr="00F044B8"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12DE84A7" w14:textId="0937AA3B" w:rsidR="00FB2011" w:rsidRPr="00F044B8"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7D93A8BF" w14:textId="5A65AA00" w:rsidR="00FB2011" w:rsidRPr="00F044B8" w:rsidRDefault="00FB2011" w:rsidP="00702F77">
            <w:pPr>
              <w:pStyle w:val="a5"/>
              <w:ind w:firstLineChars="0" w:firstLine="0"/>
              <w:jc w:val="center"/>
              <w:rPr>
                <w:rFonts w:ascii="等线" w:eastAsia="等线" w:hAnsi="等线" w:cs="等线" w:hint="eastAsia"/>
                <w:color w:val="833C0B"/>
                <w:sz w:val="18"/>
                <w:szCs w:val="16"/>
              </w:rPr>
            </w:pPr>
          </w:p>
        </w:tc>
        <w:tc>
          <w:tcPr>
            <w:tcW w:w="4899" w:type="dxa"/>
            <w:vAlign w:val="center"/>
          </w:tcPr>
          <w:p w14:paraId="24BD9C6D" w14:textId="630BE539" w:rsidR="00FB2011" w:rsidRPr="00F044B8" w:rsidRDefault="00FB2011">
            <w:pPr>
              <w:pStyle w:val="a5"/>
              <w:ind w:firstLineChars="0" w:firstLine="0"/>
              <w:rPr>
                <w:rFonts w:ascii="等线" w:eastAsia="等线" w:hAnsi="等线" w:cs="等线" w:hint="eastAsia"/>
                <w:color w:val="833C0B"/>
                <w:sz w:val="18"/>
                <w:szCs w:val="16"/>
              </w:rPr>
            </w:pPr>
          </w:p>
        </w:tc>
      </w:tr>
      <w:tr w:rsidR="00FB2011" w:rsidRPr="00CD2A9E" w14:paraId="6D6349C2" w14:textId="77777777" w:rsidTr="000D6692">
        <w:trPr>
          <w:trHeight w:val="276"/>
        </w:trPr>
        <w:tc>
          <w:tcPr>
            <w:tcW w:w="706" w:type="dxa"/>
            <w:vMerge/>
            <w:vAlign w:val="center"/>
          </w:tcPr>
          <w:p w14:paraId="154EC9B8" w14:textId="77777777" w:rsidR="00FB2011" w:rsidRPr="00174212" w:rsidRDefault="00FB2011" w:rsidP="000D6692">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0A9D6147" w14:textId="0C1D4D2A"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2A99491" w14:textId="0D6F9113"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EB56C38" w14:textId="757465BA"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4899" w:type="dxa"/>
            <w:vAlign w:val="center"/>
          </w:tcPr>
          <w:p w14:paraId="21058F9D" w14:textId="4DC40EB0" w:rsidR="00FB2011" w:rsidRPr="00702F77" w:rsidRDefault="00FB2011" w:rsidP="000D6692">
            <w:pPr>
              <w:pStyle w:val="a5"/>
              <w:ind w:firstLineChars="0" w:firstLine="0"/>
              <w:rPr>
                <w:rFonts w:ascii="等线" w:eastAsia="等线" w:hAnsi="等线" w:cs="等线" w:hint="eastAsia"/>
                <w:color w:val="833C0B"/>
                <w:sz w:val="18"/>
                <w:szCs w:val="16"/>
              </w:rPr>
            </w:pPr>
          </w:p>
        </w:tc>
      </w:tr>
      <w:tr w:rsidR="00FB2011" w:rsidRPr="00CD2A9E" w14:paraId="0D3A312E" w14:textId="77777777" w:rsidTr="000D6692">
        <w:trPr>
          <w:trHeight w:val="276"/>
        </w:trPr>
        <w:tc>
          <w:tcPr>
            <w:tcW w:w="706" w:type="dxa"/>
            <w:vMerge/>
            <w:vAlign w:val="center"/>
          </w:tcPr>
          <w:p w14:paraId="40BE9B82" w14:textId="77777777" w:rsidR="00FB2011" w:rsidRPr="00174212" w:rsidRDefault="00FB2011" w:rsidP="000D6692">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6B60AAF5" w14:textId="10C4474F"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768B65F2" w14:textId="2538D807"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CD2F950" w14:textId="591F6A2B"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4899" w:type="dxa"/>
            <w:vAlign w:val="center"/>
          </w:tcPr>
          <w:p w14:paraId="24B34A68" w14:textId="5B25EDC4" w:rsidR="00FB2011" w:rsidRPr="00702F77" w:rsidRDefault="00FB2011" w:rsidP="000D6692">
            <w:pPr>
              <w:pStyle w:val="a5"/>
              <w:ind w:firstLineChars="0" w:firstLine="0"/>
              <w:rPr>
                <w:rFonts w:ascii="等线" w:eastAsia="等线" w:hAnsi="等线" w:cs="等线" w:hint="eastAsia"/>
                <w:color w:val="833C0B"/>
                <w:sz w:val="18"/>
                <w:szCs w:val="16"/>
              </w:rPr>
            </w:pPr>
          </w:p>
        </w:tc>
      </w:tr>
      <w:tr w:rsidR="00FB2011" w:rsidRPr="00CD2A9E" w14:paraId="1FA8B1F5" w14:textId="77777777" w:rsidTr="000D6692">
        <w:trPr>
          <w:trHeight w:val="276"/>
        </w:trPr>
        <w:tc>
          <w:tcPr>
            <w:tcW w:w="706" w:type="dxa"/>
            <w:vMerge/>
            <w:vAlign w:val="center"/>
          </w:tcPr>
          <w:p w14:paraId="46582DE5" w14:textId="77777777" w:rsidR="00FB2011" w:rsidRPr="00174212" w:rsidRDefault="00FB2011" w:rsidP="000D6692">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3FE574BF" w14:textId="065BAD0F"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60BC92F5" w14:textId="7EB5250F"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3D5EBD76" w14:textId="22179B7F"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4899" w:type="dxa"/>
            <w:vAlign w:val="center"/>
          </w:tcPr>
          <w:p w14:paraId="76972664" w14:textId="54F04F1B" w:rsidR="00FB2011" w:rsidRPr="00702F77" w:rsidRDefault="00FB2011" w:rsidP="000D6692">
            <w:pPr>
              <w:pStyle w:val="a5"/>
              <w:ind w:firstLineChars="0" w:firstLine="0"/>
              <w:rPr>
                <w:rFonts w:ascii="等线" w:eastAsia="等线" w:hAnsi="等线" w:cs="等线" w:hint="eastAsia"/>
                <w:color w:val="833C0B"/>
                <w:sz w:val="18"/>
                <w:szCs w:val="16"/>
              </w:rPr>
            </w:pPr>
          </w:p>
        </w:tc>
      </w:tr>
    </w:tbl>
    <w:p w14:paraId="133124C1" w14:textId="3C82287C" w:rsidR="003526A3" w:rsidRDefault="007B39F4" w:rsidP="00A4610F">
      <w:pPr>
        <w:ind w:firstLineChars="200" w:firstLine="420"/>
      </w:pPr>
      <w:r>
        <w:rPr>
          <w:rFonts w:hint="eastAsia"/>
        </w:rPr>
        <w:t>RPx</w:t>
      </w:r>
      <w:r w:rsidR="00FF5DEB">
        <w:rPr>
          <w:rFonts w:hint="eastAsia"/>
        </w:rPr>
        <w:t xml:space="preserve"> Msg</w:t>
      </w:r>
      <w:r w:rsidR="00FF5DEB">
        <w:rPr>
          <w:rFonts w:hint="eastAsia"/>
        </w:rPr>
        <w:t>路由控制寄存器用于配置</w:t>
      </w:r>
      <w:r w:rsidR="00C13718">
        <w:rPr>
          <w:rFonts w:hint="eastAsia"/>
        </w:rPr>
        <w:t>每个</w:t>
      </w:r>
      <w:r w:rsidR="00C13718">
        <w:rPr>
          <w:rFonts w:hint="eastAsia"/>
        </w:rPr>
        <w:t>RP</w:t>
      </w:r>
      <w:r w:rsidR="00C13718">
        <w:rPr>
          <w:rFonts w:hint="eastAsia"/>
        </w:rPr>
        <w:t>接收</w:t>
      </w:r>
      <w:r w:rsidR="00C13718">
        <w:rPr>
          <w:rFonts w:hint="eastAsia"/>
        </w:rPr>
        <w:t>Msg</w:t>
      </w:r>
      <w:r w:rsidR="00C13718">
        <w:rPr>
          <w:rFonts w:hint="eastAsia"/>
        </w:rPr>
        <w:t>的地址以及路由信息，用于确定通过</w:t>
      </w:r>
      <w:r w:rsidR="00C13718">
        <w:rPr>
          <w:rFonts w:hint="eastAsia"/>
        </w:rPr>
        <w:t>CQ</w:t>
      </w:r>
      <w:r w:rsidR="00C13718">
        <w:rPr>
          <w:rFonts w:hint="eastAsia"/>
        </w:rPr>
        <w:t>下发的</w:t>
      </w:r>
      <w:r w:rsidR="00C13718">
        <w:rPr>
          <w:rFonts w:hint="eastAsia"/>
        </w:rPr>
        <w:t>ATS Msg</w:t>
      </w:r>
      <w:r w:rsidR="00C13718">
        <w:rPr>
          <w:rFonts w:hint="eastAsia"/>
        </w:rPr>
        <w:t>应该被路由至哪个</w:t>
      </w:r>
      <w:r w:rsidR="00C13718">
        <w:rPr>
          <w:rFonts w:hint="eastAsia"/>
        </w:rPr>
        <w:t>RP</w:t>
      </w:r>
      <w:r w:rsidR="00F61263">
        <w:rPr>
          <w:rFonts w:hint="eastAsia"/>
        </w:rPr>
        <w:t>，</w:t>
      </w:r>
      <w:r w:rsidR="00F61263">
        <w:rPr>
          <w:rFonts w:hint="eastAsia"/>
        </w:rPr>
        <w:t>x</w:t>
      </w:r>
      <w:r w:rsidR="00F61263">
        <w:rPr>
          <w:rFonts w:hint="eastAsia"/>
        </w:rPr>
        <w:t>表示</w:t>
      </w:r>
      <w:r w:rsidR="00F61263">
        <w:rPr>
          <w:rFonts w:hint="eastAsia"/>
        </w:rPr>
        <w:t>0~3</w:t>
      </w:r>
      <w:r w:rsidR="00C13718">
        <w:rPr>
          <w:rFonts w:hint="eastAsia"/>
        </w:rPr>
        <w:t>。任意时刻，当</w:t>
      </w:r>
      <w:r w:rsidR="00C13718">
        <w:rPr>
          <w:rFonts w:hint="eastAsia"/>
        </w:rPr>
        <w:t>A</w:t>
      </w:r>
      <w:r w:rsidR="00C13718">
        <w:rPr>
          <w:rFonts w:hint="eastAsia"/>
        </w:rPr>
        <w:t>核中的程序对设备进行枚举时，</w:t>
      </w:r>
      <w:r w:rsidR="00C13718">
        <w:rPr>
          <w:rFonts w:hint="eastAsia"/>
        </w:rPr>
        <w:t>M</w:t>
      </w:r>
      <w:r w:rsidR="00C13718">
        <w:rPr>
          <w:rFonts w:hint="eastAsia"/>
        </w:rPr>
        <w:t>核会根据枚举结果对这些寄存器进行修改。</w:t>
      </w:r>
    </w:p>
    <w:p w14:paraId="35549800" w14:textId="2CE35D45" w:rsidR="007B39F4" w:rsidRDefault="007B39F4" w:rsidP="007B39F4">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12</w:t>
      </w:r>
      <w:r w:rsidR="00AC63EA">
        <w:fldChar w:fldCharType="end"/>
      </w:r>
      <w:r>
        <w:rPr>
          <w:rFonts w:hint="eastAsia"/>
        </w:rPr>
        <w:t xml:space="preserve"> RPx Msg</w:t>
      </w:r>
      <w:r>
        <w:rPr>
          <w:rFonts w:hint="eastAsia"/>
        </w:rPr>
        <w:t>路由控制寄存器</w:t>
      </w:r>
    </w:p>
    <w:tbl>
      <w:tblPr>
        <w:tblStyle w:val="a6"/>
        <w:tblW w:w="0" w:type="auto"/>
        <w:tblLook w:val="04A0" w:firstRow="1" w:lastRow="0" w:firstColumn="1" w:lastColumn="0" w:noHBand="0" w:noVBand="1"/>
      </w:tblPr>
      <w:tblGrid>
        <w:gridCol w:w="706"/>
        <w:gridCol w:w="1557"/>
        <w:gridCol w:w="567"/>
        <w:gridCol w:w="567"/>
        <w:gridCol w:w="4899"/>
      </w:tblGrid>
      <w:tr w:rsidR="003526A3" w:rsidRPr="00CD2A9E" w14:paraId="7C68DB89" w14:textId="77777777" w:rsidTr="0064131A">
        <w:trPr>
          <w:trHeight w:val="276"/>
        </w:trPr>
        <w:tc>
          <w:tcPr>
            <w:tcW w:w="706" w:type="dxa"/>
            <w:vAlign w:val="center"/>
            <w:hideMark/>
          </w:tcPr>
          <w:p w14:paraId="4772E690"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57" w:type="dxa"/>
            <w:noWrap/>
            <w:vAlign w:val="center"/>
            <w:hideMark/>
          </w:tcPr>
          <w:p w14:paraId="1E03FC27"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19ED35D8"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位宽</w:t>
            </w:r>
          </w:p>
        </w:tc>
        <w:tc>
          <w:tcPr>
            <w:tcW w:w="567" w:type="dxa"/>
            <w:noWrap/>
            <w:vAlign w:val="center"/>
            <w:hideMark/>
          </w:tcPr>
          <w:p w14:paraId="3C37527F"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899" w:type="dxa"/>
            <w:vAlign w:val="center"/>
            <w:hideMark/>
          </w:tcPr>
          <w:p w14:paraId="3164A05D"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B768D2" w:rsidRPr="00CD2A9E" w14:paraId="68F71F1A" w14:textId="77777777" w:rsidTr="0064131A">
        <w:trPr>
          <w:trHeight w:val="134"/>
        </w:trPr>
        <w:tc>
          <w:tcPr>
            <w:tcW w:w="706" w:type="dxa"/>
            <w:vMerge w:val="restart"/>
            <w:vAlign w:val="center"/>
            <w:hideMark/>
          </w:tcPr>
          <w:p w14:paraId="36352170" w14:textId="77777777" w:rsidR="00B768D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RPx</w:t>
            </w:r>
          </w:p>
          <w:p w14:paraId="19CF5065" w14:textId="39B5187E" w:rsidR="00B768D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Msg Route</w:t>
            </w:r>
          </w:p>
          <w:p w14:paraId="5DBB091C" w14:textId="5C4D7678"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Ctrl</w:t>
            </w:r>
          </w:p>
        </w:tc>
        <w:tc>
          <w:tcPr>
            <w:tcW w:w="1557" w:type="dxa"/>
            <w:vAlign w:val="center"/>
          </w:tcPr>
          <w:p w14:paraId="6B595834" w14:textId="5D18D5A7"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RPx Sec Bus No</w:t>
            </w:r>
          </w:p>
        </w:tc>
        <w:tc>
          <w:tcPr>
            <w:tcW w:w="567" w:type="dxa"/>
            <w:noWrap/>
            <w:vAlign w:val="center"/>
          </w:tcPr>
          <w:p w14:paraId="5D99A558" w14:textId="0D1AFF89"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8</w:t>
            </w:r>
          </w:p>
        </w:tc>
        <w:tc>
          <w:tcPr>
            <w:tcW w:w="567" w:type="dxa"/>
            <w:noWrap/>
            <w:vAlign w:val="center"/>
          </w:tcPr>
          <w:p w14:paraId="6A6914E1" w14:textId="09F0A82F"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5175F22A" w14:textId="3F6F0057" w:rsidR="00B768D2" w:rsidRDefault="00B768D2" w:rsidP="003526A3">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当IOMMU工作在单RC模式时，该寄存器和对应的RPx Sub Bus No寄存器描述该RP下挂的所有设备的Bus Number范围。总线号位于该范围内的（大于等于Sec Bus No且小于等于Sub Bus No）Msg将被IOMMU发送至对应的RPx Msg Addr。</w:t>
            </w:r>
          </w:p>
          <w:p w14:paraId="5685E034" w14:textId="3ED38DE2" w:rsidR="00B768D2" w:rsidRPr="00174212" w:rsidRDefault="00B768D2" w:rsidP="003526A3">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当IOMMU工作在多RC模式时，该寄存器被忽略。</w:t>
            </w:r>
          </w:p>
        </w:tc>
      </w:tr>
      <w:tr w:rsidR="00B768D2" w:rsidRPr="00CD2A9E" w14:paraId="470C5EF8" w14:textId="77777777" w:rsidTr="0064131A">
        <w:trPr>
          <w:trHeight w:val="132"/>
        </w:trPr>
        <w:tc>
          <w:tcPr>
            <w:tcW w:w="706" w:type="dxa"/>
            <w:vMerge/>
            <w:vAlign w:val="center"/>
            <w:hideMark/>
          </w:tcPr>
          <w:p w14:paraId="6B711E15" w14:textId="77777777" w:rsidR="00B768D2" w:rsidRPr="00174212" w:rsidRDefault="00B768D2" w:rsidP="0064131A">
            <w:pPr>
              <w:pStyle w:val="a5"/>
              <w:ind w:firstLineChars="0" w:firstLine="0"/>
              <w:jc w:val="center"/>
              <w:rPr>
                <w:rFonts w:ascii="等线" w:eastAsia="等线" w:hAnsi="等线" w:cs="等线" w:hint="eastAsia"/>
                <w:color w:val="833C0B"/>
                <w:sz w:val="18"/>
                <w:szCs w:val="16"/>
              </w:rPr>
            </w:pPr>
          </w:p>
        </w:tc>
        <w:tc>
          <w:tcPr>
            <w:tcW w:w="1557" w:type="dxa"/>
            <w:vAlign w:val="center"/>
          </w:tcPr>
          <w:p w14:paraId="6D9BEC36" w14:textId="6B7F48DC"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RPx Sub Bus No</w:t>
            </w:r>
          </w:p>
        </w:tc>
        <w:tc>
          <w:tcPr>
            <w:tcW w:w="567" w:type="dxa"/>
            <w:noWrap/>
            <w:vAlign w:val="center"/>
          </w:tcPr>
          <w:p w14:paraId="11C1B2B4" w14:textId="5FC9D58D"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8</w:t>
            </w:r>
          </w:p>
        </w:tc>
        <w:tc>
          <w:tcPr>
            <w:tcW w:w="567" w:type="dxa"/>
            <w:noWrap/>
            <w:vAlign w:val="center"/>
          </w:tcPr>
          <w:p w14:paraId="4EF16A33" w14:textId="347A7E7F"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1E83F2F5" w14:textId="00D2DC7D" w:rsidR="00B768D2" w:rsidRPr="00174212" w:rsidRDefault="00B768D2" w:rsidP="0064131A">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见RPx Sec Bus No描述。</w:t>
            </w:r>
          </w:p>
        </w:tc>
      </w:tr>
      <w:tr w:rsidR="00B768D2" w:rsidRPr="00CD2A9E" w14:paraId="57EB4DE1" w14:textId="77777777" w:rsidTr="0064131A">
        <w:trPr>
          <w:trHeight w:val="132"/>
        </w:trPr>
        <w:tc>
          <w:tcPr>
            <w:tcW w:w="706" w:type="dxa"/>
            <w:vMerge/>
            <w:vAlign w:val="center"/>
          </w:tcPr>
          <w:p w14:paraId="40A43240" w14:textId="77777777" w:rsidR="00B768D2" w:rsidRPr="00174212" w:rsidRDefault="00B768D2" w:rsidP="0064131A">
            <w:pPr>
              <w:pStyle w:val="a5"/>
              <w:ind w:firstLineChars="0" w:firstLine="0"/>
              <w:jc w:val="center"/>
              <w:rPr>
                <w:rFonts w:ascii="等线" w:eastAsia="等线" w:hAnsi="等线" w:cs="等线" w:hint="eastAsia"/>
                <w:color w:val="833C0B"/>
                <w:sz w:val="18"/>
                <w:szCs w:val="16"/>
              </w:rPr>
            </w:pPr>
          </w:p>
        </w:tc>
        <w:tc>
          <w:tcPr>
            <w:tcW w:w="1557" w:type="dxa"/>
            <w:vAlign w:val="center"/>
          </w:tcPr>
          <w:p w14:paraId="76289923" w14:textId="2C72F62D" w:rsidR="00B768D2" w:rsidRPr="00702F77"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RPx Seg No</w:t>
            </w:r>
          </w:p>
        </w:tc>
        <w:tc>
          <w:tcPr>
            <w:tcW w:w="567" w:type="dxa"/>
            <w:noWrap/>
            <w:vAlign w:val="center"/>
          </w:tcPr>
          <w:p w14:paraId="0E87D665" w14:textId="7454EA96" w:rsidR="00B768D2" w:rsidRPr="00702F77"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8</w:t>
            </w:r>
          </w:p>
        </w:tc>
        <w:tc>
          <w:tcPr>
            <w:tcW w:w="567" w:type="dxa"/>
            <w:noWrap/>
            <w:vAlign w:val="center"/>
          </w:tcPr>
          <w:p w14:paraId="0C388BC7" w14:textId="5680C269" w:rsidR="00B768D2" w:rsidRPr="00702F77"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705715C6" w14:textId="72A38112" w:rsidR="00B768D2" w:rsidRPr="00702F77" w:rsidRDefault="00B768D2" w:rsidP="0064131A">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当IOMMU工作在多RC模式时，该寄存器表示每一个RP的Segment No。当ATS Comand内的DESG字段等于该寄存器值时，对应的ATS Msg将被发往该RP。</w:t>
            </w:r>
          </w:p>
        </w:tc>
      </w:tr>
      <w:tr w:rsidR="00B768D2" w:rsidRPr="00CD2A9E" w14:paraId="3258F505" w14:textId="77777777" w:rsidTr="0064131A">
        <w:trPr>
          <w:trHeight w:val="276"/>
        </w:trPr>
        <w:tc>
          <w:tcPr>
            <w:tcW w:w="706" w:type="dxa"/>
            <w:vMerge/>
            <w:vAlign w:val="center"/>
          </w:tcPr>
          <w:p w14:paraId="7917A1CD" w14:textId="77777777" w:rsidR="00B768D2" w:rsidRPr="00174212" w:rsidRDefault="00B768D2" w:rsidP="0064131A">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1AA73959" w14:textId="12CDA4F2" w:rsidR="00B768D2" w:rsidRPr="00F044B8"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RPx Msg Addr</w:t>
            </w:r>
          </w:p>
        </w:tc>
        <w:tc>
          <w:tcPr>
            <w:tcW w:w="567" w:type="dxa"/>
            <w:noWrap/>
            <w:vAlign w:val="center"/>
          </w:tcPr>
          <w:p w14:paraId="1C4FD92F" w14:textId="30BA40CE" w:rsidR="00B768D2" w:rsidRPr="00F044B8"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64</w:t>
            </w:r>
          </w:p>
        </w:tc>
        <w:tc>
          <w:tcPr>
            <w:tcW w:w="567" w:type="dxa"/>
            <w:noWrap/>
            <w:vAlign w:val="center"/>
          </w:tcPr>
          <w:p w14:paraId="3E4BAF59" w14:textId="6C527937" w:rsidR="00B768D2" w:rsidRPr="00F044B8"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7892C9E9" w14:textId="1F6DF854" w:rsidR="00B768D2" w:rsidRPr="00F044B8" w:rsidRDefault="00B768D2" w:rsidP="0064131A">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RP用于接收ATS Msg的地址。</w:t>
            </w:r>
          </w:p>
        </w:tc>
      </w:tr>
      <w:tr w:rsidR="00B768D2" w:rsidRPr="00CD2A9E" w14:paraId="17EA2771" w14:textId="77777777" w:rsidTr="0064131A">
        <w:trPr>
          <w:trHeight w:val="276"/>
        </w:trPr>
        <w:tc>
          <w:tcPr>
            <w:tcW w:w="706" w:type="dxa"/>
            <w:vMerge/>
            <w:vAlign w:val="center"/>
          </w:tcPr>
          <w:p w14:paraId="3D846867" w14:textId="77777777" w:rsidR="00B768D2" w:rsidRPr="00174212" w:rsidRDefault="00B768D2" w:rsidP="0064131A">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1BA5FEC1" w14:textId="70C72476" w:rsidR="00B768D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RPx EN</w:t>
            </w:r>
          </w:p>
        </w:tc>
        <w:tc>
          <w:tcPr>
            <w:tcW w:w="567" w:type="dxa"/>
            <w:noWrap/>
            <w:vAlign w:val="center"/>
          </w:tcPr>
          <w:p w14:paraId="4A2AE297" w14:textId="7479ED2D" w:rsidR="00B768D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567" w:type="dxa"/>
            <w:noWrap/>
            <w:vAlign w:val="center"/>
          </w:tcPr>
          <w:p w14:paraId="6A43A8B3" w14:textId="2A83AA8E" w:rsidR="00B768D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40ABBFCE" w14:textId="383EE92E" w:rsidR="00B768D2" w:rsidRDefault="00B768D2" w:rsidP="0064131A">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RPx使能信号。当该寄存器为0时，对应的上述路由判断逻辑不生效，上述寄存器的值需要被忽略。</w:t>
            </w:r>
          </w:p>
        </w:tc>
      </w:tr>
    </w:tbl>
    <w:p w14:paraId="4A52734C" w14:textId="2DE62FDA" w:rsidR="00A4610F" w:rsidRDefault="00A4610F" w:rsidP="00A4610F">
      <w:pPr>
        <w:ind w:firstLineChars="200" w:firstLine="420"/>
      </w:pPr>
      <w:r>
        <w:rPr>
          <w:rFonts w:hint="eastAsia"/>
        </w:rPr>
        <w:t>与固件的</w:t>
      </w:r>
      <w:r>
        <w:rPr>
          <w:rFonts w:hint="eastAsia"/>
        </w:rPr>
        <w:t>Ring</w:t>
      </w:r>
      <w:r>
        <w:t xml:space="preserve"> Buffer</w:t>
      </w:r>
      <w:r>
        <w:rPr>
          <w:rFonts w:hint="eastAsia"/>
        </w:rPr>
        <w:t>接口运行时相关的寄存器如下表所示，这些寄存器可在运行时被修改。</w:t>
      </w:r>
    </w:p>
    <w:p w14:paraId="581E17B4" w14:textId="07FAE03A" w:rsidR="00A4610F" w:rsidRDefault="00A4610F" w:rsidP="00A4610F">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13</w:t>
      </w:r>
      <w:r w:rsidR="00AC63EA">
        <w:fldChar w:fldCharType="end"/>
      </w:r>
      <w:r>
        <w:t xml:space="preserve"> Ring Buffer</w:t>
      </w:r>
      <w:r>
        <w:rPr>
          <w:rFonts w:hint="eastAsia"/>
        </w:rPr>
        <w:t>接口运行时相关寄存器描述</w:t>
      </w:r>
    </w:p>
    <w:tbl>
      <w:tblPr>
        <w:tblStyle w:val="a6"/>
        <w:tblW w:w="0" w:type="auto"/>
        <w:tblLook w:val="04A0" w:firstRow="1" w:lastRow="0" w:firstColumn="1" w:lastColumn="0" w:noHBand="0" w:noVBand="1"/>
      </w:tblPr>
      <w:tblGrid>
        <w:gridCol w:w="736"/>
        <w:gridCol w:w="1557"/>
        <w:gridCol w:w="567"/>
        <w:gridCol w:w="567"/>
        <w:gridCol w:w="4869"/>
      </w:tblGrid>
      <w:tr w:rsidR="00A4610F" w:rsidRPr="00CD2A9E" w14:paraId="1C393911" w14:textId="77777777" w:rsidTr="0079622B">
        <w:trPr>
          <w:trHeight w:val="276"/>
        </w:trPr>
        <w:tc>
          <w:tcPr>
            <w:tcW w:w="736" w:type="dxa"/>
            <w:vAlign w:val="center"/>
            <w:hideMark/>
          </w:tcPr>
          <w:p w14:paraId="15804037"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57" w:type="dxa"/>
            <w:noWrap/>
            <w:vAlign w:val="center"/>
            <w:hideMark/>
          </w:tcPr>
          <w:p w14:paraId="742C4010"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60A2ADF5"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位宽</w:t>
            </w:r>
          </w:p>
        </w:tc>
        <w:tc>
          <w:tcPr>
            <w:tcW w:w="567" w:type="dxa"/>
            <w:noWrap/>
            <w:vAlign w:val="center"/>
            <w:hideMark/>
          </w:tcPr>
          <w:p w14:paraId="5BF86B7D"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869" w:type="dxa"/>
            <w:vAlign w:val="center"/>
            <w:hideMark/>
          </w:tcPr>
          <w:p w14:paraId="6440924B"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2954B8" w:rsidRPr="00CD2A9E" w14:paraId="6AAA34B0" w14:textId="77777777" w:rsidTr="0079622B">
        <w:trPr>
          <w:trHeight w:val="519"/>
        </w:trPr>
        <w:tc>
          <w:tcPr>
            <w:tcW w:w="736" w:type="dxa"/>
            <w:vMerge w:val="restart"/>
            <w:vAlign w:val="center"/>
            <w:hideMark/>
          </w:tcPr>
          <w:p w14:paraId="5A4EF147" w14:textId="7957BC9D" w:rsidR="002954B8" w:rsidRPr="00174212" w:rsidRDefault="00A31CC5" w:rsidP="006A0693">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w:t>
            </w:r>
          </w:p>
        </w:tc>
        <w:tc>
          <w:tcPr>
            <w:tcW w:w="1557" w:type="dxa"/>
            <w:vAlign w:val="center"/>
            <w:hideMark/>
          </w:tcPr>
          <w:p w14:paraId="218B2229" w14:textId="63403AF5" w:rsidR="002954B8" w:rsidRPr="00174212" w:rsidRDefault="00D60DFC" w:rsidP="006A0693">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 Head</w:t>
            </w:r>
          </w:p>
        </w:tc>
        <w:tc>
          <w:tcPr>
            <w:tcW w:w="567" w:type="dxa"/>
            <w:noWrap/>
            <w:vAlign w:val="center"/>
            <w:hideMark/>
          </w:tcPr>
          <w:p w14:paraId="71AA51EA" w14:textId="411321CE"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16</w:t>
            </w:r>
          </w:p>
        </w:tc>
        <w:tc>
          <w:tcPr>
            <w:tcW w:w="567" w:type="dxa"/>
            <w:noWrap/>
            <w:vAlign w:val="center"/>
            <w:hideMark/>
          </w:tcPr>
          <w:p w14:paraId="2E1561BD" w14:textId="4BBDB669"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RW</w:t>
            </w:r>
          </w:p>
        </w:tc>
        <w:tc>
          <w:tcPr>
            <w:tcW w:w="4869" w:type="dxa"/>
            <w:vAlign w:val="center"/>
            <w:hideMark/>
          </w:tcPr>
          <w:p w14:paraId="05536083" w14:textId="38D70F04" w:rsidR="002954B8" w:rsidRPr="00174212" w:rsidRDefault="0011497D" w:rsidP="006A0693">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Ring的Head指针，由固件更新硬件读取，单位：</w:t>
            </w:r>
            <w:r>
              <w:rPr>
                <w:rFonts w:ascii="等线" w:eastAsia="等线" w:hAnsi="等线" w:cs="等线" w:hint="eastAsia"/>
                <w:color w:val="833C0B"/>
                <w:sz w:val="18"/>
                <w:szCs w:val="16"/>
              </w:rPr>
              <w:t>Entry</w:t>
            </w:r>
            <w:r w:rsidR="002954B8">
              <w:rPr>
                <w:rFonts w:ascii="等线" w:eastAsia="等线" w:hAnsi="等线" w:cs="等线" w:hint="eastAsia"/>
                <w:color w:val="833C0B"/>
                <w:sz w:val="18"/>
                <w:szCs w:val="16"/>
              </w:rPr>
              <w:t>。详见</w:t>
            </w:r>
            <w:r w:rsidR="002954B8">
              <w:rPr>
                <w:rFonts w:ascii="等线" w:eastAsia="等线" w:hAnsi="等线" w:cs="等线"/>
                <w:color w:val="833C0B"/>
                <w:sz w:val="18"/>
                <w:szCs w:val="16"/>
              </w:rPr>
              <w:fldChar w:fldCharType="begin"/>
            </w:r>
            <w:r w:rsidR="002954B8">
              <w:rPr>
                <w:rFonts w:ascii="等线" w:eastAsia="等线" w:hAnsi="等线" w:cs="等线"/>
                <w:color w:val="833C0B"/>
                <w:sz w:val="18"/>
                <w:szCs w:val="16"/>
              </w:rPr>
              <w:instrText xml:space="preserve"> </w:instrText>
            </w:r>
            <w:r w:rsidR="002954B8">
              <w:rPr>
                <w:rFonts w:ascii="等线" w:eastAsia="等线" w:hAnsi="等线" w:cs="等线" w:hint="eastAsia"/>
                <w:color w:val="833C0B"/>
                <w:sz w:val="18"/>
                <w:szCs w:val="16"/>
              </w:rPr>
              <w:instrText>REF _Ref117621257 \r \h</w:instrText>
            </w:r>
            <w:r w:rsidR="002954B8">
              <w:rPr>
                <w:rFonts w:ascii="等线" w:eastAsia="等线" w:hAnsi="等线" w:cs="等线"/>
                <w:color w:val="833C0B"/>
                <w:sz w:val="18"/>
                <w:szCs w:val="16"/>
              </w:rPr>
              <w:instrText xml:space="preserve"> </w:instrText>
            </w:r>
            <w:r w:rsidR="002954B8">
              <w:rPr>
                <w:rFonts w:ascii="等线" w:eastAsia="等线" w:hAnsi="等线" w:cs="等线"/>
                <w:color w:val="833C0B"/>
                <w:sz w:val="18"/>
                <w:szCs w:val="16"/>
              </w:rPr>
            </w:r>
            <w:r w:rsidR="002954B8">
              <w:rPr>
                <w:rFonts w:ascii="等线" w:eastAsia="等线" w:hAnsi="等线" w:cs="等线"/>
                <w:color w:val="833C0B"/>
                <w:sz w:val="18"/>
                <w:szCs w:val="16"/>
              </w:rPr>
              <w:fldChar w:fldCharType="separate"/>
            </w:r>
            <w:r w:rsidR="0043788C">
              <w:rPr>
                <w:rFonts w:ascii="等线" w:eastAsia="等线" w:hAnsi="等线" w:cs="等线" w:hint="eastAsia"/>
                <w:color w:val="833C0B"/>
                <w:sz w:val="18"/>
                <w:szCs w:val="16"/>
              </w:rPr>
              <w:t>5.2.4.1</w:t>
            </w:r>
            <w:r w:rsidR="002954B8">
              <w:rPr>
                <w:rFonts w:ascii="等线" w:eastAsia="等线" w:hAnsi="等线" w:cs="等线"/>
                <w:color w:val="833C0B"/>
                <w:sz w:val="18"/>
                <w:szCs w:val="16"/>
              </w:rPr>
              <w:fldChar w:fldCharType="end"/>
            </w:r>
            <w:r w:rsidR="002954B8">
              <w:rPr>
                <w:rFonts w:ascii="等线" w:eastAsia="等线" w:hAnsi="等线" w:cs="等线" w:hint="eastAsia"/>
                <w:color w:val="833C0B"/>
                <w:sz w:val="18"/>
                <w:szCs w:val="16"/>
              </w:rPr>
              <w:t>。</w:t>
            </w:r>
          </w:p>
        </w:tc>
      </w:tr>
      <w:tr w:rsidR="002954B8" w:rsidRPr="00CD2A9E" w14:paraId="17FD4623" w14:textId="77777777" w:rsidTr="0079622B">
        <w:trPr>
          <w:trHeight w:val="456"/>
        </w:trPr>
        <w:tc>
          <w:tcPr>
            <w:tcW w:w="736" w:type="dxa"/>
            <w:vMerge/>
            <w:vAlign w:val="center"/>
            <w:hideMark/>
          </w:tcPr>
          <w:p w14:paraId="1EB43F7F" w14:textId="77777777" w:rsidR="002954B8" w:rsidRPr="00174212" w:rsidRDefault="002954B8" w:rsidP="006A0693">
            <w:pPr>
              <w:pStyle w:val="a5"/>
              <w:ind w:firstLineChars="0" w:firstLine="0"/>
              <w:jc w:val="center"/>
              <w:rPr>
                <w:rFonts w:ascii="等线" w:eastAsia="等线" w:hAnsi="等线" w:cs="等线" w:hint="eastAsia"/>
                <w:color w:val="833C0B"/>
                <w:sz w:val="18"/>
                <w:szCs w:val="16"/>
              </w:rPr>
            </w:pPr>
          </w:p>
        </w:tc>
        <w:tc>
          <w:tcPr>
            <w:tcW w:w="1557" w:type="dxa"/>
            <w:vAlign w:val="center"/>
            <w:hideMark/>
          </w:tcPr>
          <w:p w14:paraId="03F4B2C6" w14:textId="31460077" w:rsidR="002954B8" w:rsidRPr="00174212" w:rsidRDefault="00D60DFC" w:rsidP="006A0693">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 Tail</w:t>
            </w:r>
          </w:p>
        </w:tc>
        <w:tc>
          <w:tcPr>
            <w:tcW w:w="567" w:type="dxa"/>
            <w:noWrap/>
            <w:vAlign w:val="center"/>
            <w:hideMark/>
          </w:tcPr>
          <w:p w14:paraId="5D7AFBEB" w14:textId="04806201"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16</w:t>
            </w:r>
          </w:p>
        </w:tc>
        <w:tc>
          <w:tcPr>
            <w:tcW w:w="567" w:type="dxa"/>
            <w:noWrap/>
            <w:vAlign w:val="center"/>
            <w:hideMark/>
          </w:tcPr>
          <w:p w14:paraId="521F43BB" w14:textId="523FBA61" w:rsidR="002954B8" w:rsidRPr="00174212" w:rsidRDefault="002954B8" w:rsidP="00125EDE">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R</w:t>
            </w:r>
            <w:r>
              <w:rPr>
                <w:rFonts w:ascii="等线" w:eastAsia="等线" w:hAnsi="等线" w:cs="等线" w:hint="eastAsia"/>
                <w:color w:val="833C0B"/>
                <w:sz w:val="18"/>
                <w:szCs w:val="16"/>
              </w:rPr>
              <w:t>W</w:t>
            </w:r>
          </w:p>
        </w:tc>
        <w:tc>
          <w:tcPr>
            <w:tcW w:w="4869" w:type="dxa"/>
            <w:vAlign w:val="center"/>
            <w:hideMark/>
          </w:tcPr>
          <w:p w14:paraId="14764337" w14:textId="3D072FB3" w:rsidR="002954B8" w:rsidRPr="00174212" w:rsidRDefault="0011497D" w:rsidP="00AC38D7">
            <w:pPr>
              <w:pStyle w:val="a5"/>
              <w:ind w:firstLineChars="0" w:firstLine="0"/>
              <w:jc w:val="left"/>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Pr="006A0693">
              <w:rPr>
                <w:rFonts w:ascii="等线" w:eastAsia="等线" w:hAnsi="等线" w:cs="等线" w:hint="eastAsia"/>
                <w:color w:val="833C0B"/>
                <w:sz w:val="18"/>
                <w:szCs w:val="16"/>
              </w:rPr>
              <w:t xml:space="preserve"> Ring</w:t>
            </w:r>
            <w:r w:rsidR="002954B8" w:rsidRPr="006A0693">
              <w:rPr>
                <w:rFonts w:ascii="等线" w:eastAsia="等线" w:hAnsi="等线" w:cs="等线" w:hint="eastAsia"/>
                <w:color w:val="833C0B"/>
                <w:sz w:val="18"/>
                <w:szCs w:val="16"/>
              </w:rPr>
              <w:t>的Tail指针，由硬件更新固件读取，单位：</w:t>
            </w:r>
            <w:r>
              <w:rPr>
                <w:rFonts w:ascii="等线" w:eastAsia="等线" w:hAnsi="等线" w:cs="等线" w:hint="eastAsia"/>
                <w:color w:val="833C0B"/>
                <w:sz w:val="18"/>
                <w:szCs w:val="16"/>
              </w:rPr>
              <w:t>Entry</w:t>
            </w:r>
            <w:r w:rsidR="002954B8">
              <w:rPr>
                <w:rFonts w:ascii="等线" w:eastAsia="等线" w:hAnsi="等线" w:cs="等线" w:hint="eastAsia"/>
                <w:color w:val="833C0B"/>
                <w:sz w:val="18"/>
                <w:szCs w:val="16"/>
              </w:rPr>
              <w:t>。</w:t>
            </w:r>
          </w:p>
        </w:tc>
      </w:tr>
      <w:tr w:rsidR="002954B8" w:rsidRPr="00CD2A9E" w14:paraId="47B3E6E2" w14:textId="77777777" w:rsidTr="0079622B">
        <w:trPr>
          <w:trHeight w:val="380"/>
        </w:trPr>
        <w:tc>
          <w:tcPr>
            <w:tcW w:w="736" w:type="dxa"/>
            <w:vMerge/>
            <w:vAlign w:val="center"/>
            <w:hideMark/>
          </w:tcPr>
          <w:p w14:paraId="6A78662F" w14:textId="77777777" w:rsidR="002954B8" w:rsidRPr="00174212" w:rsidRDefault="002954B8" w:rsidP="006A0693">
            <w:pPr>
              <w:pStyle w:val="a5"/>
              <w:ind w:firstLineChars="0" w:firstLine="0"/>
              <w:jc w:val="center"/>
              <w:rPr>
                <w:rFonts w:ascii="等线" w:eastAsia="等线" w:hAnsi="等线" w:cs="等线" w:hint="eastAsia"/>
                <w:color w:val="833C0B"/>
                <w:sz w:val="18"/>
                <w:szCs w:val="16"/>
              </w:rPr>
            </w:pPr>
          </w:p>
        </w:tc>
        <w:tc>
          <w:tcPr>
            <w:tcW w:w="1557" w:type="dxa"/>
            <w:vAlign w:val="center"/>
            <w:hideMark/>
          </w:tcPr>
          <w:p w14:paraId="27F4FF21" w14:textId="3C9E8954" w:rsidR="002954B8" w:rsidRPr="00174212" w:rsidRDefault="00D60DFC" w:rsidP="006A0693">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 Thr</w:t>
            </w:r>
          </w:p>
        </w:tc>
        <w:tc>
          <w:tcPr>
            <w:tcW w:w="567" w:type="dxa"/>
            <w:noWrap/>
            <w:vAlign w:val="center"/>
            <w:hideMark/>
          </w:tcPr>
          <w:p w14:paraId="7CEC5799" w14:textId="6695D3D6"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16</w:t>
            </w:r>
          </w:p>
        </w:tc>
        <w:tc>
          <w:tcPr>
            <w:tcW w:w="567" w:type="dxa"/>
            <w:noWrap/>
            <w:vAlign w:val="center"/>
            <w:hideMark/>
          </w:tcPr>
          <w:p w14:paraId="11E974C8" w14:textId="3F5ABAC7"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RW</w:t>
            </w:r>
          </w:p>
        </w:tc>
        <w:tc>
          <w:tcPr>
            <w:tcW w:w="4869" w:type="dxa"/>
            <w:vAlign w:val="center"/>
            <w:hideMark/>
          </w:tcPr>
          <w:p w14:paraId="4431DB39" w14:textId="45566E69" w:rsidR="002954B8" w:rsidRPr="00174212" w:rsidRDefault="0011497D" w:rsidP="006A0693">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Ring的阈值，</w:t>
            </w:r>
            <w:r>
              <w:rPr>
                <w:rFonts w:ascii="等线" w:eastAsia="等线" w:hAnsi="等线" w:cs="等线" w:hint="eastAsia"/>
                <w:color w:val="833C0B"/>
                <w:sz w:val="18"/>
                <w:szCs w:val="16"/>
              </w:rPr>
              <w:t>当WARL Ring中已存在的数据数量</w:t>
            </w:r>
            <w:r w:rsidR="002954B8" w:rsidRPr="006A0693">
              <w:rPr>
                <w:rFonts w:ascii="等线" w:eastAsia="等线" w:hAnsi="等线" w:cs="等线" w:hint="eastAsia"/>
                <w:color w:val="833C0B"/>
                <w:sz w:val="18"/>
                <w:szCs w:val="16"/>
              </w:rPr>
              <w:t>超过该阈值会引起</w:t>
            </w:r>
            <w:r w:rsidR="00284590">
              <w:rPr>
                <w:rFonts w:ascii="等线" w:eastAsia="等线" w:hAnsi="等线" w:cs="等线" w:hint="eastAsia"/>
                <w:color w:val="833C0B"/>
                <w:sz w:val="18"/>
                <w:szCs w:val="16"/>
              </w:rPr>
              <w:t>IO</w:t>
            </w:r>
            <w:r w:rsidR="00284590">
              <w:rPr>
                <w:rFonts w:ascii="等线" w:eastAsia="等线" w:hAnsi="等线" w:cs="等线"/>
                <w:color w:val="833C0B"/>
                <w:sz w:val="18"/>
                <w:szCs w:val="16"/>
              </w:rPr>
              <w:t xml:space="preserve"> </w:t>
            </w:r>
            <w:r w:rsidR="00284590">
              <w:rPr>
                <w:rFonts w:ascii="等线" w:eastAsia="等线" w:hAnsi="等线" w:cs="等线" w:hint="eastAsia"/>
                <w:color w:val="833C0B"/>
                <w:sz w:val="18"/>
                <w:szCs w:val="16"/>
              </w:rPr>
              <w:t>INTs寄存器组的</w:t>
            </w:r>
            <w:r w:rsidR="002954B8" w:rsidRPr="006A0693">
              <w:rPr>
                <w:rFonts w:ascii="等线" w:eastAsia="等线" w:hAnsi="等线" w:cs="等线" w:hint="eastAsia"/>
                <w:color w:val="833C0B"/>
                <w:sz w:val="18"/>
                <w:szCs w:val="16"/>
              </w:rPr>
              <w:t>Int Status寄存器相关位置位。</w:t>
            </w:r>
          </w:p>
        </w:tc>
      </w:tr>
      <w:tr w:rsidR="002954B8" w:rsidRPr="00CD2A9E" w14:paraId="4843C2D9" w14:textId="77777777" w:rsidTr="0079622B">
        <w:trPr>
          <w:trHeight w:val="380"/>
        </w:trPr>
        <w:tc>
          <w:tcPr>
            <w:tcW w:w="736" w:type="dxa"/>
            <w:vMerge/>
            <w:vAlign w:val="center"/>
          </w:tcPr>
          <w:p w14:paraId="36C495E6" w14:textId="77777777" w:rsidR="002954B8" w:rsidRPr="00174212" w:rsidRDefault="002954B8" w:rsidP="003507D7">
            <w:pPr>
              <w:pStyle w:val="a5"/>
              <w:ind w:firstLineChars="0" w:firstLine="0"/>
              <w:jc w:val="center"/>
              <w:rPr>
                <w:rFonts w:ascii="等线" w:eastAsia="等线" w:hAnsi="等线" w:cs="等线" w:hint="eastAsia"/>
                <w:color w:val="833C0B"/>
                <w:sz w:val="18"/>
                <w:szCs w:val="16"/>
              </w:rPr>
            </w:pPr>
          </w:p>
        </w:tc>
        <w:tc>
          <w:tcPr>
            <w:tcW w:w="1557" w:type="dxa"/>
            <w:vAlign w:val="center"/>
          </w:tcPr>
          <w:p w14:paraId="2EB75ED7" w14:textId="21A63D7D" w:rsidR="002954B8" w:rsidRPr="006A0693" w:rsidRDefault="00D60DFC" w:rsidP="003507D7">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3507D7">
              <w:rPr>
                <w:rFonts w:ascii="等线" w:eastAsia="等线" w:hAnsi="等线" w:cs="等线" w:hint="eastAsia"/>
                <w:color w:val="833C0B"/>
                <w:sz w:val="18"/>
                <w:szCs w:val="16"/>
              </w:rPr>
              <w:t xml:space="preserve"> Timeout Thr</w:t>
            </w:r>
          </w:p>
        </w:tc>
        <w:tc>
          <w:tcPr>
            <w:tcW w:w="567" w:type="dxa"/>
            <w:noWrap/>
            <w:vAlign w:val="center"/>
          </w:tcPr>
          <w:p w14:paraId="4BBE201E" w14:textId="67772801" w:rsidR="002954B8" w:rsidRPr="006A0693" w:rsidRDefault="002954B8" w:rsidP="003507D7">
            <w:pPr>
              <w:pStyle w:val="a5"/>
              <w:ind w:firstLineChars="0" w:firstLine="0"/>
              <w:jc w:val="center"/>
              <w:rPr>
                <w:rFonts w:ascii="等线" w:eastAsia="等线" w:hAnsi="等线" w:cs="等线" w:hint="eastAsia"/>
                <w:color w:val="833C0B"/>
                <w:sz w:val="18"/>
                <w:szCs w:val="16"/>
              </w:rPr>
            </w:pPr>
            <w:r w:rsidRPr="003507D7">
              <w:rPr>
                <w:rFonts w:ascii="等线" w:eastAsia="等线" w:hAnsi="等线" w:cs="等线" w:hint="eastAsia"/>
                <w:color w:val="833C0B"/>
                <w:sz w:val="18"/>
                <w:szCs w:val="16"/>
              </w:rPr>
              <w:t>16</w:t>
            </w:r>
          </w:p>
        </w:tc>
        <w:tc>
          <w:tcPr>
            <w:tcW w:w="567" w:type="dxa"/>
            <w:noWrap/>
            <w:vAlign w:val="center"/>
          </w:tcPr>
          <w:p w14:paraId="57E2F9B6" w14:textId="61469CBB" w:rsidR="002954B8" w:rsidRPr="006A0693" w:rsidRDefault="002954B8" w:rsidP="003507D7">
            <w:pPr>
              <w:pStyle w:val="a5"/>
              <w:ind w:firstLineChars="0" w:firstLine="0"/>
              <w:jc w:val="center"/>
              <w:rPr>
                <w:rFonts w:ascii="等线" w:eastAsia="等线" w:hAnsi="等线" w:cs="等线" w:hint="eastAsia"/>
                <w:color w:val="833C0B"/>
                <w:sz w:val="18"/>
                <w:szCs w:val="16"/>
              </w:rPr>
            </w:pPr>
            <w:r w:rsidRPr="003507D7">
              <w:rPr>
                <w:rFonts w:ascii="等线" w:eastAsia="等线" w:hAnsi="等线" w:cs="等线" w:hint="eastAsia"/>
                <w:color w:val="833C0B"/>
                <w:sz w:val="18"/>
                <w:szCs w:val="16"/>
              </w:rPr>
              <w:t>RW</w:t>
            </w:r>
          </w:p>
        </w:tc>
        <w:tc>
          <w:tcPr>
            <w:tcW w:w="4869" w:type="dxa"/>
            <w:vAlign w:val="center"/>
          </w:tcPr>
          <w:p w14:paraId="39929AA7" w14:textId="2389E01D" w:rsidR="002954B8" w:rsidRPr="006A0693" w:rsidRDefault="0011497D" w:rsidP="003507D7">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3507D7">
              <w:rPr>
                <w:rFonts w:ascii="等线" w:eastAsia="等线" w:hAnsi="等线" w:cs="等线" w:hint="eastAsia"/>
                <w:color w:val="833C0B"/>
                <w:sz w:val="18"/>
                <w:szCs w:val="16"/>
              </w:rPr>
              <w:t xml:space="preserve"> Ring Head更新阈值，超过该阈值不更新Head</w:t>
            </w:r>
            <w:r w:rsidR="00613C15">
              <w:rPr>
                <w:rFonts w:ascii="等线" w:eastAsia="等线" w:hAnsi="等线" w:cs="等线" w:hint="eastAsia"/>
                <w:color w:val="833C0B"/>
                <w:sz w:val="18"/>
                <w:szCs w:val="16"/>
              </w:rPr>
              <w:t>指针将会触发一个中断事件。</w:t>
            </w:r>
            <w:r w:rsidR="00613C15" w:rsidRPr="00613C15">
              <w:rPr>
                <w:rFonts w:ascii="等线" w:eastAsia="等线" w:hAnsi="等线" w:cs="等线" w:hint="eastAsia"/>
                <w:color w:val="833C0B"/>
                <w:sz w:val="18"/>
                <w:szCs w:val="16"/>
              </w:rPr>
              <w:t>单位：us</w:t>
            </w:r>
            <w:r w:rsidR="00613C15">
              <w:rPr>
                <w:rFonts w:ascii="等线" w:eastAsia="等线" w:hAnsi="等线" w:cs="等线" w:hint="eastAsia"/>
                <w:color w:val="833C0B"/>
                <w:sz w:val="18"/>
                <w:szCs w:val="16"/>
              </w:rPr>
              <w:t>。</w:t>
            </w:r>
          </w:p>
        </w:tc>
      </w:tr>
    </w:tbl>
    <w:p w14:paraId="0E0F2DAE" w14:textId="3BA8736D" w:rsidR="007B4FA9" w:rsidRDefault="003E05C2" w:rsidP="000768A4">
      <w:pPr>
        <w:ind w:firstLineChars="200" w:firstLine="420"/>
      </w:pPr>
      <w:r>
        <w:rPr>
          <w:rFonts w:hint="eastAsia"/>
        </w:rPr>
        <w:t>IO</w:t>
      </w:r>
      <w:r>
        <w:t xml:space="preserve"> </w:t>
      </w:r>
      <w:r>
        <w:rPr>
          <w:rFonts w:hint="eastAsia"/>
        </w:rPr>
        <w:t>INTs</w:t>
      </w:r>
      <w:r w:rsidR="00DE1E17">
        <w:rPr>
          <w:rFonts w:hint="eastAsia"/>
        </w:rPr>
        <w:t>寄存器组用来记录</w:t>
      </w:r>
      <w:r w:rsidR="00B851C4">
        <w:rPr>
          <w:rFonts w:hint="eastAsia"/>
        </w:rPr>
        <w:t>IOMMU</w:t>
      </w:r>
      <w:r w:rsidR="00DE1E17">
        <w:rPr>
          <w:rFonts w:hint="eastAsia"/>
        </w:rPr>
        <w:t>发生的</w:t>
      </w:r>
      <w:r>
        <w:rPr>
          <w:rFonts w:hint="eastAsia"/>
        </w:rPr>
        <w:t>IO</w:t>
      </w:r>
      <w:r>
        <w:t xml:space="preserve"> </w:t>
      </w:r>
      <w:r>
        <w:rPr>
          <w:rFonts w:hint="eastAsia"/>
        </w:rPr>
        <w:t>INT</w:t>
      </w:r>
      <w:r>
        <w:t>s</w:t>
      </w:r>
      <w:r w:rsidR="00DE1E17">
        <w:rPr>
          <w:rFonts w:hint="eastAsia"/>
        </w:rPr>
        <w:t>事件。当</w:t>
      </w:r>
      <w:r>
        <w:rPr>
          <w:rFonts w:hint="eastAsia"/>
        </w:rPr>
        <w:t>I</w:t>
      </w:r>
      <w:r>
        <w:t>O INTs</w:t>
      </w:r>
      <w:r w:rsidR="00DE1E17">
        <w:rPr>
          <w:rFonts w:hint="eastAsia"/>
        </w:rPr>
        <w:t>有事件发生，且该事件未被屏蔽时，</w:t>
      </w:r>
      <w:r w:rsidR="00B851C4">
        <w:rPr>
          <w:rFonts w:hint="eastAsia"/>
        </w:rPr>
        <w:t>IOMMU</w:t>
      </w:r>
      <w:r w:rsidR="00DE1E17">
        <w:rPr>
          <w:rFonts w:hint="eastAsia"/>
        </w:rPr>
        <w:t>会使</w:t>
      </w:r>
      <w:r>
        <w:rPr>
          <w:rFonts w:hint="eastAsia"/>
        </w:rPr>
        <w:t>I</w:t>
      </w:r>
      <w:r>
        <w:t>O INTs</w:t>
      </w:r>
      <w:r w:rsidR="001E7EB8">
        <w:rPr>
          <w:rFonts w:hint="eastAsia"/>
        </w:rPr>
        <w:t>寄存器组中的对应位置</w:t>
      </w:r>
      <w:r w:rsidR="001E7EB8">
        <w:rPr>
          <w:rFonts w:hint="eastAsia"/>
        </w:rPr>
        <w:t>1</w:t>
      </w:r>
      <w:r w:rsidR="001E7EB8">
        <w:rPr>
          <w:rFonts w:hint="eastAsia"/>
        </w:rPr>
        <w:t>，如果</w:t>
      </w:r>
      <w:r w:rsidR="00B851C4">
        <w:rPr>
          <w:rFonts w:hint="eastAsia"/>
        </w:rPr>
        <w:t>对应</w:t>
      </w:r>
      <w:r w:rsidR="001E7EB8">
        <w:rPr>
          <w:rFonts w:hint="eastAsia"/>
        </w:rPr>
        <w:t>的</w:t>
      </w:r>
      <w:r>
        <w:rPr>
          <w:rFonts w:hint="eastAsia"/>
        </w:rPr>
        <w:t>I</w:t>
      </w:r>
      <w:r>
        <w:t>O INTs</w:t>
      </w:r>
      <w:r w:rsidR="001E7EB8">
        <w:rPr>
          <w:rFonts w:hint="eastAsia"/>
        </w:rPr>
        <w:t>寄存器组中</w:t>
      </w:r>
      <w:r w:rsidR="00B851C4">
        <w:rPr>
          <w:rFonts w:hint="eastAsia"/>
        </w:rPr>
        <w:t>未</w:t>
      </w:r>
      <w:r w:rsidR="001E7EB8">
        <w:rPr>
          <w:rFonts w:hint="eastAsia"/>
        </w:rPr>
        <w:t>被屏蔽，那么最终会让</w:t>
      </w:r>
      <w:r w:rsidR="00B851C4">
        <w:rPr>
          <w:rFonts w:hint="eastAsia"/>
        </w:rPr>
        <w:t>IOMMU</w:t>
      </w:r>
      <w:r w:rsidR="001E7EB8">
        <w:rPr>
          <w:rFonts w:hint="eastAsia"/>
        </w:rPr>
        <w:t>输出的</w:t>
      </w:r>
      <w:r w:rsidR="00D434D2">
        <w:rPr>
          <w:rFonts w:hint="eastAsia"/>
        </w:rPr>
        <w:t>I</w:t>
      </w:r>
      <w:r w:rsidR="00D434D2">
        <w:t>O INTs</w:t>
      </w:r>
      <w:r w:rsidR="001E7EB8">
        <w:rPr>
          <w:rFonts w:hint="eastAsia"/>
        </w:rPr>
        <w:t>信号拉高。</w:t>
      </w:r>
    </w:p>
    <w:p w14:paraId="040DB4D2" w14:textId="19A3D981" w:rsidR="00130A93" w:rsidRDefault="00130A93" w:rsidP="00130A93">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43788C">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43788C">
        <w:rPr>
          <w:noProof/>
        </w:rPr>
        <w:t>14</w:t>
      </w:r>
      <w:r w:rsidR="00AC63EA">
        <w:fldChar w:fldCharType="end"/>
      </w:r>
      <w:r>
        <w:t xml:space="preserve"> Controller </w:t>
      </w:r>
      <w:r w:rsidR="00B851C4">
        <w:rPr>
          <w:rFonts w:hint="eastAsia"/>
        </w:rPr>
        <w:t>IO</w:t>
      </w:r>
      <w:r w:rsidRPr="001B1B32">
        <w:t xml:space="preserve"> INTs</w:t>
      </w:r>
      <w:r w:rsidRPr="001B1B32">
        <w:t>寄存器组描述</w:t>
      </w:r>
    </w:p>
    <w:tbl>
      <w:tblPr>
        <w:tblStyle w:val="a6"/>
        <w:tblW w:w="0" w:type="auto"/>
        <w:tblLook w:val="04A0" w:firstRow="1" w:lastRow="0" w:firstColumn="1" w:lastColumn="0" w:noHBand="0" w:noVBand="1"/>
      </w:tblPr>
      <w:tblGrid>
        <w:gridCol w:w="741"/>
        <w:gridCol w:w="1769"/>
        <w:gridCol w:w="567"/>
        <w:gridCol w:w="567"/>
        <w:gridCol w:w="4652"/>
      </w:tblGrid>
      <w:tr w:rsidR="00F6363B" w:rsidRPr="00CD2A9E" w14:paraId="42AE7EDA" w14:textId="77777777" w:rsidTr="00D83671">
        <w:trPr>
          <w:trHeight w:val="276"/>
        </w:trPr>
        <w:tc>
          <w:tcPr>
            <w:tcW w:w="741" w:type="dxa"/>
            <w:vAlign w:val="center"/>
            <w:hideMark/>
          </w:tcPr>
          <w:p w14:paraId="143B7E91"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769" w:type="dxa"/>
            <w:noWrap/>
            <w:vAlign w:val="center"/>
            <w:hideMark/>
          </w:tcPr>
          <w:p w14:paraId="49732D1C"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629659FF"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位宽</w:t>
            </w:r>
          </w:p>
        </w:tc>
        <w:tc>
          <w:tcPr>
            <w:tcW w:w="567" w:type="dxa"/>
            <w:noWrap/>
            <w:vAlign w:val="center"/>
            <w:hideMark/>
          </w:tcPr>
          <w:p w14:paraId="3D0768C6"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652" w:type="dxa"/>
            <w:vAlign w:val="center"/>
            <w:hideMark/>
          </w:tcPr>
          <w:p w14:paraId="604B454D"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E17C7C" w:rsidRPr="00CD2A9E" w14:paraId="1EA39E7B" w14:textId="77777777" w:rsidTr="00D83671">
        <w:trPr>
          <w:trHeight w:val="954"/>
        </w:trPr>
        <w:tc>
          <w:tcPr>
            <w:tcW w:w="741" w:type="dxa"/>
            <w:vMerge w:val="restart"/>
            <w:vAlign w:val="center"/>
          </w:tcPr>
          <w:p w14:paraId="7963093A" w14:textId="40EECFA2"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lastRenderedPageBreak/>
              <w:t>IO INTs</w:t>
            </w:r>
          </w:p>
        </w:tc>
        <w:tc>
          <w:tcPr>
            <w:tcW w:w="1769" w:type="dxa"/>
            <w:vAlign w:val="center"/>
          </w:tcPr>
          <w:p w14:paraId="6765FC31" w14:textId="24A04468"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Int Status</w:t>
            </w:r>
          </w:p>
        </w:tc>
        <w:tc>
          <w:tcPr>
            <w:tcW w:w="567" w:type="dxa"/>
            <w:noWrap/>
            <w:vAlign w:val="center"/>
          </w:tcPr>
          <w:p w14:paraId="4E88C309" w14:textId="336D195B"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32</w:t>
            </w:r>
          </w:p>
        </w:tc>
        <w:tc>
          <w:tcPr>
            <w:tcW w:w="567" w:type="dxa"/>
            <w:noWrap/>
            <w:vAlign w:val="center"/>
          </w:tcPr>
          <w:p w14:paraId="6FAF04F0" w14:textId="7B728E26"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RO</w:t>
            </w:r>
          </w:p>
        </w:tc>
        <w:tc>
          <w:tcPr>
            <w:tcW w:w="4652" w:type="dxa"/>
            <w:vAlign w:val="center"/>
          </w:tcPr>
          <w:p w14:paraId="285D4EC5" w14:textId="05388EC5" w:rsidR="00E17C7C" w:rsidRPr="00043145" w:rsidRDefault="00E17C7C" w:rsidP="008D1D1F">
            <w:pPr>
              <w:pStyle w:val="a5"/>
              <w:ind w:firstLineChars="0" w:firstLine="0"/>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每一位对应一种中断事件。如果其中某一位为1，且该位对应的Int Mask位为0，则IO INTs信号被拉高。</w:t>
            </w:r>
            <w:r w:rsidRPr="00E17C7C">
              <w:rPr>
                <w:rFonts w:ascii="等线" w:eastAsia="等线" w:hAnsi="等线" w:cs="等线" w:hint="eastAsia"/>
                <w:color w:val="833C0B"/>
                <w:sz w:val="18"/>
                <w:szCs w:val="16"/>
              </w:rPr>
              <w:br/>
              <w:t xml:space="preserve">[0]: </w:t>
            </w:r>
            <w:r w:rsidR="00E55A97">
              <w:rPr>
                <w:rFonts w:ascii="等线" w:eastAsia="等线" w:hAnsi="等线" w:cs="等线" w:hint="eastAsia"/>
                <w:color w:val="833C0B"/>
                <w:sz w:val="18"/>
                <w:szCs w:val="16"/>
              </w:rPr>
              <w:t>WARL</w:t>
            </w:r>
            <w:r w:rsidRPr="00E17C7C">
              <w:rPr>
                <w:rFonts w:ascii="等线" w:eastAsia="等线" w:hAnsi="等线" w:cs="等线" w:hint="eastAsia"/>
                <w:color w:val="833C0B"/>
                <w:sz w:val="18"/>
                <w:szCs w:val="16"/>
              </w:rPr>
              <w:t xml:space="preserve"> Ring Buffer满；</w:t>
            </w:r>
            <w:r w:rsidRPr="00E17C7C">
              <w:rPr>
                <w:rFonts w:ascii="等线" w:eastAsia="等线" w:hAnsi="等线" w:cs="等线" w:hint="eastAsia"/>
                <w:color w:val="833C0B"/>
                <w:sz w:val="18"/>
                <w:szCs w:val="16"/>
              </w:rPr>
              <w:br/>
              <w:t xml:space="preserve">[1]: </w:t>
            </w:r>
            <w:r w:rsidR="00E55A97">
              <w:rPr>
                <w:rFonts w:ascii="等线" w:eastAsia="等线" w:hAnsi="等线" w:cs="等线" w:hint="eastAsia"/>
                <w:color w:val="833C0B"/>
                <w:sz w:val="18"/>
                <w:szCs w:val="16"/>
              </w:rPr>
              <w:t>WARL</w:t>
            </w:r>
            <w:r w:rsidRPr="00E17C7C">
              <w:rPr>
                <w:rFonts w:ascii="等线" w:eastAsia="等线" w:hAnsi="等线" w:cs="等线" w:hint="eastAsia"/>
                <w:color w:val="833C0B"/>
                <w:sz w:val="18"/>
                <w:szCs w:val="16"/>
              </w:rPr>
              <w:t xml:space="preserve"> Ring Buffer</w:t>
            </w:r>
            <w:r w:rsidR="00EE441D">
              <w:rPr>
                <w:rFonts w:ascii="等线" w:eastAsia="等线" w:hAnsi="等线" w:cs="等线" w:hint="eastAsia"/>
                <w:color w:val="833C0B"/>
                <w:sz w:val="18"/>
                <w:szCs w:val="16"/>
              </w:rPr>
              <w:t>有效</w:t>
            </w:r>
            <w:r w:rsidR="00CE7591">
              <w:rPr>
                <w:rFonts w:ascii="等线" w:eastAsia="等线" w:hAnsi="等线" w:cs="等线" w:hint="eastAsia"/>
                <w:color w:val="833C0B"/>
                <w:sz w:val="18"/>
                <w:szCs w:val="16"/>
              </w:rPr>
              <w:t>条目数</w:t>
            </w:r>
            <w:r w:rsidRPr="00E17C7C">
              <w:rPr>
                <w:rFonts w:ascii="等线" w:eastAsia="等线" w:hAnsi="等线" w:cs="等线" w:hint="eastAsia"/>
                <w:color w:val="833C0B"/>
                <w:sz w:val="18"/>
                <w:szCs w:val="16"/>
              </w:rPr>
              <w:t>大于阈值；</w:t>
            </w:r>
            <w:r w:rsidRPr="00E17C7C">
              <w:rPr>
                <w:rFonts w:ascii="等线" w:eastAsia="等线" w:hAnsi="等线" w:cs="等线" w:hint="eastAsia"/>
                <w:color w:val="833C0B"/>
                <w:sz w:val="18"/>
                <w:szCs w:val="16"/>
              </w:rPr>
              <w:br/>
              <w:t xml:space="preserve">[2]: </w:t>
            </w:r>
            <w:r w:rsidR="00E55A97">
              <w:rPr>
                <w:rFonts w:ascii="等线" w:eastAsia="等线" w:hAnsi="等线" w:cs="等线" w:hint="eastAsia"/>
                <w:color w:val="833C0B"/>
                <w:sz w:val="18"/>
                <w:szCs w:val="16"/>
              </w:rPr>
              <w:t>WARL</w:t>
            </w:r>
            <w:r w:rsidRPr="00E17C7C">
              <w:rPr>
                <w:rFonts w:ascii="等线" w:eastAsia="等线" w:hAnsi="等线" w:cs="等线" w:hint="eastAsia"/>
                <w:color w:val="833C0B"/>
                <w:sz w:val="18"/>
                <w:szCs w:val="16"/>
              </w:rPr>
              <w:t xml:space="preserve"> Ring Buffer超过指定时间未被更新Head寄存器；</w:t>
            </w:r>
            <w:r w:rsidRPr="00E17C7C">
              <w:rPr>
                <w:rFonts w:ascii="等线" w:eastAsia="等线" w:hAnsi="等线" w:cs="等线" w:hint="eastAsia"/>
                <w:color w:val="833C0B"/>
                <w:sz w:val="18"/>
                <w:szCs w:val="16"/>
              </w:rPr>
              <w:br/>
              <w:t>[31:</w:t>
            </w:r>
            <w:r w:rsidR="00E55A97">
              <w:rPr>
                <w:rFonts w:ascii="等线" w:eastAsia="等线" w:hAnsi="等线" w:cs="等线" w:hint="eastAsia"/>
                <w:color w:val="833C0B"/>
                <w:sz w:val="18"/>
                <w:szCs w:val="16"/>
              </w:rPr>
              <w:t>3</w:t>
            </w:r>
            <w:r w:rsidRPr="00E17C7C">
              <w:rPr>
                <w:rFonts w:ascii="等线" w:eastAsia="等线" w:hAnsi="等线" w:cs="等线" w:hint="eastAsia"/>
                <w:color w:val="833C0B"/>
                <w:sz w:val="18"/>
                <w:szCs w:val="16"/>
              </w:rPr>
              <w:t>]: Reserved.</w:t>
            </w:r>
          </w:p>
        </w:tc>
      </w:tr>
      <w:tr w:rsidR="00E17C7C" w:rsidRPr="00CD2A9E" w14:paraId="4973F680" w14:textId="77777777" w:rsidTr="00D83671">
        <w:trPr>
          <w:trHeight w:val="954"/>
        </w:trPr>
        <w:tc>
          <w:tcPr>
            <w:tcW w:w="741" w:type="dxa"/>
            <w:vMerge/>
            <w:vAlign w:val="center"/>
          </w:tcPr>
          <w:p w14:paraId="57D4E214" w14:textId="77777777" w:rsidR="00E17C7C" w:rsidRPr="00043145" w:rsidRDefault="00E17C7C" w:rsidP="00E17C7C">
            <w:pPr>
              <w:pStyle w:val="a5"/>
              <w:ind w:firstLineChars="0" w:firstLine="0"/>
              <w:jc w:val="center"/>
              <w:rPr>
                <w:rFonts w:ascii="等线" w:eastAsia="等线" w:hAnsi="等线" w:cs="等线" w:hint="eastAsia"/>
                <w:color w:val="833C0B"/>
                <w:sz w:val="18"/>
                <w:szCs w:val="16"/>
              </w:rPr>
            </w:pPr>
          </w:p>
        </w:tc>
        <w:tc>
          <w:tcPr>
            <w:tcW w:w="1769" w:type="dxa"/>
            <w:vAlign w:val="center"/>
          </w:tcPr>
          <w:p w14:paraId="1CF1FC66" w14:textId="275939EE"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Int Mask</w:t>
            </w:r>
          </w:p>
        </w:tc>
        <w:tc>
          <w:tcPr>
            <w:tcW w:w="567" w:type="dxa"/>
            <w:noWrap/>
            <w:vAlign w:val="center"/>
          </w:tcPr>
          <w:p w14:paraId="0A6C9473" w14:textId="25101B08"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32</w:t>
            </w:r>
          </w:p>
        </w:tc>
        <w:tc>
          <w:tcPr>
            <w:tcW w:w="567" w:type="dxa"/>
            <w:noWrap/>
            <w:vAlign w:val="center"/>
          </w:tcPr>
          <w:p w14:paraId="0287A685" w14:textId="75E9C4E4"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RW</w:t>
            </w:r>
          </w:p>
        </w:tc>
        <w:tc>
          <w:tcPr>
            <w:tcW w:w="4652" w:type="dxa"/>
            <w:vAlign w:val="center"/>
          </w:tcPr>
          <w:p w14:paraId="290BEC46" w14:textId="24334781" w:rsidR="00E17C7C" w:rsidRPr="00043145" w:rsidRDefault="00E17C7C" w:rsidP="00E17C7C">
            <w:pPr>
              <w:pStyle w:val="a5"/>
              <w:ind w:firstLineChars="0" w:firstLine="0"/>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中断屏蔽位，每一位对应一种中断事件，对应关系与Int Status寄存器一致。当Int Status某一位为1，且该寄存器对应位为0，则IO INTs信号被拉高。</w:t>
            </w:r>
          </w:p>
        </w:tc>
      </w:tr>
    </w:tbl>
    <w:p w14:paraId="42E5D171" w14:textId="3AA3F7CA" w:rsidR="003C2F33" w:rsidRDefault="003C2F33" w:rsidP="00214A2A">
      <w:pPr>
        <w:ind w:firstLineChars="200" w:firstLine="420"/>
      </w:pPr>
      <w:r>
        <w:rPr>
          <w:rFonts w:hint="eastAsia"/>
        </w:rPr>
        <w:t>E</w:t>
      </w:r>
      <w:r>
        <w:t>rror INTs</w:t>
      </w:r>
      <w:r>
        <w:rPr>
          <w:rFonts w:hint="eastAsia"/>
        </w:rPr>
        <w:t>寄存器组用来实现</w:t>
      </w:r>
      <w:r w:rsidR="00434569">
        <w:rPr>
          <w:rFonts w:hint="eastAsia"/>
        </w:rPr>
        <w:t>IOMMU</w:t>
      </w:r>
      <w:r>
        <w:rPr>
          <w:rFonts w:hint="eastAsia"/>
        </w:rPr>
        <w:t>的错误处理机制，错误处理机制详见</w:t>
      </w:r>
      <w:r>
        <w:fldChar w:fldCharType="begin"/>
      </w:r>
      <w:r>
        <w:instrText xml:space="preserve"> </w:instrText>
      </w:r>
      <w:r>
        <w:rPr>
          <w:rFonts w:hint="eastAsia"/>
        </w:rPr>
        <w:instrText>REF _Ref121919949 \r \h</w:instrText>
      </w:r>
      <w:r>
        <w:instrText xml:space="preserve"> </w:instrText>
      </w:r>
      <w:r>
        <w:fldChar w:fldCharType="separate"/>
      </w:r>
      <w:r w:rsidR="0043788C">
        <w:t>5.5</w:t>
      </w:r>
      <w:r>
        <w:fldChar w:fldCharType="end"/>
      </w:r>
      <w:r>
        <w:rPr>
          <w:rFonts w:hint="eastAsia"/>
        </w:rPr>
        <w:t>以及</w:t>
      </w:r>
      <w:r>
        <w:rPr>
          <w:rFonts w:hint="eastAsia"/>
        </w:rPr>
        <w:t>S</w:t>
      </w:r>
      <w:r>
        <w:t>oC</w:t>
      </w:r>
      <w:r>
        <w:rPr>
          <w:rFonts w:hint="eastAsia"/>
        </w:rPr>
        <w:t>架构文档错误处理部分</w:t>
      </w:r>
      <w:r w:rsidR="00434569">
        <w:rPr>
          <w:rFonts w:hint="eastAsia"/>
        </w:rPr>
        <w:t>。</w:t>
      </w:r>
    </w:p>
    <w:tbl>
      <w:tblPr>
        <w:tblStyle w:val="a6"/>
        <w:tblW w:w="0" w:type="auto"/>
        <w:tblLook w:val="04A0" w:firstRow="1" w:lastRow="0" w:firstColumn="1" w:lastColumn="0" w:noHBand="0" w:noVBand="1"/>
      </w:tblPr>
      <w:tblGrid>
        <w:gridCol w:w="736"/>
        <w:gridCol w:w="1769"/>
        <w:gridCol w:w="670"/>
        <w:gridCol w:w="567"/>
        <w:gridCol w:w="4554"/>
      </w:tblGrid>
      <w:tr w:rsidR="00451485" w:rsidRPr="00CD2A9E" w14:paraId="7F53369D" w14:textId="77777777" w:rsidTr="00F6006F">
        <w:trPr>
          <w:trHeight w:val="233"/>
        </w:trPr>
        <w:tc>
          <w:tcPr>
            <w:tcW w:w="736" w:type="dxa"/>
            <w:vAlign w:val="center"/>
            <w:hideMark/>
          </w:tcPr>
          <w:p w14:paraId="22F496C6"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769" w:type="dxa"/>
            <w:noWrap/>
            <w:vAlign w:val="center"/>
            <w:hideMark/>
          </w:tcPr>
          <w:p w14:paraId="1C48ECD8"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670" w:type="dxa"/>
            <w:noWrap/>
            <w:vAlign w:val="center"/>
            <w:hideMark/>
          </w:tcPr>
          <w:p w14:paraId="34B2D5D0"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位宽</w:t>
            </w:r>
          </w:p>
        </w:tc>
        <w:tc>
          <w:tcPr>
            <w:tcW w:w="567" w:type="dxa"/>
            <w:noWrap/>
            <w:vAlign w:val="center"/>
            <w:hideMark/>
          </w:tcPr>
          <w:p w14:paraId="4BC16102"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554" w:type="dxa"/>
            <w:vAlign w:val="center"/>
            <w:hideMark/>
          </w:tcPr>
          <w:p w14:paraId="54B35866"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0406B8" w:rsidRPr="00CD2A9E" w14:paraId="79C451A0" w14:textId="77777777" w:rsidTr="009A5F3C">
        <w:trPr>
          <w:trHeight w:val="765"/>
        </w:trPr>
        <w:tc>
          <w:tcPr>
            <w:tcW w:w="736" w:type="dxa"/>
            <w:vMerge w:val="restart"/>
            <w:vAlign w:val="center"/>
          </w:tcPr>
          <w:p w14:paraId="36632503" w14:textId="07F58586" w:rsidR="000406B8" w:rsidRPr="00174212" w:rsidRDefault="000406B8" w:rsidP="000406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E</w:t>
            </w:r>
            <w:r>
              <w:rPr>
                <w:rFonts w:ascii="等线" w:eastAsia="等线" w:hAnsi="等线" w:cs="等线"/>
                <w:color w:val="833C0B"/>
                <w:sz w:val="18"/>
                <w:szCs w:val="16"/>
              </w:rPr>
              <w:t>rror INTs</w:t>
            </w:r>
          </w:p>
        </w:tc>
        <w:tc>
          <w:tcPr>
            <w:tcW w:w="1769" w:type="dxa"/>
            <w:vAlign w:val="center"/>
          </w:tcPr>
          <w:p w14:paraId="148FC739" w14:textId="00074058"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6ADA9518" w14:textId="7570B61C"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E96AD2F" w14:textId="160C6AFA"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557EBA77" w14:textId="63141F94" w:rsidR="000406B8" w:rsidRPr="00174212" w:rsidRDefault="000406B8" w:rsidP="009A5F3C">
            <w:pPr>
              <w:pStyle w:val="a5"/>
              <w:ind w:firstLineChars="0" w:firstLine="0"/>
              <w:rPr>
                <w:rFonts w:ascii="等线" w:eastAsia="等线" w:hAnsi="等线" w:cs="等线" w:hint="eastAsia"/>
                <w:color w:val="833C0B"/>
                <w:sz w:val="18"/>
                <w:szCs w:val="16"/>
              </w:rPr>
            </w:pPr>
          </w:p>
        </w:tc>
      </w:tr>
      <w:tr w:rsidR="000406B8" w:rsidRPr="00CD2A9E" w14:paraId="6453769A" w14:textId="77777777" w:rsidTr="009A5F3C">
        <w:trPr>
          <w:trHeight w:val="274"/>
        </w:trPr>
        <w:tc>
          <w:tcPr>
            <w:tcW w:w="736" w:type="dxa"/>
            <w:vMerge/>
            <w:vAlign w:val="center"/>
          </w:tcPr>
          <w:p w14:paraId="7B7C64A0"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6E2D57EA" w14:textId="4E86FCC6"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5C92ADB5" w14:textId="78B8399C"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21EE2C8" w14:textId="6AAFE384"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75EEC6F4" w14:textId="313C204C" w:rsidR="000406B8" w:rsidRPr="00174212" w:rsidRDefault="000406B8" w:rsidP="009A5F3C">
            <w:pPr>
              <w:pStyle w:val="a5"/>
              <w:ind w:firstLineChars="0" w:firstLine="0"/>
              <w:rPr>
                <w:rFonts w:ascii="等线" w:eastAsia="等线" w:hAnsi="等线" w:cs="等线" w:hint="eastAsia"/>
                <w:color w:val="833C0B"/>
                <w:sz w:val="18"/>
                <w:szCs w:val="16"/>
              </w:rPr>
            </w:pPr>
          </w:p>
        </w:tc>
      </w:tr>
      <w:tr w:rsidR="000406B8" w:rsidRPr="00CD2A9E" w14:paraId="4B923708" w14:textId="77777777" w:rsidTr="009A5F3C">
        <w:trPr>
          <w:trHeight w:val="95"/>
        </w:trPr>
        <w:tc>
          <w:tcPr>
            <w:tcW w:w="736" w:type="dxa"/>
            <w:vMerge/>
            <w:vAlign w:val="center"/>
          </w:tcPr>
          <w:p w14:paraId="70F9DB5E"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3C6194CB" w14:textId="15F075F6"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0695FC1A" w14:textId="1EAAB50D"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2F52871" w14:textId="1D068861"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521D5D54" w14:textId="2B9C0F5F" w:rsidR="000406B8" w:rsidRPr="00174212" w:rsidRDefault="000406B8" w:rsidP="009A5F3C">
            <w:pPr>
              <w:pStyle w:val="a5"/>
              <w:ind w:firstLineChars="0" w:firstLine="0"/>
              <w:rPr>
                <w:rFonts w:ascii="等线" w:eastAsia="等线" w:hAnsi="等线" w:cs="等线" w:hint="eastAsia"/>
                <w:color w:val="833C0B"/>
                <w:sz w:val="18"/>
                <w:szCs w:val="16"/>
              </w:rPr>
            </w:pPr>
          </w:p>
        </w:tc>
      </w:tr>
      <w:tr w:rsidR="000406B8" w:rsidRPr="00CD2A9E" w14:paraId="44784D58" w14:textId="77777777" w:rsidTr="009A5F3C">
        <w:trPr>
          <w:trHeight w:val="732"/>
        </w:trPr>
        <w:tc>
          <w:tcPr>
            <w:tcW w:w="736" w:type="dxa"/>
            <w:vMerge/>
            <w:vAlign w:val="center"/>
          </w:tcPr>
          <w:p w14:paraId="43560DBD"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5759F1B6" w14:textId="24C3D007" w:rsidR="000406B8" w:rsidRPr="00666315"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309ABC18" w14:textId="1141CF8B" w:rsidR="000406B8" w:rsidRPr="00666315"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3B2EAA8D" w14:textId="6602B760" w:rsidR="000406B8" w:rsidRPr="00666315"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0851C828" w14:textId="44EA27B9" w:rsidR="000406B8" w:rsidRPr="00666315" w:rsidRDefault="000406B8" w:rsidP="009A5F3C">
            <w:pPr>
              <w:pStyle w:val="a5"/>
              <w:ind w:firstLineChars="0" w:firstLine="0"/>
              <w:rPr>
                <w:rFonts w:ascii="等线" w:eastAsia="等线" w:hAnsi="等线" w:cs="等线" w:hint="eastAsia"/>
                <w:color w:val="833C0B"/>
                <w:sz w:val="18"/>
                <w:szCs w:val="16"/>
              </w:rPr>
            </w:pPr>
          </w:p>
        </w:tc>
      </w:tr>
      <w:tr w:rsidR="000406B8" w:rsidRPr="00CD2A9E" w14:paraId="3C4C5A10" w14:textId="77777777" w:rsidTr="009A5F3C">
        <w:trPr>
          <w:trHeight w:val="732"/>
        </w:trPr>
        <w:tc>
          <w:tcPr>
            <w:tcW w:w="736" w:type="dxa"/>
            <w:vMerge/>
            <w:vAlign w:val="center"/>
          </w:tcPr>
          <w:p w14:paraId="71F8D641"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72407D29" w14:textId="5E8689AB"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2F0E9059" w14:textId="5E117370" w:rsidR="000406B8" w:rsidRPr="00452FF0"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CC462F3" w14:textId="1C9D6AA8"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7514DC17" w14:textId="07106FCB" w:rsidR="000406B8" w:rsidRPr="008B6AAA" w:rsidRDefault="000406B8" w:rsidP="009A5F3C">
            <w:pPr>
              <w:pStyle w:val="a5"/>
              <w:ind w:firstLineChars="0" w:firstLine="0"/>
              <w:rPr>
                <w:rFonts w:ascii="等线" w:eastAsia="等线" w:hAnsi="等线" w:cs="等线" w:hint="eastAsia"/>
                <w:color w:val="833C0B"/>
                <w:sz w:val="18"/>
                <w:szCs w:val="16"/>
              </w:rPr>
            </w:pPr>
          </w:p>
        </w:tc>
      </w:tr>
      <w:tr w:rsidR="000406B8" w:rsidRPr="00CD2A9E" w14:paraId="38537524" w14:textId="77777777" w:rsidTr="009A5F3C">
        <w:trPr>
          <w:trHeight w:val="732"/>
        </w:trPr>
        <w:tc>
          <w:tcPr>
            <w:tcW w:w="736" w:type="dxa"/>
            <w:vMerge/>
            <w:vAlign w:val="center"/>
          </w:tcPr>
          <w:p w14:paraId="1FF0ADDA"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6F4A48E7" w14:textId="186EB04A"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0FDBB56A" w14:textId="06662A3A" w:rsidR="000406B8" w:rsidRPr="00452FF0"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7ACB61C5" w14:textId="73FE85F6"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6772C098" w14:textId="6A5C5A3B" w:rsidR="000406B8" w:rsidRPr="008B6AAA" w:rsidRDefault="000406B8" w:rsidP="009A5F3C">
            <w:pPr>
              <w:pStyle w:val="a5"/>
              <w:ind w:firstLineChars="0" w:firstLine="0"/>
              <w:rPr>
                <w:rFonts w:ascii="等线" w:eastAsia="等线" w:hAnsi="等线" w:cs="等线" w:hint="eastAsia"/>
                <w:color w:val="833C0B"/>
                <w:sz w:val="18"/>
                <w:szCs w:val="16"/>
              </w:rPr>
            </w:pPr>
          </w:p>
        </w:tc>
      </w:tr>
      <w:tr w:rsidR="000406B8" w:rsidRPr="00CD2A9E" w14:paraId="646A0E58" w14:textId="77777777" w:rsidTr="009A5F3C">
        <w:trPr>
          <w:trHeight w:val="732"/>
        </w:trPr>
        <w:tc>
          <w:tcPr>
            <w:tcW w:w="736" w:type="dxa"/>
            <w:vMerge/>
            <w:vAlign w:val="center"/>
          </w:tcPr>
          <w:p w14:paraId="28A42C4F"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3D44A366" w14:textId="2CD9F8F7"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0D3D4B96" w14:textId="449896B2" w:rsidR="000406B8" w:rsidRPr="00452FF0"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3897092" w14:textId="33E07295"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4AB0318F" w14:textId="696DC9B7" w:rsidR="000406B8" w:rsidRPr="008B6AAA" w:rsidRDefault="000406B8" w:rsidP="009A5F3C">
            <w:pPr>
              <w:pStyle w:val="a5"/>
              <w:ind w:firstLineChars="0" w:firstLine="0"/>
              <w:rPr>
                <w:rFonts w:ascii="等线" w:eastAsia="等线" w:hAnsi="等线" w:cs="等线" w:hint="eastAsia"/>
                <w:color w:val="833C0B"/>
                <w:sz w:val="18"/>
                <w:szCs w:val="16"/>
              </w:rPr>
            </w:pPr>
          </w:p>
        </w:tc>
      </w:tr>
    </w:tbl>
    <w:p w14:paraId="1447ECCC" w14:textId="4FE0F6EC" w:rsidR="007D3A61" w:rsidRDefault="00F66C72" w:rsidP="00AC38D7">
      <w:pPr>
        <w:ind w:firstLineChars="200" w:firstLine="420"/>
      </w:pPr>
      <w:r>
        <w:rPr>
          <w:rFonts w:hint="eastAsia"/>
        </w:rPr>
        <w:t>T</w:t>
      </w:r>
      <w:r>
        <w:t>race Ctrl</w:t>
      </w:r>
      <w:r>
        <w:rPr>
          <w:rFonts w:hint="eastAsia"/>
        </w:rPr>
        <w:t>寄存器组用来设置事件日志的相关参数</w:t>
      </w:r>
    </w:p>
    <w:tbl>
      <w:tblPr>
        <w:tblStyle w:val="a6"/>
        <w:tblW w:w="0" w:type="auto"/>
        <w:tblLook w:val="04A0" w:firstRow="1" w:lastRow="0" w:firstColumn="1" w:lastColumn="0" w:noHBand="0" w:noVBand="1"/>
      </w:tblPr>
      <w:tblGrid>
        <w:gridCol w:w="960"/>
        <w:gridCol w:w="1582"/>
        <w:gridCol w:w="960"/>
        <w:gridCol w:w="960"/>
        <w:gridCol w:w="3834"/>
      </w:tblGrid>
      <w:tr w:rsidR="009639B2" w:rsidRPr="009639B2" w14:paraId="037BC424" w14:textId="77777777" w:rsidTr="00AC38D7">
        <w:trPr>
          <w:trHeight w:val="552"/>
        </w:trPr>
        <w:tc>
          <w:tcPr>
            <w:tcW w:w="960" w:type="dxa"/>
            <w:noWrap/>
            <w:vAlign w:val="center"/>
          </w:tcPr>
          <w:p w14:paraId="2DDA79DB" w14:textId="07519367" w:rsidR="009639B2" w:rsidRPr="009639B2" w:rsidRDefault="009639B2" w:rsidP="009639B2">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82" w:type="dxa"/>
            <w:vAlign w:val="center"/>
          </w:tcPr>
          <w:p w14:paraId="31817F21" w14:textId="5F9087F2" w:rsidR="009639B2" w:rsidRPr="009639B2" w:rsidRDefault="009639B2" w:rsidP="009639B2">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960" w:type="dxa"/>
            <w:noWrap/>
            <w:vAlign w:val="center"/>
          </w:tcPr>
          <w:p w14:paraId="4FF6F426" w14:textId="46BC2B3A" w:rsidR="009639B2" w:rsidRPr="009639B2" w:rsidRDefault="009639B2" w:rsidP="009639B2">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位宽</w:t>
            </w:r>
          </w:p>
        </w:tc>
        <w:tc>
          <w:tcPr>
            <w:tcW w:w="960" w:type="dxa"/>
            <w:noWrap/>
            <w:vAlign w:val="center"/>
          </w:tcPr>
          <w:p w14:paraId="50012381" w14:textId="3BD32185" w:rsidR="009639B2" w:rsidRPr="009639B2" w:rsidRDefault="009639B2" w:rsidP="009639B2">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3834" w:type="dxa"/>
            <w:vAlign w:val="center"/>
          </w:tcPr>
          <w:p w14:paraId="56BBF390" w14:textId="2DB9AFCD" w:rsidR="009639B2" w:rsidRPr="009639B2" w:rsidRDefault="009639B2" w:rsidP="00AC38D7">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9639B2" w:rsidRPr="009639B2" w14:paraId="7231B513" w14:textId="77777777" w:rsidTr="002F20B6">
        <w:trPr>
          <w:trHeight w:val="552"/>
        </w:trPr>
        <w:tc>
          <w:tcPr>
            <w:tcW w:w="960" w:type="dxa"/>
            <w:vMerge w:val="restart"/>
            <w:noWrap/>
            <w:vAlign w:val="center"/>
            <w:hideMark/>
          </w:tcPr>
          <w:p w14:paraId="117BE380" w14:textId="77777777" w:rsidR="009639B2" w:rsidRPr="00AC38D7" w:rsidRDefault="009639B2" w:rsidP="00AC38D7">
            <w:pPr>
              <w:pStyle w:val="a5"/>
              <w:ind w:firstLineChars="0" w:firstLine="0"/>
              <w:jc w:val="center"/>
              <w:rPr>
                <w:rFonts w:ascii="等线" w:eastAsia="等线" w:hAnsi="等线" w:cs="等线" w:hint="eastAsia"/>
                <w:color w:val="833C0B"/>
                <w:sz w:val="18"/>
                <w:szCs w:val="16"/>
              </w:rPr>
            </w:pPr>
            <w:r w:rsidRPr="00AC38D7">
              <w:rPr>
                <w:rFonts w:ascii="等线" w:eastAsia="等线" w:hAnsi="等线" w:cs="等线"/>
                <w:color w:val="833C0B"/>
                <w:sz w:val="18"/>
                <w:szCs w:val="16"/>
              </w:rPr>
              <w:t>Trace Ctrl</w:t>
            </w:r>
          </w:p>
        </w:tc>
        <w:tc>
          <w:tcPr>
            <w:tcW w:w="1582" w:type="dxa"/>
            <w:vAlign w:val="center"/>
          </w:tcPr>
          <w:p w14:paraId="58D34E09" w14:textId="6912A996"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3D659360" w14:textId="6734A108"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7CD3971F" w14:textId="07948164"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3834" w:type="dxa"/>
            <w:vAlign w:val="center"/>
          </w:tcPr>
          <w:p w14:paraId="5C598AE1" w14:textId="2E9AE6C9" w:rsidR="009639B2" w:rsidRPr="00AC38D7" w:rsidRDefault="009639B2" w:rsidP="00AC38D7">
            <w:pPr>
              <w:pStyle w:val="a5"/>
              <w:ind w:firstLineChars="0" w:firstLine="0"/>
              <w:rPr>
                <w:rFonts w:ascii="等线" w:eastAsia="等线" w:hAnsi="等线" w:cs="等线" w:hint="eastAsia"/>
                <w:color w:val="833C0B"/>
                <w:sz w:val="18"/>
                <w:szCs w:val="16"/>
              </w:rPr>
            </w:pPr>
          </w:p>
        </w:tc>
      </w:tr>
      <w:tr w:rsidR="009639B2" w:rsidRPr="009639B2" w14:paraId="1EA6D3BB" w14:textId="77777777" w:rsidTr="002F20B6">
        <w:trPr>
          <w:trHeight w:val="552"/>
        </w:trPr>
        <w:tc>
          <w:tcPr>
            <w:tcW w:w="960" w:type="dxa"/>
            <w:vMerge/>
            <w:vAlign w:val="center"/>
            <w:hideMark/>
          </w:tcPr>
          <w:p w14:paraId="77FC83D9" w14:textId="77777777"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1582" w:type="dxa"/>
            <w:vAlign w:val="center"/>
          </w:tcPr>
          <w:p w14:paraId="2D5B160B" w14:textId="5E482874"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1A69615D" w14:textId="55454A81"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57C8FD8F" w14:textId="187B8260"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3834" w:type="dxa"/>
            <w:vAlign w:val="center"/>
          </w:tcPr>
          <w:p w14:paraId="54B42972" w14:textId="0C00DF19" w:rsidR="009639B2" w:rsidRPr="00AC38D7" w:rsidRDefault="009639B2" w:rsidP="00AC38D7">
            <w:pPr>
              <w:pStyle w:val="a5"/>
              <w:ind w:firstLineChars="0" w:firstLine="0"/>
              <w:rPr>
                <w:rFonts w:ascii="等线" w:eastAsia="等线" w:hAnsi="等线" w:cs="等线" w:hint="eastAsia"/>
                <w:color w:val="833C0B"/>
                <w:sz w:val="18"/>
                <w:szCs w:val="16"/>
              </w:rPr>
            </w:pPr>
          </w:p>
        </w:tc>
      </w:tr>
      <w:tr w:rsidR="009639B2" w:rsidRPr="009639B2" w14:paraId="09FECFC5" w14:textId="77777777" w:rsidTr="002F20B6">
        <w:trPr>
          <w:trHeight w:val="552"/>
        </w:trPr>
        <w:tc>
          <w:tcPr>
            <w:tcW w:w="960" w:type="dxa"/>
            <w:vMerge/>
            <w:vAlign w:val="center"/>
            <w:hideMark/>
          </w:tcPr>
          <w:p w14:paraId="01157432" w14:textId="77777777"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1582" w:type="dxa"/>
            <w:vAlign w:val="center"/>
          </w:tcPr>
          <w:p w14:paraId="2F174BAD" w14:textId="1D8D0DA0"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2BBEF774" w14:textId="447D7F65"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5827E6AE" w14:textId="183BAD8C"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3834" w:type="dxa"/>
            <w:vAlign w:val="center"/>
          </w:tcPr>
          <w:p w14:paraId="0DC998FD" w14:textId="1144D212" w:rsidR="009639B2" w:rsidRPr="00AC38D7" w:rsidRDefault="009639B2" w:rsidP="00AC38D7">
            <w:pPr>
              <w:pStyle w:val="a5"/>
              <w:ind w:firstLineChars="0" w:firstLine="0"/>
              <w:rPr>
                <w:rFonts w:ascii="等线" w:eastAsia="等线" w:hAnsi="等线" w:cs="等线" w:hint="eastAsia"/>
                <w:color w:val="833C0B"/>
                <w:sz w:val="18"/>
                <w:szCs w:val="16"/>
              </w:rPr>
            </w:pPr>
          </w:p>
        </w:tc>
      </w:tr>
      <w:tr w:rsidR="009639B2" w:rsidRPr="009639B2" w14:paraId="64710354" w14:textId="77777777" w:rsidTr="002F20B6">
        <w:trPr>
          <w:trHeight w:val="552"/>
        </w:trPr>
        <w:tc>
          <w:tcPr>
            <w:tcW w:w="960" w:type="dxa"/>
            <w:vMerge/>
            <w:vAlign w:val="center"/>
            <w:hideMark/>
          </w:tcPr>
          <w:p w14:paraId="0F757257" w14:textId="77777777"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1582" w:type="dxa"/>
            <w:vAlign w:val="center"/>
          </w:tcPr>
          <w:p w14:paraId="27B028CE" w14:textId="4D11B39D"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2C1A3F54" w14:textId="736A38CB"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05FC40DA" w14:textId="74A4DAC9"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3834" w:type="dxa"/>
            <w:vAlign w:val="center"/>
          </w:tcPr>
          <w:p w14:paraId="39509BAD" w14:textId="475074FD" w:rsidR="009639B2" w:rsidRPr="00AC38D7" w:rsidRDefault="009639B2" w:rsidP="00AC38D7">
            <w:pPr>
              <w:pStyle w:val="a5"/>
              <w:ind w:firstLineChars="0" w:firstLine="0"/>
              <w:rPr>
                <w:rFonts w:ascii="等线" w:eastAsia="等线" w:hAnsi="等线" w:cs="等线" w:hint="eastAsia"/>
                <w:color w:val="833C0B"/>
                <w:sz w:val="18"/>
                <w:szCs w:val="16"/>
              </w:rPr>
            </w:pPr>
          </w:p>
        </w:tc>
      </w:tr>
    </w:tbl>
    <w:p w14:paraId="56CE5D4F" w14:textId="6E597739" w:rsidR="000348FC" w:rsidRDefault="000348FC" w:rsidP="000348FC">
      <w:pPr>
        <w:pStyle w:val="2"/>
        <w:rPr>
          <w:rFonts w:ascii="黑体" w:hAnsi="黑体" w:hint="eastAsia"/>
        </w:rPr>
      </w:pPr>
      <w:bookmarkStart w:id="2104" w:name="_Toc228214073"/>
      <w:r w:rsidRPr="000348FC">
        <w:rPr>
          <w:rFonts w:ascii="黑体" w:hAnsi="黑体" w:hint="eastAsia"/>
        </w:rPr>
        <w:lastRenderedPageBreak/>
        <w:t>性能</w:t>
      </w:r>
      <w:r w:rsidR="00E62E96">
        <w:rPr>
          <w:rFonts w:ascii="黑体" w:hAnsi="黑体" w:hint="eastAsia"/>
        </w:rPr>
        <w:t>需求</w:t>
      </w:r>
      <w:r w:rsidRPr="000348FC">
        <w:rPr>
          <w:rFonts w:ascii="黑体" w:hAnsi="黑体" w:hint="eastAsia"/>
        </w:rPr>
        <w:t>分析</w:t>
      </w:r>
      <w:bookmarkEnd w:id="2104"/>
    </w:p>
    <w:p w14:paraId="585AAA47" w14:textId="28FF1557" w:rsidR="00385A5C" w:rsidRDefault="00385A5C" w:rsidP="00194954">
      <w:pPr>
        <w:pStyle w:val="3"/>
      </w:pPr>
      <w:bookmarkStart w:id="2105" w:name="_Ref121819234"/>
      <w:bookmarkStart w:id="2106" w:name="_Ref121819237"/>
      <w:bookmarkStart w:id="2107" w:name="_Toc228214074"/>
      <w:r>
        <w:rPr>
          <w:rFonts w:hint="eastAsia"/>
        </w:rPr>
        <w:t>外部条件预设</w:t>
      </w:r>
      <w:bookmarkEnd w:id="2105"/>
      <w:bookmarkEnd w:id="2106"/>
      <w:bookmarkEnd w:id="2107"/>
    </w:p>
    <w:p w14:paraId="336CAEAA" w14:textId="110BED60" w:rsidR="00E532AE" w:rsidRDefault="00E532AE" w:rsidP="00194954">
      <w:pPr>
        <w:pStyle w:val="3"/>
      </w:pPr>
      <w:bookmarkStart w:id="2108" w:name="_Ref121819263"/>
      <w:bookmarkStart w:id="2109" w:name="_Toc228214075"/>
      <w:r>
        <w:rPr>
          <w:rFonts w:hint="eastAsia"/>
        </w:rPr>
        <w:t>IOPS</w:t>
      </w:r>
      <w:r>
        <w:rPr>
          <w:rFonts w:hint="eastAsia"/>
        </w:rPr>
        <w:t>需求</w:t>
      </w:r>
      <w:bookmarkEnd w:id="2108"/>
      <w:bookmarkEnd w:id="2109"/>
    </w:p>
    <w:p w14:paraId="4CE1A14E" w14:textId="7E057BD6" w:rsidR="00504E54" w:rsidRDefault="00385A5C" w:rsidP="00194954">
      <w:pPr>
        <w:pStyle w:val="3"/>
      </w:pPr>
      <w:bookmarkStart w:id="2110" w:name="_Toc228214076"/>
      <w:r>
        <w:rPr>
          <w:rFonts w:hint="eastAsia"/>
        </w:rPr>
        <w:t>总线带宽</w:t>
      </w:r>
      <w:bookmarkEnd w:id="2110"/>
    </w:p>
    <w:p w14:paraId="68F32BE7" w14:textId="77777777" w:rsidR="00A83F48" w:rsidRPr="00AD7186" w:rsidRDefault="00A83F48" w:rsidP="000A54A3"/>
    <w:p w14:paraId="2EDCAD4D" w14:textId="59BA984C" w:rsidR="00504E54" w:rsidRDefault="00930663" w:rsidP="00194954">
      <w:pPr>
        <w:pStyle w:val="3"/>
      </w:pPr>
      <w:bookmarkStart w:id="2111" w:name="_Ref121819248"/>
      <w:bookmarkStart w:id="2112" w:name="_Toc228214077"/>
      <w:r>
        <w:t>Latency</w:t>
      </w:r>
      <w:bookmarkEnd w:id="2111"/>
      <w:bookmarkEnd w:id="2112"/>
    </w:p>
    <w:p w14:paraId="5735EA35" w14:textId="55089263" w:rsidR="00351E32" w:rsidRPr="0063073B" w:rsidRDefault="00351E32" w:rsidP="00E66619">
      <w:pPr>
        <w:ind w:firstLineChars="200" w:firstLine="420"/>
      </w:pPr>
    </w:p>
    <w:p w14:paraId="3BF02830" w14:textId="4460B805" w:rsidR="008B5D04" w:rsidRDefault="0037098A" w:rsidP="002B57D6">
      <w:pPr>
        <w:pStyle w:val="3"/>
      </w:pPr>
      <w:bookmarkStart w:id="2113" w:name="_Toc228214078"/>
      <w:r>
        <w:rPr>
          <w:rFonts w:hint="eastAsia"/>
        </w:rPr>
        <w:t>关键</w:t>
      </w:r>
      <w:r>
        <w:rPr>
          <w:rFonts w:hint="eastAsia"/>
        </w:rPr>
        <w:t>B</w:t>
      </w:r>
      <w:r>
        <w:t>uffer</w:t>
      </w:r>
      <w:r>
        <w:rPr>
          <w:rFonts w:hint="eastAsia"/>
        </w:rPr>
        <w:t>及大小</w:t>
      </w:r>
      <w:bookmarkEnd w:id="2113"/>
    </w:p>
    <w:p w14:paraId="093D6FD5" w14:textId="44E4CD0F" w:rsidR="00AA759F" w:rsidRPr="0084388D" w:rsidRDefault="00AA759F" w:rsidP="00CE73B1">
      <w:pPr>
        <w:ind w:firstLineChars="200" w:firstLine="420"/>
      </w:pPr>
    </w:p>
    <w:p w14:paraId="4A7A89B5" w14:textId="362CFD85" w:rsidR="003108DD" w:rsidRDefault="008B5D04" w:rsidP="00AC17E7">
      <w:pPr>
        <w:pStyle w:val="2"/>
        <w:rPr>
          <w:ins w:id="2114" w:author="Shuqing Li (李树青)" w:date="2026-04-23T09:23:00Z"/>
          <w:rFonts w:ascii="黑体" w:hAnsi="黑体" w:hint="eastAsia"/>
        </w:rPr>
      </w:pPr>
      <w:bookmarkStart w:id="2115" w:name="_Ref225704844"/>
      <w:bookmarkStart w:id="2116" w:name="_Ref225704848"/>
      <w:bookmarkStart w:id="2117" w:name="_Toc228214079"/>
      <w:r w:rsidRPr="008768C5">
        <w:rPr>
          <w:rFonts w:ascii="黑体" w:hAnsi="黑体" w:hint="eastAsia"/>
        </w:rPr>
        <w:t>子模块</w:t>
      </w:r>
      <w:r>
        <w:rPr>
          <w:rFonts w:ascii="黑体" w:hAnsi="黑体" w:hint="eastAsia"/>
        </w:rPr>
        <w:t>描述</w:t>
      </w:r>
      <w:bookmarkEnd w:id="2115"/>
      <w:bookmarkEnd w:id="2116"/>
      <w:bookmarkEnd w:id="2117"/>
    </w:p>
    <w:p w14:paraId="61DFC6FC" w14:textId="298386C2" w:rsidR="002137AC" w:rsidRDefault="002137AC" w:rsidP="002137AC">
      <w:pPr>
        <w:pStyle w:val="3"/>
        <w:rPr>
          <w:ins w:id="2118" w:author="Shuqing Li (李树青)" w:date="2026-04-23T09:26:00Z"/>
        </w:rPr>
      </w:pPr>
      <w:bookmarkStart w:id="2119" w:name="_Toc228214080"/>
      <w:ins w:id="2120" w:author="Shuqing Li (李树青)" w:date="2026-04-23T09:26:00Z">
        <w:r>
          <w:rPr>
            <w:rFonts w:hint="eastAsia"/>
          </w:rPr>
          <w:t>Parser</w:t>
        </w:r>
        <w:bookmarkEnd w:id="2119"/>
      </w:ins>
    </w:p>
    <w:p w14:paraId="7CDC9658" w14:textId="3A4AE4AF" w:rsidR="002137AC" w:rsidRDefault="002137AC" w:rsidP="002137AC">
      <w:pPr>
        <w:ind w:firstLineChars="200" w:firstLine="420"/>
        <w:rPr>
          <w:ins w:id="2121" w:author="Shuqing Li (李树青)" w:date="2026-04-23T09:27:00Z"/>
        </w:rPr>
      </w:pPr>
      <w:ins w:id="2122" w:author="Shuqing Li (李树青)" w:date="2026-04-23T09:27:00Z">
        <w:r>
          <w:rPr>
            <w:rFonts w:hint="eastAsia"/>
          </w:rPr>
          <w:t>Parser</w:t>
        </w:r>
        <w:r>
          <w:rPr>
            <w:rFonts w:hint="eastAsia"/>
          </w:rPr>
          <w:t>分流规则如下：</w:t>
        </w:r>
      </w:ins>
    </w:p>
    <w:p w14:paraId="28C188A4" w14:textId="50ACF610" w:rsidR="00772320" w:rsidRDefault="00772320" w:rsidP="00595C65">
      <w:pPr>
        <w:pStyle w:val="af"/>
        <w:numPr>
          <w:ilvl w:val="0"/>
          <w:numId w:val="68"/>
        </w:numPr>
        <w:ind w:firstLineChars="0"/>
        <w:rPr>
          <w:ins w:id="2123" w:author="Shuqing Li (李树青)" w:date="2026-04-23T09:28:00Z"/>
        </w:rPr>
      </w:pPr>
      <w:ins w:id="2124" w:author="Shuqing Li (李树青)" w:date="2026-04-23T09:28:00Z">
        <w:r>
          <w:rPr>
            <w:rFonts w:hint="eastAsia"/>
          </w:rPr>
          <w:t>将</w:t>
        </w:r>
      </w:ins>
      <w:ins w:id="2125" w:author="Shuqing Li (李树青)" w:date="2026-04-23T09:29:00Z">
        <w:r>
          <w:rPr>
            <w:rFonts w:hint="eastAsia"/>
          </w:rPr>
          <w:t>Page Request Message</w:t>
        </w:r>
        <w:r>
          <w:rPr>
            <w:rFonts w:hint="eastAsia"/>
          </w:rPr>
          <w:t>分流至</w:t>
        </w:r>
        <w:r>
          <w:rPr>
            <w:rFonts w:hint="eastAsia"/>
          </w:rPr>
          <w:t xml:space="preserve">PQ </w:t>
        </w:r>
      </w:ins>
      <w:ins w:id="2126" w:author="Shuqing Li (李树青)" w:date="2026-04-23T09:30:00Z">
        <w:r>
          <w:rPr>
            <w:rFonts w:hint="eastAsia"/>
          </w:rPr>
          <w:t>Proc</w:t>
        </w:r>
        <w:r>
          <w:rPr>
            <w:rFonts w:hint="eastAsia"/>
          </w:rPr>
          <w:t>模块；</w:t>
        </w:r>
      </w:ins>
    </w:p>
    <w:p w14:paraId="04C4EC3E" w14:textId="029312C2" w:rsidR="00772320" w:rsidRDefault="00772320" w:rsidP="00595C65">
      <w:pPr>
        <w:pStyle w:val="af"/>
        <w:numPr>
          <w:ilvl w:val="0"/>
          <w:numId w:val="68"/>
        </w:numPr>
        <w:ind w:firstLineChars="0"/>
        <w:rPr>
          <w:ins w:id="2127" w:author="Shuqing Li (李树青)" w:date="2026-04-23T09:30:00Z"/>
        </w:rPr>
      </w:pPr>
      <w:ins w:id="2128" w:author="Shuqing Li (李树青)" w:date="2026-04-23T09:31:00Z">
        <w:r>
          <w:rPr>
            <w:rFonts w:hint="eastAsia"/>
          </w:rPr>
          <w:t>将读写请求按如下规则处理：</w:t>
        </w:r>
      </w:ins>
    </w:p>
    <w:p w14:paraId="4D3FFBE8" w14:textId="5CC6E5D7" w:rsidR="00595C65" w:rsidRDefault="00595C65" w:rsidP="00772320">
      <w:pPr>
        <w:pStyle w:val="af"/>
        <w:numPr>
          <w:ilvl w:val="1"/>
          <w:numId w:val="68"/>
        </w:numPr>
        <w:ind w:firstLineChars="0"/>
        <w:rPr>
          <w:ins w:id="2129" w:author="Shuqing Li (李树青)" w:date="2026-04-23T09:31:00Z"/>
        </w:rPr>
      </w:pPr>
      <w:ins w:id="2130" w:author="Shuqing Li (李树青)" w:date="2026-04-23T09:27:00Z">
        <w:r>
          <w:rPr>
            <w:rFonts w:hint="eastAsia"/>
          </w:rPr>
          <w:t>当</w:t>
        </w:r>
        <w:r>
          <w:rPr>
            <w:rFonts w:hint="eastAsia"/>
          </w:rPr>
          <w:t>ddtp.iommu_mode == Bare</w:t>
        </w:r>
        <w:r>
          <w:rPr>
            <w:rFonts w:hint="eastAsia"/>
          </w:rPr>
          <w:t>时，</w:t>
        </w:r>
      </w:ins>
      <w:ins w:id="2131" w:author="Shuqing Li (李树青)" w:date="2026-04-23T09:28:00Z">
        <w:r>
          <w:rPr>
            <w:rFonts w:hint="eastAsia"/>
          </w:rPr>
          <w:t>将读写请求直接分流至</w:t>
        </w:r>
        <w:r>
          <w:rPr>
            <w:rFonts w:hint="eastAsia"/>
          </w:rPr>
          <w:t>AXI Maaster 0</w:t>
        </w:r>
        <w:r>
          <w:rPr>
            <w:rFonts w:hint="eastAsia"/>
          </w:rPr>
          <w:t>接口；</w:t>
        </w:r>
      </w:ins>
    </w:p>
    <w:p w14:paraId="343D5239" w14:textId="3D1DC2E3" w:rsidR="00772320" w:rsidRDefault="00772320" w:rsidP="00772320">
      <w:pPr>
        <w:pStyle w:val="af"/>
        <w:numPr>
          <w:ilvl w:val="1"/>
          <w:numId w:val="68"/>
        </w:numPr>
        <w:ind w:firstLineChars="0"/>
        <w:rPr>
          <w:ins w:id="2132" w:author="Shuqing Li (李树青)" w:date="2026-04-23T09:35:00Z"/>
        </w:rPr>
      </w:pPr>
      <w:ins w:id="2133" w:author="Shuqing Li (李树青)" w:date="2026-04-23T09:31:00Z">
        <w:r>
          <w:rPr>
            <w:rFonts w:hint="eastAsia"/>
          </w:rPr>
          <w:t>当</w:t>
        </w:r>
        <w:r>
          <w:rPr>
            <w:rFonts w:hint="eastAsia"/>
          </w:rPr>
          <w:t>ddtp.iommu_mode == Off</w:t>
        </w:r>
        <w:r>
          <w:rPr>
            <w:rFonts w:hint="eastAsia"/>
          </w:rPr>
          <w:t>时，拦截所有请求</w:t>
        </w:r>
      </w:ins>
      <w:ins w:id="2134" w:author="Shuqing Li (李树青)" w:date="2026-04-23T09:35:00Z">
        <w:r>
          <w:rPr>
            <w:rFonts w:hint="eastAsia"/>
          </w:rPr>
          <w:t>。对接收到的请求</w:t>
        </w:r>
      </w:ins>
      <w:ins w:id="2135" w:author="Shuqing Li (李树青)" w:date="2026-04-23T09:34:00Z">
        <w:r>
          <w:rPr>
            <w:rFonts w:hint="eastAsia"/>
          </w:rPr>
          <w:t>通过</w:t>
        </w:r>
        <w:r>
          <w:rPr>
            <w:rFonts w:hint="eastAsia"/>
          </w:rPr>
          <w:t>AXI</w:t>
        </w:r>
        <w:r>
          <w:rPr>
            <w:rFonts w:hint="eastAsia"/>
          </w:rPr>
          <w:t>接口向</w:t>
        </w:r>
        <w:r>
          <w:rPr>
            <w:rFonts w:hint="eastAsia"/>
          </w:rPr>
          <w:t>RP</w:t>
        </w:r>
        <w:r>
          <w:rPr>
            <w:rFonts w:hint="eastAsia"/>
          </w:rPr>
          <w:t>回复</w:t>
        </w:r>
        <w:r>
          <w:rPr>
            <w:rFonts w:hint="eastAsia"/>
          </w:rPr>
          <w:t>Error Response</w:t>
        </w:r>
        <w:r>
          <w:rPr>
            <w:rFonts w:hint="eastAsia"/>
          </w:rPr>
          <w:t>让</w:t>
        </w:r>
        <w:r>
          <w:rPr>
            <w:rFonts w:hint="eastAsia"/>
          </w:rPr>
          <w:t>RP</w:t>
        </w:r>
        <w:r>
          <w:rPr>
            <w:rFonts w:hint="eastAsia"/>
          </w:rPr>
          <w:t>向设备发送</w:t>
        </w:r>
        <w:r>
          <w:rPr>
            <w:rFonts w:hint="eastAsia"/>
          </w:rPr>
          <w:t>UR</w:t>
        </w:r>
        <w:r>
          <w:rPr>
            <w:rFonts w:hint="eastAsia"/>
          </w:rPr>
          <w:t>，并通过</w:t>
        </w:r>
        <w:r>
          <w:rPr>
            <w:rFonts w:hint="eastAsia"/>
          </w:rPr>
          <w:t>FQ</w:t>
        </w:r>
        <w:r>
          <w:rPr>
            <w:rFonts w:hint="eastAsia"/>
          </w:rPr>
          <w:t>报</w:t>
        </w:r>
      </w:ins>
      <w:ins w:id="2136" w:author="Shuqing Li (李树青)" w:date="2026-04-23T09:35:00Z">
        <w:r>
          <w:rPr>
            <w:rFonts w:hint="eastAsia"/>
          </w:rPr>
          <w:t>“</w:t>
        </w:r>
        <w:r w:rsidRPr="00772320">
          <w:t>All inbound transactions disallowed</w:t>
        </w:r>
        <w:r>
          <w:rPr>
            <w:rFonts w:hint="eastAsia"/>
          </w:rPr>
          <w:t>”错误。</w:t>
        </w:r>
      </w:ins>
    </w:p>
    <w:p w14:paraId="5C79B500" w14:textId="53A9A230" w:rsidR="004277BD" w:rsidRDefault="004277BD" w:rsidP="00772320">
      <w:pPr>
        <w:pStyle w:val="af"/>
        <w:numPr>
          <w:ilvl w:val="1"/>
          <w:numId w:val="68"/>
        </w:numPr>
        <w:ind w:firstLineChars="0"/>
        <w:rPr>
          <w:ins w:id="2137" w:author="Shuqing Li (李树青)" w:date="2026-04-23T09:35:00Z"/>
        </w:rPr>
      </w:pPr>
      <w:ins w:id="2138" w:author="Shuqing Li (李树青)" w:date="2026-04-23T09:35:00Z">
        <w:r>
          <w:rPr>
            <w:rFonts w:hint="eastAsia"/>
          </w:rPr>
          <w:t>否则，将读写请求分流给后级。</w:t>
        </w:r>
      </w:ins>
    </w:p>
    <w:p w14:paraId="1766481D" w14:textId="67C0C67B" w:rsidR="004277BD" w:rsidRPr="00595C65" w:rsidRDefault="004277BD">
      <w:pPr>
        <w:pStyle w:val="af"/>
        <w:numPr>
          <w:ilvl w:val="0"/>
          <w:numId w:val="68"/>
        </w:numPr>
        <w:ind w:firstLineChars="0"/>
        <w:rPr>
          <w:ins w:id="2139" w:author="Shuqing Li (李树青)" w:date="2026-04-23T09:26:00Z"/>
        </w:rPr>
        <w:pPrChange w:id="2140" w:author="Shuqing Li (李树青)" w:date="2026-04-23T09:35:00Z">
          <w:pPr/>
        </w:pPrChange>
      </w:pPr>
      <w:ins w:id="2141" w:author="Shuqing Li (李树青)" w:date="2026-04-23T09:35:00Z">
        <w:r>
          <w:rPr>
            <w:rFonts w:hint="eastAsia"/>
          </w:rPr>
          <w:t>对于不满足上述条件的请求，</w:t>
        </w:r>
      </w:ins>
      <w:ins w:id="2142" w:author="Shuqing Li (李树青)" w:date="2026-04-23T09:36:00Z">
        <w:r>
          <w:rPr>
            <w:rFonts w:hint="eastAsia"/>
          </w:rPr>
          <w:t>发送给错误处理模块（待定）。</w:t>
        </w:r>
      </w:ins>
    </w:p>
    <w:p w14:paraId="50BF7C65" w14:textId="449BDAF8" w:rsidR="002137AC" w:rsidRPr="002137AC" w:rsidRDefault="002137AC">
      <w:pPr>
        <w:pStyle w:val="3"/>
        <w:rPr>
          <w:rFonts w:hint="eastAsia"/>
          <w:rPrChange w:id="2143" w:author="Shuqing Li (李树青)" w:date="2026-04-23T09:23:00Z">
            <w:rPr>
              <w:rFonts w:ascii="黑体" w:hAnsi="黑体" w:hint="eastAsia"/>
            </w:rPr>
          </w:rPrChange>
        </w:rPr>
        <w:pPrChange w:id="2144" w:author="Shuqing Li (李树青)" w:date="2026-04-23T09:26:00Z">
          <w:pPr>
            <w:pStyle w:val="2"/>
          </w:pPr>
        </w:pPrChange>
      </w:pPr>
      <w:bookmarkStart w:id="2145" w:name="_Toc228214081"/>
      <w:ins w:id="2146" w:author="Shuqing Li (李树青)" w:date="2026-04-23T09:26:00Z">
        <w:r>
          <w:rPr>
            <w:rFonts w:hint="eastAsia"/>
          </w:rPr>
          <w:lastRenderedPageBreak/>
          <w:t>Collector</w:t>
        </w:r>
      </w:ins>
      <w:bookmarkEnd w:id="2145"/>
    </w:p>
    <w:p w14:paraId="16E364FD" w14:textId="28DCF1C2" w:rsidR="00084174" w:rsidRDefault="00084174" w:rsidP="00877116">
      <w:pPr>
        <w:pStyle w:val="2"/>
        <w:rPr>
          <w:rFonts w:ascii="黑体" w:hAnsi="黑体" w:hint="eastAsia"/>
        </w:rPr>
      </w:pPr>
      <w:bookmarkStart w:id="2147" w:name="_Ref121919949"/>
      <w:bookmarkStart w:id="2148" w:name="_Toc228214082"/>
      <w:r w:rsidRPr="00877116">
        <w:rPr>
          <w:rFonts w:ascii="黑体" w:hAnsi="黑体" w:hint="eastAsia"/>
        </w:rPr>
        <w:t>异常处理</w:t>
      </w:r>
      <w:bookmarkEnd w:id="2147"/>
      <w:bookmarkEnd w:id="2148"/>
    </w:p>
    <w:p w14:paraId="3F336409" w14:textId="27CA841F" w:rsidR="00392506" w:rsidRDefault="00392506" w:rsidP="00392506">
      <w:pPr>
        <w:pStyle w:val="3"/>
      </w:pPr>
      <w:bookmarkStart w:id="2149" w:name="_Ref126771255"/>
      <w:bookmarkStart w:id="2150" w:name="_Toc228214083"/>
      <w:r>
        <w:rPr>
          <w:rFonts w:hint="eastAsia"/>
        </w:rPr>
        <w:t>异常类型</w:t>
      </w:r>
      <w:r w:rsidR="0069078C">
        <w:rPr>
          <w:rFonts w:hint="eastAsia"/>
        </w:rPr>
        <w:t>和上报</w:t>
      </w:r>
      <w:bookmarkEnd w:id="2149"/>
      <w:bookmarkEnd w:id="2150"/>
    </w:p>
    <w:p w14:paraId="4AA65D58" w14:textId="355E5B8F" w:rsidR="00CB0EAA" w:rsidRDefault="00CB0EAA" w:rsidP="00B4674C">
      <w:pPr>
        <w:pStyle w:val="2"/>
        <w:rPr>
          <w:rFonts w:ascii="黑体" w:hAnsi="黑体" w:hint="eastAsia"/>
        </w:rPr>
      </w:pPr>
      <w:bookmarkStart w:id="2151" w:name="_Toc228214084"/>
      <w:r w:rsidRPr="005724A0">
        <w:rPr>
          <w:rFonts w:ascii="黑体" w:hAnsi="黑体"/>
        </w:rPr>
        <w:t>Debug &amp; Trace</w:t>
      </w:r>
      <w:bookmarkEnd w:id="2151"/>
    </w:p>
    <w:p w14:paraId="0BE106EF" w14:textId="4383CEF4" w:rsidR="00CB0EAA" w:rsidRPr="00B4674C" w:rsidRDefault="00CB0EAA" w:rsidP="00B4674C">
      <w:pPr>
        <w:pStyle w:val="3"/>
      </w:pPr>
      <w:bookmarkStart w:id="2152" w:name="_Toc228214085"/>
      <w:r>
        <w:rPr>
          <w:rFonts w:hint="eastAsia"/>
        </w:rPr>
        <w:t>异常导出</w:t>
      </w:r>
      <w:bookmarkEnd w:id="2152"/>
    </w:p>
    <w:p w14:paraId="44A2E8AF" w14:textId="69802CC1" w:rsidR="006B0E17" w:rsidRDefault="006B0E17" w:rsidP="00E20B05">
      <w:pPr>
        <w:ind w:firstLineChars="200" w:firstLine="420"/>
      </w:pPr>
    </w:p>
    <w:p w14:paraId="0D83E07D" w14:textId="29BD1292" w:rsidR="004D6907" w:rsidRDefault="008925D7" w:rsidP="00AC38D7">
      <w:pPr>
        <w:pStyle w:val="3"/>
      </w:pPr>
      <w:bookmarkStart w:id="2153" w:name="_Toc228214086"/>
      <w:r>
        <w:rPr>
          <w:rFonts w:hint="eastAsia"/>
        </w:rPr>
        <w:t>Q</w:t>
      </w:r>
      <w:r>
        <w:t>PA</w:t>
      </w:r>
      <w:bookmarkEnd w:id="2153"/>
    </w:p>
    <w:p w14:paraId="068A7BA9" w14:textId="70EB6862" w:rsidR="0038051B" w:rsidRDefault="00072EC9" w:rsidP="00D12962">
      <w:pPr>
        <w:pStyle w:val="1"/>
        <w:rPr>
          <w:rFonts w:ascii="黑体" w:hAnsi="黑体" w:hint="eastAsia"/>
        </w:rPr>
      </w:pPr>
      <w:bookmarkStart w:id="2154" w:name="_Toc228214087"/>
      <w:r>
        <w:rPr>
          <w:rFonts w:ascii="黑体" w:hAnsi="黑体" w:hint="eastAsia"/>
        </w:rPr>
        <w:t>使用场景</w:t>
      </w:r>
      <w:bookmarkEnd w:id="2154"/>
    </w:p>
    <w:p w14:paraId="1941B4A8" w14:textId="28A9F7F5" w:rsidR="00590133" w:rsidRDefault="00E457BC" w:rsidP="00590133">
      <w:pPr>
        <w:pStyle w:val="2"/>
        <w:rPr>
          <w:rFonts w:ascii="黑体" w:hAnsi="黑体" w:hint="eastAsia"/>
        </w:rPr>
      </w:pPr>
      <w:bookmarkStart w:id="2155" w:name="_Toc228214088"/>
      <w:r>
        <w:rPr>
          <w:rFonts w:ascii="黑体" w:hAnsi="黑体" w:hint="eastAsia"/>
        </w:rPr>
        <w:t>初始化流程</w:t>
      </w:r>
      <w:bookmarkEnd w:id="2155"/>
    </w:p>
    <w:p w14:paraId="78E56EDA" w14:textId="79E2B97A" w:rsidR="003F0EF6" w:rsidRDefault="00742B31" w:rsidP="00D42351">
      <w:pPr>
        <w:ind w:firstLineChars="200" w:firstLine="420"/>
      </w:pPr>
      <w:r>
        <w:rPr>
          <w:rFonts w:hint="eastAsia"/>
        </w:rPr>
        <w:t>IOMMU</w:t>
      </w:r>
      <w:r>
        <w:rPr>
          <w:rFonts w:hint="eastAsia"/>
        </w:rPr>
        <w:t>的初始化</w:t>
      </w:r>
      <w:r w:rsidR="00D42351">
        <w:rPr>
          <w:rFonts w:hint="eastAsia"/>
        </w:rPr>
        <w:t>由多个不同的软件栈参与，因此会分多个阶段进行</w:t>
      </w:r>
      <w:r w:rsidR="00E16850">
        <w:rPr>
          <w:rFonts w:hint="eastAsia"/>
        </w:rPr>
        <w:t>。</w:t>
      </w:r>
    </w:p>
    <w:p w14:paraId="34D225EE" w14:textId="0E44980A" w:rsidR="00D42351" w:rsidRPr="00D42351" w:rsidRDefault="00D42351" w:rsidP="00D42351">
      <w:pPr>
        <w:ind w:firstLineChars="200" w:firstLine="420"/>
      </w:pPr>
      <w:r>
        <w:rPr>
          <w:rFonts w:hint="eastAsia"/>
        </w:rPr>
        <w:t>第一个阶段是仅</w:t>
      </w:r>
      <w:r>
        <w:rPr>
          <w:rFonts w:hint="eastAsia"/>
        </w:rPr>
        <w:t>M</w:t>
      </w:r>
      <w:r>
        <w:rPr>
          <w:rFonts w:hint="eastAsia"/>
        </w:rPr>
        <w:t>核参与，主要步骤是：</w:t>
      </w:r>
    </w:p>
    <w:p w14:paraId="2E622B44" w14:textId="77777777" w:rsidR="00356B85" w:rsidRDefault="00401FFB" w:rsidP="00E953EE">
      <w:pPr>
        <w:pStyle w:val="af"/>
        <w:numPr>
          <w:ilvl w:val="0"/>
          <w:numId w:val="15"/>
        </w:numPr>
        <w:ind w:firstLineChars="0"/>
      </w:pPr>
      <w:r>
        <w:rPr>
          <w:rFonts w:hint="eastAsia"/>
        </w:rPr>
        <w:t>配置多</w:t>
      </w:r>
      <w:r>
        <w:rPr>
          <w:rFonts w:hint="eastAsia"/>
        </w:rPr>
        <w:t>RP</w:t>
      </w:r>
      <w:r>
        <w:rPr>
          <w:rFonts w:hint="eastAsia"/>
        </w:rPr>
        <w:t>的工作模式（默认配置为单</w:t>
      </w:r>
      <w:r>
        <w:rPr>
          <w:rFonts w:hint="eastAsia"/>
        </w:rPr>
        <w:t>RC</w:t>
      </w:r>
      <w:r>
        <w:rPr>
          <w:rFonts w:hint="eastAsia"/>
        </w:rPr>
        <w:t>模式）</w:t>
      </w:r>
      <w:r w:rsidR="00356B85">
        <w:rPr>
          <w:rFonts w:hint="eastAsia"/>
        </w:rPr>
        <w:t>；</w:t>
      </w:r>
    </w:p>
    <w:p w14:paraId="24D5D676" w14:textId="0AB97C86" w:rsidR="007A4F37" w:rsidRDefault="00401FFB" w:rsidP="00E953EE">
      <w:pPr>
        <w:pStyle w:val="af"/>
        <w:numPr>
          <w:ilvl w:val="0"/>
          <w:numId w:val="15"/>
        </w:numPr>
        <w:ind w:firstLineChars="0"/>
      </w:pPr>
      <w:r>
        <w:rPr>
          <w:rFonts w:hint="eastAsia"/>
        </w:rPr>
        <w:t>根据</w:t>
      </w:r>
      <w:r w:rsidR="00827BA8">
        <w:rPr>
          <w:rFonts w:hint="eastAsia"/>
        </w:rPr>
        <w:t>PCIe Bifurcation</w:t>
      </w:r>
      <w:r w:rsidR="00827BA8">
        <w:rPr>
          <w:rFonts w:hint="eastAsia"/>
        </w:rPr>
        <w:t>的</w:t>
      </w:r>
      <w:r>
        <w:rPr>
          <w:rFonts w:hint="eastAsia"/>
        </w:rPr>
        <w:t>配置</w:t>
      </w:r>
      <w:r w:rsidR="00827BA8">
        <w:rPr>
          <w:rFonts w:hint="eastAsia"/>
        </w:rPr>
        <w:t>，将需要被启用的</w:t>
      </w:r>
      <w:r w:rsidR="00827BA8">
        <w:rPr>
          <w:rFonts w:hint="eastAsia"/>
        </w:rPr>
        <w:t>RP</w:t>
      </w:r>
      <w:r w:rsidR="00827BA8">
        <w:rPr>
          <w:rFonts w:hint="eastAsia"/>
        </w:rPr>
        <w:t>（无论是否会接设备）对应的</w:t>
      </w:r>
      <w:r w:rsidR="00356B85" w:rsidRPr="00356B85">
        <w:t>RPx Msg Addr</w:t>
      </w:r>
      <w:r w:rsidR="00356B85">
        <w:rPr>
          <w:rFonts w:hint="eastAsia"/>
        </w:rPr>
        <w:t>寄存器配置为该</w:t>
      </w:r>
      <w:r w:rsidR="00356B85">
        <w:rPr>
          <w:rFonts w:hint="eastAsia"/>
        </w:rPr>
        <w:t>RP AXI Slave</w:t>
      </w:r>
      <w:r w:rsidR="00356B85">
        <w:rPr>
          <w:rFonts w:hint="eastAsia"/>
        </w:rPr>
        <w:t>接口接收</w:t>
      </w:r>
      <w:r w:rsidR="00356B85">
        <w:rPr>
          <w:rFonts w:hint="eastAsia"/>
        </w:rPr>
        <w:t>Msg</w:t>
      </w:r>
      <w:r w:rsidR="00356B85">
        <w:rPr>
          <w:rFonts w:hint="eastAsia"/>
        </w:rPr>
        <w:t>的地址（详见</w:t>
      </w:r>
      <w:r w:rsidR="00356B85">
        <w:rPr>
          <w:rFonts w:hint="eastAsia"/>
        </w:rPr>
        <w:t>SoC</w:t>
      </w:r>
      <w:r w:rsidR="00356B85">
        <w:rPr>
          <w:rFonts w:hint="eastAsia"/>
        </w:rPr>
        <w:t>地址映射），并且将</w:t>
      </w:r>
      <w:r w:rsidR="00827BA8" w:rsidRPr="00827BA8">
        <w:t>RPx EN</w:t>
      </w:r>
      <w:r w:rsidR="00827BA8">
        <w:rPr>
          <w:rFonts w:hint="eastAsia"/>
        </w:rPr>
        <w:t>寄存器置</w:t>
      </w:r>
      <w:r w:rsidR="00827BA8">
        <w:rPr>
          <w:rFonts w:hint="eastAsia"/>
        </w:rPr>
        <w:t>1</w:t>
      </w:r>
      <w:r w:rsidR="00827BA8">
        <w:rPr>
          <w:rFonts w:hint="eastAsia"/>
        </w:rPr>
        <w:t>，其余置</w:t>
      </w:r>
      <w:r w:rsidR="00827BA8">
        <w:rPr>
          <w:rFonts w:hint="eastAsia"/>
        </w:rPr>
        <w:t>0</w:t>
      </w:r>
      <w:r w:rsidR="00D52FD5">
        <w:rPr>
          <w:rFonts w:hint="eastAsia"/>
        </w:rPr>
        <w:t>。</w:t>
      </w:r>
    </w:p>
    <w:p w14:paraId="57B13C9F" w14:textId="393EB4F9" w:rsidR="00827BA8" w:rsidRDefault="00827BA8" w:rsidP="00E953EE">
      <w:pPr>
        <w:pStyle w:val="af"/>
        <w:numPr>
          <w:ilvl w:val="0"/>
          <w:numId w:val="15"/>
        </w:numPr>
        <w:ind w:firstLineChars="0"/>
      </w:pPr>
      <w:r>
        <w:rPr>
          <w:rFonts w:hint="eastAsia"/>
        </w:rPr>
        <w:t>M</w:t>
      </w:r>
      <w:r>
        <w:rPr>
          <w:rFonts w:hint="eastAsia"/>
        </w:rPr>
        <w:t>核申请用于处理</w:t>
      </w:r>
      <w:r>
        <w:rPr>
          <w:rFonts w:hint="eastAsia"/>
        </w:rPr>
        <w:t>WARL</w:t>
      </w:r>
      <w:r>
        <w:rPr>
          <w:rFonts w:hint="eastAsia"/>
        </w:rPr>
        <w:t>寄存器的</w:t>
      </w:r>
      <w:r>
        <w:rPr>
          <w:rFonts w:hint="eastAsia"/>
        </w:rPr>
        <w:t>Ring</w:t>
      </w:r>
      <w:r>
        <w:rPr>
          <w:rFonts w:hint="eastAsia"/>
        </w:rPr>
        <w:t>空间，并设置</w:t>
      </w:r>
      <w:r>
        <w:rPr>
          <w:rFonts w:hint="eastAsia"/>
        </w:rPr>
        <w:t>WARL</w:t>
      </w:r>
      <w:r>
        <w:rPr>
          <w:rFonts w:hint="eastAsia"/>
        </w:rPr>
        <w:t>相关寄存器。需要注意，由于有</w:t>
      </w:r>
      <w:r>
        <w:rPr>
          <w:rFonts w:hint="eastAsia"/>
        </w:rPr>
        <w:t>8B</w:t>
      </w:r>
      <w:r>
        <w:rPr>
          <w:rFonts w:hint="eastAsia"/>
        </w:rPr>
        <w:t>访问拆分为</w:t>
      </w:r>
      <w:r>
        <w:rPr>
          <w:rFonts w:hint="eastAsia"/>
        </w:rPr>
        <w:t>2</w:t>
      </w:r>
      <w:r>
        <w:rPr>
          <w:rFonts w:hint="eastAsia"/>
        </w:rPr>
        <w:t>个</w:t>
      </w:r>
      <w:r>
        <w:rPr>
          <w:rFonts w:hint="eastAsia"/>
        </w:rPr>
        <w:t>4B</w:t>
      </w:r>
      <w:r>
        <w:rPr>
          <w:rFonts w:hint="eastAsia"/>
        </w:rPr>
        <w:t>的场景，因此需要固件保证</w:t>
      </w:r>
      <w:r>
        <w:rPr>
          <w:rFonts w:hint="eastAsia"/>
        </w:rPr>
        <w:t>WARL Ring</w:t>
      </w:r>
      <w:r>
        <w:rPr>
          <w:rFonts w:hint="eastAsia"/>
        </w:rPr>
        <w:t>的深度不能小于</w:t>
      </w:r>
      <w:r>
        <w:rPr>
          <w:rFonts w:hint="eastAsia"/>
        </w:rPr>
        <w:t>AXI Slave 1</w:t>
      </w:r>
      <w:r>
        <w:rPr>
          <w:rFonts w:hint="eastAsia"/>
        </w:rPr>
        <w:t>接口的读</w:t>
      </w:r>
      <w:r>
        <w:rPr>
          <w:rFonts w:hint="eastAsia"/>
        </w:rPr>
        <w:t>Outstanding</w:t>
      </w:r>
      <w:r>
        <w:rPr>
          <w:rFonts w:hint="eastAsia"/>
        </w:rPr>
        <w:t>值的</w:t>
      </w:r>
      <w:r>
        <w:rPr>
          <w:rFonts w:hint="eastAsia"/>
        </w:rPr>
        <w:t>2</w:t>
      </w:r>
      <w:r>
        <w:rPr>
          <w:rFonts w:hint="eastAsia"/>
        </w:rPr>
        <w:t>倍。</w:t>
      </w:r>
    </w:p>
    <w:p w14:paraId="34BEAB80" w14:textId="72793EFC" w:rsidR="007D44B1" w:rsidRDefault="007D44B1" w:rsidP="00E953EE">
      <w:pPr>
        <w:pStyle w:val="af"/>
        <w:numPr>
          <w:ilvl w:val="0"/>
          <w:numId w:val="15"/>
        </w:numPr>
        <w:ind w:firstLineChars="0"/>
      </w:pPr>
      <w:r>
        <w:rPr>
          <w:rFonts w:hint="eastAsia"/>
        </w:rPr>
        <w:t>完成这一阶段的配置后，</w:t>
      </w:r>
      <w:r>
        <w:rPr>
          <w:rFonts w:hint="eastAsia"/>
        </w:rPr>
        <w:t>M</w:t>
      </w:r>
      <w:r>
        <w:rPr>
          <w:rFonts w:hint="eastAsia"/>
        </w:rPr>
        <w:t>核固件写</w:t>
      </w:r>
      <w:r w:rsidRPr="007D44B1">
        <w:t>Top Config Done</w:t>
      </w:r>
      <w:r>
        <w:rPr>
          <w:rFonts w:hint="eastAsia"/>
        </w:rPr>
        <w:t>寄存器提交配置。</w:t>
      </w:r>
    </w:p>
    <w:p w14:paraId="79352996" w14:textId="2EB2E7BC" w:rsidR="00827BA8" w:rsidRDefault="00827BA8" w:rsidP="00827BA8">
      <w:pPr>
        <w:ind w:firstLineChars="200" w:firstLine="420"/>
      </w:pPr>
      <w:r>
        <w:rPr>
          <w:rFonts w:hint="eastAsia"/>
        </w:rPr>
        <w:t>第二个阶段</w:t>
      </w:r>
      <w:r w:rsidR="00023556">
        <w:rPr>
          <w:rFonts w:hint="eastAsia"/>
        </w:rPr>
        <w:t>由</w:t>
      </w:r>
      <w:r w:rsidR="00307081">
        <w:rPr>
          <w:rFonts w:hint="eastAsia"/>
        </w:rPr>
        <w:t>M</w:t>
      </w:r>
      <w:r>
        <w:rPr>
          <w:rFonts w:hint="eastAsia"/>
        </w:rPr>
        <w:t>核</w:t>
      </w:r>
      <w:r w:rsidR="00023556">
        <w:rPr>
          <w:rFonts w:hint="eastAsia"/>
        </w:rPr>
        <w:t>和</w:t>
      </w:r>
      <w:r w:rsidR="00023556">
        <w:rPr>
          <w:rFonts w:hint="eastAsia"/>
        </w:rPr>
        <w:t>A</w:t>
      </w:r>
      <w:r w:rsidR="00023556">
        <w:rPr>
          <w:rFonts w:hint="eastAsia"/>
        </w:rPr>
        <w:t>核共同</w:t>
      </w:r>
      <w:r>
        <w:rPr>
          <w:rFonts w:hint="eastAsia"/>
        </w:rPr>
        <w:t>参与，</w:t>
      </w:r>
      <w:r w:rsidR="00307081">
        <w:rPr>
          <w:rFonts w:hint="eastAsia"/>
        </w:rPr>
        <w:t>但</w:t>
      </w:r>
      <w:r>
        <w:rPr>
          <w:rFonts w:hint="eastAsia"/>
        </w:rPr>
        <w:t>发生在</w:t>
      </w:r>
      <w:r>
        <w:rPr>
          <w:rFonts w:hint="eastAsia"/>
        </w:rPr>
        <w:t>A</w:t>
      </w:r>
      <w:r>
        <w:rPr>
          <w:rFonts w:hint="eastAsia"/>
        </w:rPr>
        <w:t>核第一次对设备进行枚举的时候</w:t>
      </w:r>
      <w:r w:rsidR="00A56DD0">
        <w:rPr>
          <w:rFonts w:hint="eastAsia"/>
        </w:rPr>
        <w:t>，这一阶段一般由</w:t>
      </w:r>
      <w:r w:rsidR="00A56DD0">
        <w:rPr>
          <w:rFonts w:hint="eastAsia"/>
        </w:rPr>
        <w:t>BIOS</w:t>
      </w:r>
      <w:r w:rsidR="00A56DD0">
        <w:rPr>
          <w:rFonts w:hint="eastAsia"/>
        </w:rPr>
        <w:t>对设备进行枚举</w:t>
      </w:r>
      <w:r>
        <w:rPr>
          <w:rFonts w:hint="eastAsia"/>
        </w:rPr>
        <w:t>，</w:t>
      </w:r>
      <w:r w:rsidR="00162099">
        <w:rPr>
          <w:rFonts w:hint="eastAsia"/>
        </w:rPr>
        <w:t>主要步骤如下：</w:t>
      </w:r>
    </w:p>
    <w:p w14:paraId="2708BE58" w14:textId="3CA89CFD" w:rsidR="00412929" w:rsidRDefault="00356B85" w:rsidP="00356B85">
      <w:pPr>
        <w:pStyle w:val="af"/>
        <w:numPr>
          <w:ilvl w:val="0"/>
          <w:numId w:val="72"/>
        </w:numPr>
        <w:ind w:firstLineChars="0"/>
      </w:pPr>
      <w:r>
        <w:rPr>
          <w:rFonts w:hint="eastAsia"/>
        </w:rPr>
        <w:t>在单</w:t>
      </w:r>
      <w:r>
        <w:rPr>
          <w:rFonts w:hint="eastAsia"/>
        </w:rPr>
        <w:t>RC</w:t>
      </w:r>
      <w:r>
        <w:rPr>
          <w:rFonts w:hint="eastAsia"/>
        </w:rPr>
        <w:t>模式下，</w:t>
      </w:r>
      <w:r>
        <w:rPr>
          <w:rFonts w:hint="eastAsia"/>
        </w:rPr>
        <w:t>A</w:t>
      </w:r>
      <w:r>
        <w:rPr>
          <w:rFonts w:hint="eastAsia"/>
        </w:rPr>
        <w:t>核发起对</w:t>
      </w:r>
      <w:r>
        <w:rPr>
          <w:rFonts w:hint="eastAsia"/>
        </w:rPr>
        <w:t>RP</w:t>
      </w:r>
      <w:r>
        <w:rPr>
          <w:rFonts w:hint="eastAsia"/>
        </w:rPr>
        <w:t>及下挂设备的配置空间的访问，这些访问将被</w:t>
      </w:r>
      <w:r>
        <w:rPr>
          <w:rFonts w:hint="eastAsia"/>
        </w:rPr>
        <w:t>Address Replacer</w:t>
      </w:r>
      <w:r>
        <w:rPr>
          <w:rFonts w:hint="eastAsia"/>
        </w:rPr>
        <w:t>拦截并通知</w:t>
      </w:r>
      <w:r>
        <w:rPr>
          <w:rFonts w:hint="eastAsia"/>
        </w:rPr>
        <w:t>M</w:t>
      </w:r>
      <w:r>
        <w:rPr>
          <w:rFonts w:hint="eastAsia"/>
        </w:rPr>
        <w:t>核。</w:t>
      </w:r>
      <w:r>
        <w:rPr>
          <w:rFonts w:hint="eastAsia"/>
        </w:rPr>
        <w:t>M</w:t>
      </w:r>
      <w:r>
        <w:rPr>
          <w:rFonts w:hint="eastAsia"/>
        </w:rPr>
        <w:t>核捕获对</w:t>
      </w:r>
      <w:r>
        <w:rPr>
          <w:rFonts w:hint="eastAsia"/>
        </w:rPr>
        <w:t>RP Secondary Bus Number</w:t>
      </w:r>
      <w:r>
        <w:rPr>
          <w:rFonts w:hint="eastAsia"/>
        </w:rPr>
        <w:t>和</w:t>
      </w:r>
      <w:r>
        <w:rPr>
          <w:rFonts w:hint="eastAsia"/>
        </w:rPr>
        <w:t>Subordinate Bus Number</w:t>
      </w:r>
      <w:r>
        <w:rPr>
          <w:rFonts w:hint="eastAsia"/>
        </w:rPr>
        <w:t>的写入操作，</w:t>
      </w:r>
      <w:r w:rsidR="0002450E">
        <w:rPr>
          <w:rFonts w:hint="eastAsia"/>
        </w:rPr>
        <w:t>并</w:t>
      </w:r>
      <w:r w:rsidR="009C42B3">
        <w:rPr>
          <w:rFonts w:hint="eastAsia"/>
        </w:rPr>
        <w:t>配置对应的</w:t>
      </w:r>
      <w:r w:rsidR="009C42B3" w:rsidRPr="009C42B3">
        <w:t>RPx Sec Bus No</w:t>
      </w:r>
      <w:r w:rsidR="009C42B3">
        <w:rPr>
          <w:rFonts w:hint="eastAsia"/>
        </w:rPr>
        <w:t>和</w:t>
      </w:r>
      <w:r w:rsidR="009C42B3" w:rsidRPr="009C42B3">
        <w:t>RPx S</w:t>
      </w:r>
      <w:r w:rsidR="009C42B3">
        <w:rPr>
          <w:rFonts w:hint="eastAsia"/>
        </w:rPr>
        <w:t>ub</w:t>
      </w:r>
      <w:r w:rsidR="009C42B3" w:rsidRPr="009C42B3">
        <w:t xml:space="preserve"> Bus No</w:t>
      </w:r>
      <w:r w:rsidR="009C42B3">
        <w:rPr>
          <w:rFonts w:hint="eastAsia"/>
        </w:rPr>
        <w:t>寄存器</w:t>
      </w:r>
      <w:r w:rsidR="005B1E6D">
        <w:rPr>
          <w:rFonts w:hint="eastAsia"/>
        </w:rPr>
        <w:t>；在多</w:t>
      </w:r>
      <w:r w:rsidR="005B1E6D">
        <w:rPr>
          <w:rFonts w:hint="eastAsia"/>
        </w:rPr>
        <w:t>RC</w:t>
      </w:r>
      <w:r w:rsidR="005B1E6D">
        <w:rPr>
          <w:rFonts w:hint="eastAsia"/>
        </w:rPr>
        <w:t>模式下，</w:t>
      </w:r>
      <w:r w:rsidR="005B1E6D">
        <w:rPr>
          <w:rFonts w:hint="eastAsia"/>
        </w:rPr>
        <w:t>M</w:t>
      </w:r>
      <w:r w:rsidR="005B1E6D">
        <w:rPr>
          <w:rFonts w:hint="eastAsia"/>
        </w:rPr>
        <w:t>核根据预定义的值配置每个</w:t>
      </w:r>
      <w:r w:rsidR="005B1E6D">
        <w:rPr>
          <w:rFonts w:hint="eastAsia"/>
        </w:rPr>
        <w:t>RP</w:t>
      </w:r>
      <w:r w:rsidR="005B1E6D">
        <w:rPr>
          <w:rFonts w:hint="eastAsia"/>
        </w:rPr>
        <w:t>的</w:t>
      </w:r>
      <w:r w:rsidR="005B1E6D" w:rsidRPr="005B1E6D">
        <w:t>RPx Seg No</w:t>
      </w:r>
      <w:r w:rsidR="005B1E6D">
        <w:rPr>
          <w:rFonts w:hint="eastAsia"/>
        </w:rPr>
        <w:t>寄存器。</w:t>
      </w:r>
    </w:p>
    <w:p w14:paraId="25740951" w14:textId="24F35559" w:rsidR="00FE4C77" w:rsidRDefault="00FE4C77" w:rsidP="00356B85">
      <w:pPr>
        <w:pStyle w:val="af"/>
        <w:numPr>
          <w:ilvl w:val="0"/>
          <w:numId w:val="72"/>
        </w:numPr>
        <w:ind w:firstLineChars="0"/>
      </w:pPr>
      <w:r>
        <w:rPr>
          <w:rFonts w:hint="eastAsia"/>
        </w:rPr>
        <w:t>在</w:t>
      </w:r>
      <w:r>
        <w:rPr>
          <w:rFonts w:hint="eastAsia"/>
        </w:rPr>
        <w:t>PCIe</w:t>
      </w:r>
      <w:r>
        <w:rPr>
          <w:rFonts w:hint="eastAsia"/>
        </w:rPr>
        <w:t>设备枚举的阶段，</w:t>
      </w:r>
      <w:r>
        <w:rPr>
          <w:rFonts w:hint="eastAsia"/>
        </w:rPr>
        <w:t>A</w:t>
      </w:r>
      <w:r>
        <w:rPr>
          <w:rFonts w:hint="eastAsia"/>
        </w:rPr>
        <w:t>核会并行对</w:t>
      </w:r>
      <w:r>
        <w:rPr>
          <w:rFonts w:hint="eastAsia"/>
        </w:rPr>
        <w:t>IOMMU</w:t>
      </w:r>
      <w:r>
        <w:rPr>
          <w:rFonts w:hint="eastAsia"/>
        </w:rPr>
        <w:t>的</w:t>
      </w:r>
      <w:r>
        <w:rPr>
          <w:rFonts w:hint="eastAsia"/>
        </w:rPr>
        <w:t>RV</w:t>
      </w:r>
      <w:r>
        <w:rPr>
          <w:rFonts w:hint="eastAsia"/>
        </w:rPr>
        <w:t>标准寄存器进行初始化，两者可能穿插进行，没有必然的先后顺序。</w:t>
      </w:r>
    </w:p>
    <w:p w14:paraId="4DF796BF" w14:textId="15C675DA" w:rsidR="00492426" w:rsidRDefault="00E112C4" w:rsidP="00E112C4">
      <w:pPr>
        <w:ind w:firstLineChars="200" w:firstLine="420"/>
      </w:pPr>
      <w:r>
        <w:rPr>
          <w:rFonts w:hint="eastAsia"/>
        </w:rPr>
        <w:t>第三个阶段与第二个阶段</w:t>
      </w:r>
      <w:r w:rsidR="00492426">
        <w:rPr>
          <w:rFonts w:hint="eastAsia"/>
        </w:rPr>
        <w:t>流程</w:t>
      </w:r>
      <w:r w:rsidR="00A56DD0">
        <w:rPr>
          <w:rFonts w:hint="eastAsia"/>
        </w:rPr>
        <w:t>类似，</w:t>
      </w:r>
      <w:r w:rsidR="000723DA">
        <w:rPr>
          <w:rFonts w:hint="eastAsia"/>
        </w:rPr>
        <w:t>但需要注意</w:t>
      </w:r>
      <w:r w:rsidR="00A56DD0">
        <w:rPr>
          <w:rFonts w:hint="eastAsia"/>
        </w:rPr>
        <w:t>的是</w:t>
      </w:r>
      <w:r w:rsidR="00492426">
        <w:rPr>
          <w:rFonts w:hint="eastAsia"/>
        </w:rPr>
        <w:t>：</w:t>
      </w:r>
    </w:p>
    <w:p w14:paraId="232C751B" w14:textId="59207A10" w:rsidR="00E112C4" w:rsidRDefault="00A56DD0" w:rsidP="00492426">
      <w:pPr>
        <w:pStyle w:val="af"/>
        <w:numPr>
          <w:ilvl w:val="0"/>
          <w:numId w:val="68"/>
        </w:numPr>
        <w:ind w:firstLineChars="0"/>
      </w:pPr>
      <w:r>
        <w:rPr>
          <w:rFonts w:hint="eastAsia"/>
        </w:rPr>
        <w:lastRenderedPageBreak/>
        <w:t>这一阶段一般由</w:t>
      </w:r>
      <w:r>
        <w:rPr>
          <w:rFonts w:hint="eastAsia"/>
        </w:rPr>
        <w:t>OS</w:t>
      </w:r>
      <w:r>
        <w:rPr>
          <w:rFonts w:hint="eastAsia"/>
        </w:rPr>
        <w:t>进行再次枚举，且枚举的结果可以与</w:t>
      </w:r>
      <w:r>
        <w:rPr>
          <w:rFonts w:hint="eastAsia"/>
        </w:rPr>
        <w:t>BIOS</w:t>
      </w:r>
      <w:r>
        <w:rPr>
          <w:rFonts w:hint="eastAsia"/>
        </w:rPr>
        <w:t>不同。</w:t>
      </w:r>
    </w:p>
    <w:p w14:paraId="70F24A48" w14:textId="181FF6EE" w:rsidR="00492426" w:rsidRPr="001712CA" w:rsidRDefault="00492426" w:rsidP="00492426">
      <w:pPr>
        <w:pStyle w:val="af"/>
        <w:numPr>
          <w:ilvl w:val="0"/>
          <w:numId w:val="68"/>
        </w:numPr>
        <w:ind w:firstLineChars="0"/>
      </w:pPr>
      <w:r>
        <w:rPr>
          <w:rFonts w:hint="eastAsia"/>
        </w:rPr>
        <w:t>在第二个阶段时，设备可能已经发送过内存读写请求且使用</w:t>
      </w:r>
      <w:r>
        <w:rPr>
          <w:rFonts w:hint="eastAsia"/>
        </w:rPr>
        <w:t>IOMMU</w:t>
      </w:r>
      <w:r>
        <w:rPr>
          <w:rFonts w:hint="eastAsia"/>
        </w:rPr>
        <w:t>进行转换。</w:t>
      </w:r>
    </w:p>
    <w:p w14:paraId="6853A7E7" w14:textId="2AD77D59" w:rsidR="00E457BC" w:rsidRDefault="00E457BC" w:rsidP="00E457BC">
      <w:pPr>
        <w:pStyle w:val="2"/>
        <w:rPr>
          <w:rFonts w:ascii="黑体" w:hAnsi="黑体" w:hint="eastAsia"/>
        </w:rPr>
      </w:pPr>
      <w:bookmarkStart w:id="2156" w:name="_Toc228214089"/>
      <w:r w:rsidRPr="00E457BC">
        <w:rPr>
          <w:rFonts w:ascii="黑体" w:hAnsi="黑体" w:hint="eastAsia"/>
        </w:rPr>
        <w:t>R</w:t>
      </w:r>
      <w:r w:rsidRPr="00E457BC">
        <w:rPr>
          <w:rFonts w:ascii="黑体" w:hAnsi="黑体"/>
        </w:rPr>
        <w:t>eset</w:t>
      </w:r>
      <w:r w:rsidRPr="00E457BC">
        <w:rPr>
          <w:rFonts w:ascii="黑体" w:hAnsi="黑体" w:hint="eastAsia"/>
        </w:rPr>
        <w:t>流程</w:t>
      </w:r>
      <w:bookmarkEnd w:id="2156"/>
    </w:p>
    <w:p w14:paraId="52E7F230" w14:textId="760A2BB0" w:rsidR="00020DAF" w:rsidRDefault="00BB0BC8" w:rsidP="00020DAF">
      <w:pPr>
        <w:ind w:firstLineChars="200" w:firstLine="420"/>
      </w:pPr>
      <w:r>
        <w:rPr>
          <w:rFonts w:hint="eastAsia"/>
        </w:rPr>
        <w:t>IOMMU Reset</w:t>
      </w:r>
      <w:r>
        <w:rPr>
          <w:rFonts w:hint="eastAsia"/>
        </w:rPr>
        <w:t>适用于以下场景：</w:t>
      </w:r>
    </w:p>
    <w:p w14:paraId="13047562" w14:textId="17E698AD" w:rsidR="00BB0BC8" w:rsidRDefault="00BB0BC8" w:rsidP="00BB0BC8">
      <w:pPr>
        <w:pStyle w:val="af"/>
        <w:numPr>
          <w:ilvl w:val="0"/>
          <w:numId w:val="118"/>
        </w:numPr>
        <w:ind w:firstLineChars="0"/>
      </w:pPr>
      <w:r>
        <w:rPr>
          <w:rFonts w:hint="eastAsia"/>
        </w:rPr>
        <w:t>全系统热复位</w:t>
      </w:r>
    </w:p>
    <w:p w14:paraId="1E4EF804" w14:textId="678CBE47" w:rsidR="00BB0BC8" w:rsidRDefault="00BB0BC8" w:rsidP="00BB0BC8">
      <w:pPr>
        <w:ind w:firstLineChars="200" w:firstLine="420"/>
      </w:pPr>
      <w:r>
        <w:rPr>
          <w:rFonts w:hint="eastAsia"/>
        </w:rPr>
        <w:t>IOMMU</w:t>
      </w:r>
      <w:r>
        <w:rPr>
          <w:rFonts w:hint="eastAsia"/>
        </w:rPr>
        <w:t>不会被单独复位，在系统工作期间，即使某一个</w:t>
      </w:r>
      <w:r>
        <w:rPr>
          <w:rFonts w:hint="eastAsia"/>
        </w:rPr>
        <w:t>RP</w:t>
      </w:r>
      <w:r>
        <w:rPr>
          <w:rFonts w:hint="eastAsia"/>
        </w:rPr>
        <w:t>或者</w:t>
      </w:r>
      <w:r>
        <w:rPr>
          <w:rFonts w:hint="eastAsia"/>
        </w:rPr>
        <w:t>PCIe Stack</w:t>
      </w:r>
      <w:r>
        <w:rPr>
          <w:rFonts w:hint="eastAsia"/>
        </w:rPr>
        <w:t>内所有</w:t>
      </w:r>
      <w:r>
        <w:rPr>
          <w:rFonts w:hint="eastAsia"/>
        </w:rPr>
        <w:t>RP</w:t>
      </w:r>
      <w:r>
        <w:rPr>
          <w:rFonts w:hint="eastAsia"/>
        </w:rPr>
        <w:t>分别被复位，</w:t>
      </w:r>
      <w:r>
        <w:rPr>
          <w:rFonts w:hint="eastAsia"/>
        </w:rPr>
        <w:t>IOMMU</w:t>
      </w:r>
      <w:r>
        <w:rPr>
          <w:rFonts w:hint="eastAsia"/>
        </w:rPr>
        <w:t>也不应该被复位。因此，</w:t>
      </w:r>
      <w:r>
        <w:rPr>
          <w:rFonts w:hint="eastAsia"/>
        </w:rPr>
        <w:t>IOMMU</w:t>
      </w:r>
      <w:r>
        <w:rPr>
          <w:rFonts w:hint="eastAsia"/>
        </w:rPr>
        <w:t>复位前不需要执行收尾，复位流程如下：</w:t>
      </w:r>
    </w:p>
    <w:p w14:paraId="69C2EFD6" w14:textId="73564226" w:rsidR="00BB0BC8" w:rsidRDefault="00BB0BC8" w:rsidP="00BB0BC8">
      <w:pPr>
        <w:pStyle w:val="af"/>
        <w:numPr>
          <w:ilvl w:val="0"/>
          <w:numId w:val="119"/>
        </w:numPr>
        <w:ind w:firstLineChars="0"/>
      </w:pPr>
      <w:r>
        <w:rPr>
          <w:rFonts w:hint="eastAsia"/>
        </w:rPr>
        <w:t>向所有</w:t>
      </w:r>
      <w:r>
        <w:rPr>
          <w:rFonts w:hint="eastAsia"/>
        </w:rPr>
        <w:t>RP</w:t>
      </w:r>
      <w:r>
        <w:rPr>
          <w:rFonts w:hint="eastAsia"/>
        </w:rPr>
        <w:t>连接的设备发送</w:t>
      </w:r>
      <w:r>
        <w:rPr>
          <w:rFonts w:hint="eastAsia"/>
        </w:rPr>
        <w:t>Hot Reset</w:t>
      </w:r>
      <w:r>
        <w:rPr>
          <w:rFonts w:hint="eastAsia"/>
        </w:rPr>
        <w:t>，保证链路进入</w:t>
      </w:r>
      <w:r>
        <w:rPr>
          <w:rFonts w:hint="eastAsia"/>
        </w:rPr>
        <w:t>Hot Reset</w:t>
      </w:r>
      <w:r>
        <w:rPr>
          <w:rFonts w:hint="eastAsia"/>
        </w:rPr>
        <w:t>状态；</w:t>
      </w:r>
    </w:p>
    <w:p w14:paraId="30535619" w14:textId="400F89FC" w:rsidR="00BB0BC8" w:rsidRDefault="00BB0BC8" w:rsidP="00BB0BC8">
      <w:pPr>
        <w:pStyle w:val="af"/>
        <w:numPr>
          <w:ilvl w:val="0"/>
          <w:numId w:val="119"/>
        </w:numPr>
        <w:ind w:firstLineChars="0"/>
      </w:pPr>
      <w:r>
        <w:rPr>
          <w:rFonts w:hint="eastAsia"/>
        </w:rPr>
        <w:t>复位</w:t>
      </w:r>
      <w:r>
        <w:rPr>
          <w:rFonts w:hint="eastAsia"/>
        </w:rPr>
        <w:t>IOMMU</w:t>
      </w:r>
      <w:r>
        <w:rPr>
          <w:rFonts w:hint="eastAsia"/>
        </w:rPr>
        <w:t>，并保证系统其他部件也一同被复位；</w:t>
      </w:r>
    </w:p>
    <w:p w14:paraId="79E52FFD" w14:textId="20C8F7F9" w:rsidR="00BB0BC8" w:rsidRPr="00020DAF" w:rsidRDefault="00BB0BC8" w:rsidP="00BB0BC8">
      <w:pPr>
        <w:pStyle w:val="af"/>
        <w:numPr>
          <w:ilvl w:val="0"/>
          <w:numId w:val="119"/>
        </w:numPr>
        <w:ind w:firstLineChars="0"/>
      </w:pPr>
      <w:r>
        <w:rPr>
          <w:rFonts w:hint="eastAsia"/>
        </w:rPr>
        <w:t>释放</w:t>
      </w:r>
      <w:r>
        <w:rPr>
          <w:rFonts w:hint="eastAsia"/>
        </w:rPr>
        <w:t>IOMMU</w:t>
      </w:r>
      <w:r>
        <w:rPr>
          <w:rFonts w:hint="eastAsia"/>
        </w:rPr>
        <w:t>复位，按照初始化流程进行配置。</w:t>
      </w:r>
    </w:p>
    <w:p w14:paraId="3475CF98" w14:textId="4918DBF1" w:rsidR="00D2407A" w:rsidRDefault="00D2407A" w:rsidP="00D2407A">
      <w:pPr>
        <w:pStyle w:val="2"/>
        <w:rPr>
          <w:rFonts w:ascii="黑体" w:hAnsi="黑体" w:hint="eastAsia"/>
        </w:rPr>
      </w:pPr>
      <w:bookmarkStart w:id="2157" w:name="_Toc228214090"/>
      <w:r>
        <w:rPr>
          <w:rFonts w:ascii="黑体" w:hAnsi="黑体" w:hint="eastAsia"/>
        </w:rPr>
        <w:t>地址转换</w:t>
      </w:r>
      <w:bookmarkEnd w:id="2157"/>
    </w:p>
    <w:p w14:paraId="22F8C809" w14:textId="3303BD7C" w:rsidR="00AF7A25" w:rsidRDefault="00AF7A25" w:rsidP="00AF7A25">
      <w:pPr>
        <w:pStyle w:val="3"/>
      </w:pPr>
      <w:bookmarkStart w:id="2158" w:name="_Toc228214091"/>
      <w:r>
        <w:rPr>
          <w:rFonts w:hint="eastAsia"/>
        </w:rPr>
        <w:t>设备</w:t>
      </w:r>
      <w:r>
        <w:rPr>
          <w:rFonts w:hint="eastAsia"/>
        </w:rPr>
        <w:t>DMA</w:t>
      </w:r>
      <w:r>
        <w:rPr>
          <w:rFonts w:hint="eastAsia"/>
        </w:rPr>
        <w:t>到</w:t>
      </w:r>
      <w:r>
        <w:rPr>
          <w:rFonts w:hint="eastAsia"/>
        </w:rPr>
        <w:t>SPA</w:t>
      </w:r>
      <w:bookmarkEnd w:id="2158"/>
    </w:p>
    <w:p w14:paraId="4BD3071B" w14:textId="363D2E40" w:rsidR="00B54564" w:rsidRDefault="009848DD" w:rsidP="00B54564">
      <w:pPr>
        <w:ind w:firstLineChars="200" w:firstLine="420"/>
      </w:pPr>
      <w:r>
        <w:rPr>
          <w:rFonts w:hint="eastAsia"/>
        </w:rPr>
        <w:t>设备使用</w:t>
      </w:r>
      <w:r>
        <w:rPr>
          <w:rFonts w:hint="eastAsia"/>
        </w:rPr>
        <w:t>SPA</w:t>
      </w:r>
      <w:r>
        <w:rPr>
          <w:rFonts w:hint="eastAsia"/>
        </w:rPr>
        <w:t>地址作为</w:t>
      </w:r>
      <w:r>
        <w:rPr>
          <w:rFonts w:hint="eastAsia"/>
        </w:rPr>
        <w:t>DMA</w:t>
      </w:r>
      <w:r>
        <w:rPr>
          <w:rFonts w:hint="eastAsia"/>
        </w:rPr>
        <w:t>地址主要发生在以下场景：</w:t>
      </w:r>
    </w:p>
    <w:p w14:paraId="5858C1E8" w14:textId="7B130A1F" w:rsidR="009848DD" w:rsidRDefault="009848DD" w:rsidP="009848DD">
      <w:pPr>
        <w:pStyle w:val="af"/>
        <w:numPr>
          <w:ilvl w:val="0"/>
          <w:numId w:val="73"/>
        </w:numPr>
        <w:ind w:firstLineChars="0"/>
      </w:pPr>
      <w:r>
        <w:rPr>
          <w:rFonts w:hint="eastAsia"/>
        </w:rPr>
        <w:t>系统不包含</w:t>
      </w:r>
      <w:r>
        <w:rPr>
          <w:rFonts w:hint="eastAsia"/>
        </w:rPr>
        <w:t>VMM</w:t>
      </w:r>
      <w:r>
        <w:rPr>
          <w:rFonts w:hint="eastAsia"/>
        </w:rPr>
        <w:t>，</w:t>
      </w:r>
      <w:r>
        <w:rPr>
          <w:rFonts w:hint="eastAsia"/>
        </w:rPr>
        <w:t>Host OS</w:t>
      </w:r>
      <w:r>
        <w:rPr>
          <w:rFonts w:hint="eastAsia"/>
        </w:rPr>
        <w:t>将物理地址</w:t>
      </w:r>
      <w:r w:rsidR="0062331A">
        <w:rPr>
          <w:rFonts w:hint="eastAsia"/>
        </w:rPr>
        <w:t>作为</w:t>
      </w:r>
      <w:r w:rsidR="0062331A">
        <w:rPr>
          <w:rFonts w:hint="eastAsia"/>
        </w:rPr>
        <w:t>DMA</w:t>
      </w:r>
      <w:r w:rsidR="0062331A">
        <w:rPr>
          <w:rFonts w:hint="eastAsia"/>
        </w:rPr>
        <w:t>地址下发给设备；</w:t>
      </w:r>
    </w:p>
    <w:p w14:paraId="347FFBCF" w14:textId="707EAFB2" w:rsidR="0062331A" w:rsidRDefault="0062331A" w:rsidP="009848DD">
      <w:pPr>
        <w:pStyle w:val="af"/>
        <w:numPr>
          <w:ilvl w:val="0"/>
          <w:numId w:val="73"/>
        </w:numPr>
        <w:ind w:firstLineChars="0"/>
      </w:pPr>
      <w:r>
        <w:rPr>
          <w:rFonts w:hint="eastAsia"/>
        </w:rPr>
        <w:t>系统包含</w:t>
      </w:r>
      <w:r>
        <w:rPr>
          <w:rFonts w:hint="eastAsia"/>
        </w:rPr>
        <w:t>VMM</w:t>
      </w:r>
      <w:r>
        <w:rPr>
          <w:rFonts w:hint="eastAsia"/>
        </w:rPr>
        <w:t>，设备被</w:t>
      </w:r>
      <w:r>
        <w:rPr>
          <w:rFonts w:hint="eastAsia"/>
        </w:rPr>
        <w:t>VMM</w:t>
      </w:r>
      <w:r>
        <w:rPr>
          <w:rFonts w:hint="eastAsia"/>
        </w:rPr>
        <w:t>管理，</w:t>
      </w:r>
      <w:r>
        <w:rPr>
          <w:rFonts w:hint="eastAsia"/>
        </w:rPr>
        <w:t>VMM</w:t>
      </w:r>
      <w:r>
        <w:rPr>
          <w:rFonts w:hint="eastAsia"/>
        </w:rPr>
        <w:t>将物理地址作为</w:t>
      </w:r>
      <w:r>
        <w:rPr>
          <w:rFonts w:hint="eastAsia"/>
        </w:rPr>
        <w:t>DMA</w:t>
      </w:r>
      <w:r>
        <w:rPr>
          <w:rFonts w:hint="eastAsia"/>
        </w:rPr>
        <w:t>地址下发给设备</w:t>
      </w:r>
    </w:p>
    <w:p w14:paraId="453D76AD" w14:textId="75360529" w:rsidR="0062331A" w:rsidRDefault="0091516F" w:rsidP="0091516F">
      <w:pPr>
        <w:ind w:firstLineChars="200" w:firstLine="420"/>
      </w:pPr>
      <w:r>
        <w:rPr>
          <w:rFonts w:hint="eastAsia"/>
        </w:rPr>
        <w:t>该场景下的</w:t>
      </w:r>
      <w:r w:rsidR="005031D1">
        <w:rPr>
          <w:rFonts w:hint="eastAsia"/>
        </w:rPr>
        <w:t>典型环境配置如下：</w:t>
      </w:r>
    </w:p>
    <w:p w14:paraId="4F770685" w14:textId="192D981B" w:rsidR="005031D1" w:rsidRDefault="005031D1" w:rsidP="005031D1">
      <w:pPr>
        <w:pStyle w:val="af"/>
        <w:numPr>
          <w:ilvl w:val="0"/>
          <w:numId w:val="74"/>
        </w:numPr>
        <w:ind w:firstLineChars="0"/>
      </w:pPr>
      <w:r>
        <w:rPr>
          <w:rFonts w:hint="eastAsia"/>
        </w:rPr>
        <w:t>主机分配给设备</w:t>
      </w:r>
      <w:r>
        <w:rPr>
          <w:rFonts w:hint="eastAsia"/>
        </w:rPr>
        <w:t>DMA</w:t>
      </w:r>
      <w:r>
        <w:rPr>
          <w:rFonts w:hint="eastAsia"/>
        </w:rPr>
        <w:t>的数据页</w:t>
      </w:r>
      <w:r w:rsidR="009A733B">
        <w:rPr>
          <w:rFonts w:hint="eastAsia"/>
        </w:rPr>
        <w:t>在典型环境下是离散的；</w:t>
      </w:r>
    </w:p>
    <w:p w14:paraId="465CD138" w14:textId="1642F5D8" w:rsidR="009A733B" w:rsidRDefault="009A733B" w:rsidP="005031D1">
      <w:pPr>
        <w:pStyle w:val="af"/>
        <w:numPr>
          <w:ilvl w:val="0"/>
          <w:numId w:val="74"/>
        </w:numPr>
        <w:ind w:firstLineChars="0"/>
      </w:pPr>
      <w:r>
        <w:rPr>
          <w:rFonts w:hint="eastAsia"/>
        </w:rPr>
        <w:t>该设备的</w:t>
      </w:r>
      <w:r>
        <w:rPr>
          <w:rFonts w:hint="eastAsia"/>
        </w:rPr>
        <w:t>fsc.mode == Bare</w:t>
      </w:r>
      <w:r>
        <w:rPr>
          <w:rFonts w:hint="eastAsia"/>
        </w:rPr>
        <w:t>；</w:t>
      </w:r>
      <w:r>
        <w:rPr>
          <w:rFonts w:hint="eastAsia"/>
        </w:rPr>
        <w:t>iohgatp.mode == Bare</w:t>
      </w:r>
      <w:r>
        <w:rPr>
          <w:rFonts w:hint="eastAsia"/>
        </w:rPr>
        <w:t>；</w:t>
      </w:r>
    </w:p>
    <w:p w14:paraId="73BEA512" w14:textId="4C841AA4" w:rsidR="00B17694" w:rsidRDefault="00B17694" w:rsidP="00B17694">
      <w:pPr>
        <w:ind w:firstLineChars="200" w:firstLine="420"/>
      </w:pPr>
      <w:r>
        <w:rPr>
          <w:rFonts w:hint="eastAsia"/>
        </w:rPr>
        <w:t>该场景下，</w:t>
      </w:r>
      <w:r>
        <w:rPr>
          <w:rFonts w:hint="eastAsia"/>
        </w:rPr>
        <w:t>IOMMU</w:t>
      </w:r>
      <w:r>
        <w:rPr>
          <w:rFonts w:hint="eastAsia"/>
        </w:rPr>
        <w:t>不需要进行地址转换，将内存访问请求直接发送至</w:t>
      </w:r>
      <w:r>
        <w:rPr>
          <w:rFonts w:hint="eastAsia"/>
        </w:rPr>
        <w:t>AXI Master 0</w:t>
      </w:r>
      <w:r>
        <w:rPr>
          <w:rFonts w:hint="eastAsia"/>
        </w:rPr>
        <w:t>接口。</w:t>
      </w:r>
    </w:p>
    <w:p w14:paraId="0652431C" w14:textId="0966DDA8" w:rsidR="00B17694" w:rsidRDefault="00B17694" w:rsidP="00B17694">
      <w:pPr>
        <w:ind w:firstLineChars="200" w:firstLine="420"/>
      </w:pPr>
      <w:r>
        <w:rPr>
          <w:rFonts w:hint="eastAsia"/>
        </w:rPr>
        <w:t>出于对性能考虑，这种类型的报文应该从</w:t>
      </w:r>
      <w:r>
        <w:rPr>
          <w:rFonts w:hint="eastAsia"/>
        </w:rPr>
        <w:t>PT Cache</w:t>
      </w:r>
      <w:r>
        <w:rPr>
          <w:rFonts w:hint="eastAsia"/>
        </w:rPr>
        <w:t>模块透传，</w:t>
      </w:r>
      <w:r w:rsidR="005346DC">
        <w:rPr>
          <w:rFonts w:hint="eastAsia"/>
        </w:rPr>
        <w:t>而不应该调用实际的</w:t>
      </w:r>
      <w:r w:rsidR="005346DC">
        <w:rPr>
          <w:rFonts w:hint="eastAsia"/>
        </w:rPr>
        <w:t>Cache</w:t>
      </w:r>
      <w:r w:rsidR="005346DC">
        <w:rPr>
          <w:rFonts w:hint="eastAsia"/>
        </w:rPr>
        <w:t>逻辑处理。</w:t>
      </w:r>
    </w:p>
    <w:p w14:paraId="28D8410F" w14:textId="7348AC4F" w:rsidR="005346DC" w:rsidRPr="00B54564" w:rsidRDefault="005346DC" w:rsidP="00B17694">
      <w:pPr>
        <w:ind w:firstLineChars="200" w:firstLine="420"/>
      </w:pPr>
      <w:r>
        <w:rPr>
          <w:rFonts w:hint="eastAsia"/>
        </w:rPr>
        <w:t>这种类型的报文也必须要遵循保序的原则，即在</w:t>
      </w:r>
      <w:r>
        <w:rPr>
          <w:rFonts w:hint="eastAsia"/>
        </w:rPr>
        <w:t>AXI Master 0</w:t>
      </w:r>
      <w:r>
        <w:rPr>
          <w:rFonts w:hint="eastAsia"/>
        </w:rPr>
        <w:t>接口接收到该请求的</w:t>
      </w:r>
      <w:r>
        <w:rPr>
          <w:rFonts w:hint="eastAsia"/>
        </w:rPr>
        <w:t>Response</w:t>
      </w:r>
      <w:r>
        <w:rPr>
          <w:rFonts w:hint="eastAsia"/>
        </w:rPr>
        <w:t>后，才能通过</w:t>
      </w:r>
      <w:r>
        <w:rPr>
          <w:rFonts w:hint="eastAsia"/>
        </w:rPr>
        <w:t>AXI Slave 0</w:t>
      </w:r>
      <w:r>
        <w:rPr>
          <w:rFonts w:hint="eastAsia"/>
        </w:rPr>
        <w:t>接口发送对应的</w:t>
      </w:r>
      <w:r>
        <w:rPr>
          <w:rFonts w:hint="eastAsia"/>
        </w:rPr>
        <w:t>Response</w:t>
      </w:r>
      <w:r>
        <w:rPr>
          <w:rFonts w:hint="eastAsia"/>
        </w:rPr>
        <w:t>。</w:t>
      </w:r>
    </w:p>
    <w:p w14:paraId="4D06C452" w14:textId="41E8BB7B" w:rsidR="005E7208" w:rsidRDefault="0047346D" w:rsidP="00AF7A25">
      <w:pPr>
        <w:pStyle w:val="3"/>
      </w:pPr>
      <w:bookmarkStart w:id="2159" w:name="_Toc228214092"/>
      <w:r>
        <w:rPr>
          <w:rFonts w:hint="eastAsia"/>
        </w:rPr>
        <w:t>设备</w:t>
      </w:r>
      <w:r>
        <w:rPr>
          <w:rFonts w:hint="eastAsia"/>
        </w:rPr>
        <w:t>DMA</w:t>
      </w:r>
      <w:r>
        <w:rPr>
          <w:rFonts w:hint="eastAsia"/>
        </w:rPr>
        <w:t>到</w:t>
      </w:r>
      <w:r w:rsidR="007A0EDF">
        <w:rPr>
          <w:rFonts w:hint="eastAsia"/>
        </w:rPr>
        <w:t>非进程空间</w:t>
      </w:r>
      <w:r w:rsidR="000F52EE">
        <w:rPr>
          <w:rFonts w:hint="eastAsia"/>
        </w:rPr>
        <w:t>的</w:t>
      </w:r>
      <w:r>
        <w:rPr>
          <w:rFonts w:hint="eastAsia"/>
        </w:rPr>
        <w:t>VA</w:t>
      </w:r>
      <w:bookmarkEnd w:id="2159"/>
    </w:p>
    <w:p w14:paraId="73C16A28" w14:textId="0E74BA92" w:rsidR="00384ADD" w:rsidRDefault="00384ADD" w:rsidP="00384ADD">
      <w:pPr>
        <w:ind w:firstLineChars="200" w:firstLine="420"/>
      </w:pPr>
      <w:r>
        <w:rPr>
          <w:rFonts w:hint="eastAsia"/>
        </w:rPr>
        <w:t>设备使用</w:t>
      </w:r>
      <w:r>
        <w:rPr>
          <w:rFonts w:hint="eastAsia"/>
        </w:rPr>
        <w:t>Host</w:t>
      </w:r>
      <w:r w:rsidR="000A13B8">
        <w:rPr>
          <w:rFonts w:hint="eastAsia"/>
        </w:rPr>
        <w:t>非进程空间</w:t>
      </w:r>
      <w:r>
        <w:rPr>
          <w:rFonts w:hint="eastAsia"/>
        </w:rPr>
        <w:t>VA</w:t>
      </w:r>
      <w:r>
        <w:rPr>
          <w:rFonts w:hint="eastAsia"/>
        </w:rPr>
        <w:t>地址作为</w:t>
      </w:r>
      <w:r>
        <w:rPr>
          <w:rFonts w:hint="eastAsia"/>
        </w:rPr>
        <w:t>DMA</w:t>
      </w:r>
      <w:r>
        <w:rPr>
          <w:rFonts w:hint="eastAsia"/>
        </w:rPr>
        <w:t>地址主要发生在以下场景：</w:t>
      </w:r>
    </w:p>
    <w:p w14:paraId="5FA62D2C" w14:textId="3DF81D91" w:rsidR="00384ADD" w:rsidRDefault="007A0EDF" w:rsidP="00A11442">
      <w:pPr>
        <w:pStyle w:val="af"/>
        <w:numPr>
          <w:ilvl w:val="0"/>
          <w:numId w:val="75"/>
        </w:numPr>
        <w:ind w:firstLineChars="0"/>
      </w:pPr>
      <w:r>
        <w:rPr>
          <w:rFonts w:hint="eastAsia"/>
        </w:rPr>
        <w:t>系统</w:t>
      </w:r>
      <w:r w:rsidR="00A11442">
        <w:rPr>
          <w:rFonts w:hint="eastAsia"/>
        </w:rPr>
        <w:t>不包含</w:t>
      </w:r>
      <w:r w:rsidR="00A11442">
        <w:rPr>
          <w:rFonts w:hint="eastAsia"/>
        </w:rPr>
        <w:t>VMM</w:t>
      </w:r>
      <w:r w:rsidR="00A11442">
        <w:rPr>
          <w:rFonts w:hint="eastAsia"/>
        </w:rPr>
        <w:t>，为了内存保护，为该设备建立一个</w:t>
      </w:r>
      <w:r w:rsidR="00A11442">
        <w:rPr>
          <w:rFonts w:hint="eastAsia"/>
        </w:rPr>
        <w:t>VA</w:t>
      </w:r>
      <w:r w:rsidR="00A11442">
        <w:rPr>
          <w:rFonts w:hint="eastAsia"/>
        </w:rPr>
        <w:t>空间，将</w:t>
      </w:r>
      <w:r w:rsidR="00A11442">
        <w:rPr>
          <w:rFonts w:hint="eastAsia"/>
        </w:rPr>
        <w:t>VA</w:t>
      </w:r>
      <w:r w:rsidR="00A11442">
        <w:rPr>
          <w:rFonts w:hint="eastAsia"/>
        </w:rPr>
        <w:t>地址作为设备</w:t>
      </w:r>
      <w:r w:rsidR="00A11442">
        <w:rPr>
          <w:rFonts w:hint="eastAsia"/>
        </w:rPr>
        <w:t>DMA</w:t>
      </w:r>
      <w:r w:rsidR="00A11442">
        <w:rPr>
          <w:rFonts w:hint="eastAsia"/>
        </w:rPr>
        <w:t>地址。</w:t>
      </w:r>
    </w:p>
    <w:p w14:paraId="6234EFA6" w14:textId="6A412871" w:rsidR="00A11442" w:rsidRDefault="00A11442" w:rsidP="00A11442">
      <w:pPr>
        <w:pStyle w:val="af"/>
        <w:numPr>
          <w:ilvl w:val="0"/>
          <w:numId w:val="75"/>
        </w:numPr>
        <w:ind w:firstLineChars="0"/>
      </w:pPr>
      <w:r>
        <w:rPr>
          <w:rFonts w:hint="eastAsia"/>
        </w:rPr>
        <w:t>系统包含</w:t>
      </w:r>
      <w:r>
        <w:rPr>
          <w:rFonts w:hint="eastAsia"/>
        </w:rPr>
        <w:t>VMM</w:t>
      </w:r>
      <w:r>
        <w:rPr>
          <w:rFonts w:hint="eastAsia"/>
        </w:rPr>
        <w:t>，设备由</w:t>
      </w:r>
      <w:r>
        <w:rPr>
          <w:rFonts w:hint="eastAsia"/>
        </w:rPr>
        <w:t>VMM</w:t>
      </w:r>
      <w:r>
        <w:rPr>
          <w:rFonts w:hint="eastAsia"/>
        </w:rPr>
        <w:t>管理，为了内存保护，</w:t>
      </w:r>
      <w:r>
        <w:rPr>
          <w:rFonts w:hint="eastAsia"/>
        </w:rPr>
        <w:t>VMM</w:t>
      </w:r>
      <w:r>
        <w:rPr>
          <w:rFonts w:hint="eastAsia"/>
        </w:rPr>
        <w:t>为设备建立</w:t>
      </w:r>
      <w:r w:rsidR="00CE3B2D">
        <w:rPr>
          <w:rFonts w:hint="eastAsia"/>
        </w:rPr>
        <w:t>一个</w:t>
      </w:r>
      <w:r w:rsidR="00CE3B2D">
        <w:rPr>
          <w:rFonts w:hint="eastAsia"/>
        </w:rPr>
        <w:t>VA</w:t>
      </w:r>
      <w:r w:rsidR="00CE3B2D">
        <w:rPr>
          <w:rFonts w:hint="eastAsia"/>
        </w:rPr>
        <w:t>空间，将</w:t>
      </w:r>
      <w:r w:rsidR="00CE3B2D">
        <w:rPr>
          <w:rFonts w:hint="eastAsia"/>
        </w:rPr>
        <w:t>VA</w:t>
      </w:r>
      <w:r w:rsidR="00CE3B2D">
        <w:rPr>
          <w:rFonts w:hint="eastAsia"/>
        </w:rPr>
        <w:t>地址作为设备</w:t>
      </w:r>
      <w:r w:rsidR="00CE3B2D">
        <w:rPr>
          <w:rFonts w:hint="eastAsia"/>
        </w:rPr>
        <w:t>DMA</w:t>
      </w:r>
      <w:r w:rsidR="00CE3B2D">
        <w:rPr>
          <w:rFonts w:hint="eastAsia"/>
        </w:rPr>
        <w:t>地址。</w:t>
      </w:r>
    </w:p>
    <w:p w14:paraId="0DF1F2DE" w14:textId="3F9989C3" w:rsidR="002527A6" w:rsidRDefault="002527A6" w:rsidP="002527A6">
      <w:pPr>
        <w:ind w:firstLineChars="200" w:firstLine="420"/>
      </w:pPr>
      <w:r>
        <w:rPr>
          <w:rFonts w:hint="eastAsia"/>
        </w:rPr>
        <w:t>该场景下的典型环境配置如下图所示</w:t>
      </w:r>
      <w:r w:rsidR="002E60B1">
        <w:rPr>
          <w:rFonts w:hint="eastAsia"/>
        </w:rPr>
        <w:t>（</w:t>
      </w:r>
      <w:r w:rsidR="002E60B1">
        <w:rPr>
          <w:rFonts w:hint="eastAsia"/>
        </w:rPr>
        <w:t>DMA</w:t>
      </w:r>
      <w:r w:rsidR="002E60B1">
        <w:rPr>
          <w:rFonts w:hint="eastAsia"/>
        </w:rPr>
        <w:t>至</w:t>
      </w:r>
      <w:r w:rsidR="002E60B1">
        <w:rPr>
          <w:rFonts w:hint="eastAsia"/>
        </w:rPr>
        <w:t>VMM</w:t>
      </w:r>
      <w:r w:rsidR="002E60B1">
        <w:rPr>
          <w:rFonts w:hint="eastAsia"/>
        </w:rPr>
        <w:t>场景可由该图类推得到）</w:t>
      </w:r>
      <w:r>
        <w:rPr>
          <w:rFonts w:hint="eastAsia"/>
        </w:rPr>
        <w:t>：</w:t>
      </w:r>
    </w:p>
    <w:p w14:paraId="23C42C09" w14:textId="17BCF89E" w:rsidR="00F7155E" w:rsidRDefault="00106F94" w:rsidP="00F7155E">
      <w:pPr>
        <w:pStyle w:val="af"/>
        <w:numPr>
          <w:ilvl w:val="0"/>
          <w:numId w:val="75"/>
        </w:numPr>
        <w:ind w:firstLineChars="0"/>
      </w:pPr>
      <w:r>
        <w:rPr>
          <w:rFonts w:hint="eastAsia"/>
        </w:rPr>
        <w:t>使用</w:t>
      </w:r>
      <w:r w:rsidR="00513641">
        <w:rPr>
          <w:rFonts w:hint="eastAsia"/>
        </w:rPr>
        <w:t>IOMMU Stage 1</w:t>
      </w:r>
      <w:r w:rsidR="00513641">
        <w:rPr>
          <w:rFonts w:hint="eastAsia"/>
        </w:rPr>
        <w:t>逻辑进行转换；</w:t>
      </w:r>
    </w:p>
    <w:p w14:paraId="1589146C" w14:textId="452194AE" w:rsidR="00513641" w:rsidRDefault="00513641" w:rsidP="00F7155E">
      <w:pPr>
        <w:pStyle w:val="af"/>
        <w:numPr>
          <w:ilvl w:val="0"/>
          <w:numId w:val="75"/>
        </w:numPr>
        <w:ind w:firstLineChars="0"/>
      </w:pPr>
      <w:r>
        <w:rPr>
          <w:rFonts w:hint="eastAsia"/>
        </w:rPr>
        <w:t>典型环境下，</w:t>
      </w:r>
      <w:r>
        <w:rPr>
          <w:rFonts w:hint="eastAsia"/>
        </w:rPr>
        <w:t>Host OS/VMM</w:t>
      </w:r>
      <w:r>
        <w:rPr>
          <w:rFonts w:hint="eastAsia"/>
        </w:rPr>
        <w:t>（下文简称</w:t>
      </w:r>
      <w:r>
        <w:rPr>
          <w:rFonts w:hint="eastAsia"/>
        </w:rPr>
        <w:t>Host</w:t>
      </w:r>
      <w:r>
        <w:rPr>
          <w:rFonts w:hint="eastAsia"/>
        </w:rPr>
        <w:t>）每一个</w:t>
      </w:r>
      <w:r>
        <w:rPr>
          <w:rFonts w:hint="eastAsia"/>
        </w:rPr>
        <w:t>VA</w:t>
      </w:r>
      <w:r>
        <w:rPr>
          <w:rFonts w:hint="eastAsia"/>
        </w:rPr>
        <w:t>地址仅用于一次</w:t>
      </w:r>
      <w:r>
        <w:rPr>
          <w:rFonts w:hint="eastAsia"/>
        </w:rPr>
        <w:t>DMA</w:t>
      </w:r>
      <w:r>
        <w:rPr>
          <w:rFonts w:hint="eastAsia"/>
        </w:rPr>
        <w:t>，</w:t>
      </w:r>
      <w:r>
        <w:rPr>
          <w:rFonts w:hint="eastAsia"/>
        </w:rPr>
        <w:t>DMA</w:t>
      </w:r>
      <w:r>
        <w:rPr>
          <w:rFonts w:hint="eastAsia"/>
        </w:rPr>
        <w:t>完成后，该地址将被回收。</w:t>
      </w:r>
      <w:r>
        <w:rPr>
          <w:rFonts w:hint="eastAsia"/>
        </w:rPr>
        <w:t>Host</w:t>
      </w:r>
      <w:r>
        <w:rPr>
          <w:rFonts w:hint="eastAsia"/>
        </w:rPr>
        <w:t>可能每用完一个</w:t>
      </w:r>
      <w:r>
        <w:rPr>
          <w:rFonts w:hint="eastAsia"/>
        </w:rPr>
        <w:t>VA</w:t>
      </w:r>
      <w:r>
        <w:rPr>
          <w:rFonts w:hint="eastAsia"/>
        </w:rPr>
        <w:t>也可能攒若干个</w:t>
      </w:r>
      <w:r>
        <w:rPr>
          <w:rFonts w:hint="eastAsia"/>
        </w:rPr>
        <w:t>VA</w:t>
      </w:r>
      <w:r>
        <w:rPr>
          <w:rFonts w:hint="eastAsia"/>
        </w:rPr>
        <w:t>，进</w:t>
      </w:r>
      <w:r>
        <w:rPr>
          <w:rFonts w:hint="eastAsia"/>
        </w:rPr>
        <w:lastRenderedPageBreak/>
        <w:t>行一次内存回收和</w:t>
      </w:r>
      <w:r>
        <w:rPr>
          <w:rFonts w:hint="eastAsia"/>
        </w:rPr>
        <w:t>Cache Invalidation</w:t>
      </w:r>
      <w:r>
        <w:rPr>
          <w:rFonts w:hint="eastAsia"/>
        </w:rPr>
        <w:t>操作。</w:t>
      </w:r>
    </w:p>
    <w:p w14:paraId="64BB8C4C" w14:textId="78D003A2" w:rsidR="0072190E" w:rsidRDefault="0072190E" w:rsidP="00F7155E">
      <w:pPr>
        <w:pStyle w:val="af"/>
        <w:numPr>
          <w:ilvl w:val="0"/>
          <w:numId w:val="75"/>
        </w:numPr>
        <w:ind w:firstLineChars="0"/>
      </w:pPr>
      <w:r>
        <w:rPr>
          <w:rFonts w:hint="eastAsia"/>
        </w:rPr>
        <w:t>典型环境下，</w:t>
      </w:r>
      <w:r>
        <w:rPr>
          <w:rFonts w:hint="eastAsia"/>
        </w:rPr>
        <w:t>VA</w:t>
      </w:r>
      <w:r>
        <w:rPr>
          <w:rFonts w:hint="eastAsia"/>
        </w:rPr>
        <w:t>地址连续分配，但软件并不保证这一点</w:t>
      </w:r>
      <w:r w:rsidR="009A6B5A">
        <w:rPr>
          <w:rFonts w:hint="eastAsia"/>
        </w:rPr>
        <w:t>。</w:t>
      </w:r>
      <w:r w:rsidR="009A6B5A">
        <w:rPr>
          <w:rFonts w:hint="eastAsia"/>
        </w:rPr>
        <w:t>VA</w:t>
      </w:r>
      <w:r w:rsidR="009A6B5A">
        <w:rPr>
          <w:rFonts w:hint="eastAsia"/>
        </w:rPr>
        <w:t>映射的</w:t>
      </w:r>
      <w:r w:rsidR="009A6B5A">
        <w:rPr>
          <w:rFonts w:hint="eastAsia"/>
        </w:rPr>
        <w:t>PA</w:t>
      </w:r>
      <w:r w:rsidR="009A6B5A">
        <w:rPr>
          <w:rFonts w:hint="eastAsia"/>
        </w:rPr>
        <w:t>地址一般是离散页。</w:t>
      </w:r>
      <w:r w:rsidR="008F17DC">
        <w:rPr>
          <w:rFonts w:hint="eastAsia"/>
        </w:rPr>
        <w:t>此外，设备如果不支持</w:t>
      </w:r>
      <w:r w:rsidR="008F17DC">
        <w:rPr>
          <w:rFonts w:hint="eastAsia"/>
        </w:rPr>
        <w:t>PRI</w:t>
      </w:r>
      <w:r w:rsidR="008F17DC">
        <w:rPr>
          <w:rFonts w:hint="eastAsia"/>
        </w:rPr>
        <w:t>，则被</w:t>
      </w:r>
      <w:r w:rsidR="008F17DC">
        <w:rPr>
          <w:rFonts w:hint="eastAsia"/>
        </w:rPr>
        <w:t>VA</w:t>
      </w:r>
      <w:r w:rsidR="008F17DC">
        <w:rPr>
          <w:rFonts w:hint="eastAsia"/>
        </w:rPr>
        <w:t>映射的物理地址会被</w:t>
      </w:r>
      <w:r w:rsidR="008F17DC">
        <w:rPr>
          <w:rFonts w:hint="eastAsia"/>
        </w:rPr>
        <w:t>Host OS Pin</w:t>
      </w:r>
      <w:r w:rsidR="008F17DC">
        <w:rPr>
          <w:rFonts w:hint="eastAsia"/>
        </w:rPr>
        <w:t>住，即不会发生缺页；但如果设备支持</w:t>
      </w:r>
      <w:r w:rsidR="008F17DC">
        <w:rPr>
          <w:rFonts w:hint="eastAsia"/>
        </w:rPr>
        <w:t>PRI</w:t>
      </w:r>
      <w:r w:rsidR="008F17DC">
        <w:rPr>
          <w:rFonts w:hint="eastAsia"/>
        </w:rPr>
        <w:t>，则被</w:t>
      </w:r>
      <w:r w:rsidR="008F17DC">
        <w:rPr>
          <w:rFonts w:hint="eastAsia"/>
        </w:rPr>
        <w:t>VA</w:t>
      </w:r>
      <w:r w:rsidR="008F17DC">
        <w:rPr>
          <w:rFonts w:hint="eastAsia"/>
        </w:rPr>
        <w:t>映射的物理地址可能被交换出去。</w:t>
      </w:r>
    </w:p>
    <w:p w14:paraId="7CA8EE1C" w14:textId="62A25D1D" w:rsidR="009A6B5A" w:rsidRDefault="00332BEB" w:rsidP="00F7155E">
      <w:pPr>
        <w:pStyle w:val="af"/>
        <w:numPr>
          <w:ilvl w:val="0"/>
          <w:numId w:val="75"/>
        </w:numPr>
        <w:ind w:firstLineChars="0"/>
      </w:pPr>
      <w:r>
        <w:rPr>
          <w:rFonts w:hint="eastAsia"/>
        </w:rPr>
        <w:t>该设备的</w:t>
      </w:r>
      <w:r>
        <w:rPr>
          <w:rFonts w:hint="eastAsia"/>
        </w:rPr>
        <w:t>tc.PDTV == 0</w:t>
      </w:r>
      <w:r w:rsidR="00A62156">
        <w:rPr>
          <w:rFonts w:hint="eastAsia"/>
        </w:rPr>
        <w:t>，或（</w:t>
      </w:r>
      <w:r w:rsidR="00A62156">
        <w:rPr>
          <w:rFonts w:hint="eastAsia"/>
        </w:rPr>
        <w:t xml:space="preserve">tc.PDTV == </w:t>
      </w:r>
      <w:del w:id="2160" w:author="Shuqing Li (李树青)" w:date="2026-04-26T18:33:00Z">
        <w:r w:rsidR="00A62156" w:rsidDel="008E6374">
          <w:rPr>
            <w:rFonts w:hint="eastAsia"/>
          </w:rPr>
          <w:delText>0</w:delText>
        </w:r>
      </w:del>
      <w:ins w:id="2161" w:author="Shuqing Li (李树青)" w:date="2026-04-26T18:33:00Z">
        <w:r w:rsidR="008E6374">
          <w:rPr>
            <w:rFonts w:hint="eastAsia"/>
          </w:rPr>
          <w:t>1</w:t>
        </w:r>
      </w:ins>
      <w:r w:rsidR="00A62156">
        <w:rPr>
          <w:rFonts w:hint="eastAsia"/>
        </w:rPr>
        <w:t>且</w:t>
      </w:r>
      <w:r w:rsidR="00A62156">
        <w:rPr>
          <w:rFonts w:hint="eastAsia"/>
        </w:rPr>
        <w:t>DPE == 1</w:t>
      </w:r>
      <w:r w:rsidR="00A62156">
        <w:rPr>
          <w:rFonts w:hint="eastAsia"/>
        </w:rPr>
        <w:t>）</w:t>
      </w:r>
      <w:r w:rsidR="00952AA7">
        <w:rPr>
          <w:rFonts w:hint="eastAsia"/>
        </w:rPr>
        <w:t>。如果</w:t>
      </w:r>
      <w:r w:rsidR="00952AA7">
        <w:rPr>
          <w:rFonts w:hint="eastAsia"/>
        </w:rPr>
        <w:t>tc.PDTP == 0</w:t>
      </w:r>
      <w:r w:rsidR="00952AA7">
        <w:rPr>
          <w:rFonts w:hint="eastAsia"/>
        </w:rPr>
        <w:t>，则</w:t>
      </w:r>
      <w:r w:rsidR="00952AA7" w:rsidRPr="00952AA7">
        <w:t>iosatp</w:t>
      </w:r>
      <w:r w:rsidR="00952AA7">
        <w:rPr>
          <w:rFonts w:hint="eastAsia"/>
        </w:rPr>
        <w:t>.PPN</w:t>
      </w:r>
      <w:r w:rsidR="00952AA7">
        <w:rPr>
          <w:rFonts w:hint="eastAsia"/>
        </w:rPr>
        <w:t>指向该虚拟空间的页表；如果（</w:t>
      </w:r>
      <w:r w:rsidR="00952AA7">
        <w:rPr>
          <w:rFonts w:hint="eastAsia"/>
        </w:rPr>
        <w:t xml:space="preserve">tc.PDTV == </w:t>
      </w:r>
      <w:del w:id="2162" w:author="Shuqing Li (李树青)" w:date="2026-04-26T18:33:00Z">
        <w:r w:rsidR="00952AA7" w:rsidDel="008E6374">
          <w:rPr>
            <w:rFonts w:hint="eastAsia"/>
          </w:rPr>
          <w:delText>0</w:delText>
        </w:r>
      </w:del>
      <w:ins w:id="2163" w:author="Shuqing Li (李树青)" w:date="2026-04-26T18:33:00Z">
        <w:r w:rsidR="008E6374">
          <w:rPr>
            <w:rFonts w:hint="eastAsia"/>
          </w:rPr>
          <w:t>1</w:t>
        </w:r>
      </w:ins>
      <w:r w:rsidR="00952AA7">
        <w:rPr>
          <w:rFonts w:hint="eastAsia"/>
        </w:rPr>
        <w:t>且</w:t>
      </w:r>
      <w:r w:rsidR="00952AA7">
        <w:rPr>
          <w:rFonts w:hint="eastAsia"/>
        </w:rPr>
        <w:t>DPE == 1</w:t>
      </w:r>
      <w:r w:rsidR="00952AA7">
        <w:rPr>
          <w:rFonts w:hint="eastAsia"/>
        </w:rPr>
        <w:t>），则根据协议，构建</w:t>
      </w:r>
      <w:r w:rsidR="00952AA7">
        <w:rPr>
          <w:rFonts w:hint="eastAsia"/>
        </w:rPr>
        <w:t>PDT</w:t>
      </w:r>
      <w:r w:rsidR="00952AA7">
        <w:rPr>
          <w:rFonts w:hint="eastAsia"/>
        </w:rPr>
        <w:t>，并将对应的</w:t>
      </w:r>
      <w:r w:rsidR="00952AA7">
        <w:rPr>
          <w:rFonts w:hint="eastAsia"/>
        </w:rPr>
        <w:t>PC</w:t>
      </w:r>
      <w:r w:rsidR="00952AA7">
        <w:rPr>
          <w:rFonts w:hint="eastAsia"/>
        </w:rPr>
        <w:t>的</w:t>
      </w:r>
      <w:r w:rsidR="00952AA7">
        <w:rPr>
          <w:rFonts w:hint="eastAsia"/>
        </w:rPr>
        <w:t>fsc.PPN</w:t>
      </w:r>
      <w:r w:rsidR="00952AA7">
        <w:rPr>
          <w:rFonts w:hint="eastAsia"/>
        </w:rPr>
        <w:t>指向该虚拟空间页表。</w:t>
      </w:r>
    </w:p>
    <w:p w14:paraId="303C37EA" w14:textId="3E2F6603" w:rsidR="00B84CE8" w:rsidRDefault="00B84CE8" w:rsidP="00F7155E">
      <w:pPr>
        <w:pStyle w:val="af"/>
        <w:numPr>
          <w:ilvl w:val="0"/>
          <w:numId w:val="75"/>
        </w:numPr>
        <w:ind w:firstLineChars="0"/>
      </w:pPr>
      <w:bookmarkStart w:id="2164" w:name="OLE_LINK1"/>
      <w:r>
        <w:rPr>
          <w:rFonts w:hint="eastAsia"/>
        </w:rPr>
        <w:t>设备发送的是普通的</w:t>
      </w:r>
      <w:r>
        <w:rPr>
          <w:rFonts w:hint="eastAsia"/>
        </w:rPr>
        <w:t>TLP</w:t>
      </w:r>
      <w:r>
        <w:rPr>
          <w:rFonts w:hint="eastAsia"/>
        </w:rPr>
        <w:t>包，不带</w:t>
      </w:r>
      <w:r>
        <w:rPr>
          <w:rFonts w:hint="eastAsia"/>
        </w:rPr>
        <w:t>PASID</w:t>
      </w:r>
      <w:r>
        <w:rPr>
          <w:rFonts w:hint="eastAsia"/>
        </w:rPr>
        <w:t>。</w:t>
      </w:r>
    </w:p>
    <w:bookmarkEnd w:id="2164"/>
    <w:p w14:paraId="36B88B37" w14:textId="77777777" w:rsidR="002E60B1" w:rsidRDefault="002E60B1" w:rsidP="002E60B1">
      <w:pPr>
        <w:keepNext/>
        <w:jc w:val="center"/>
      </w:pPr>
      <w:r>
        <w:rPr>
          <w:rFonts w:hint="eastAsia"/>
        </w:rPr>
        <w:object w:dxaOrig="6805" w:dyaOrig="4873" w14:anchorId="2BC9D01F">
          <v:shape id="_x0000_i1089" type="#_x0000_t75" style="width:290.25pt;height:207pt" o:ole="">
            <v:imagedata r:id="rId142" o:title=""/>
          </v:shape>
          <o:OLEObject Type="Embed" ProgID="Visio.Drawing.15" ShapeID="_x0000_i1089" DrawAspect="Content" ObjectID="_1839588138" r:id="rId143"/>
        </w:object>
      </w:r>
    </w:p>
    <w:p w14:paraId="7CEAEA15" w14:textId="3DDD4BD5" w:rsidR="007A0EDF" w:rsidRDefault="002E60B1" w:rsidP="002E60B1">
      <w:pPr>
        <w:pStyle w:val="ac"/>
        <w:jc w:val="center"/>
      </w:pPr>
      <w:r>
        <w:rPr>
          <w:rFonts w:hint="eastAsia"/>
        </w:rPr>
        <w:t>图</w:t>
      </w:r>
      <w:r>
        <w:rPr>
          <w:rFonts w:hint="eastAsia"/>
        </w:rPr>
        <w:t xml:space="preserve"> </w:t>
      </w:r>
      <w:ins w:id="2165"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6</w:t>
      </w:r>
      <w:ins w:id="2166"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1</w:t>
      </w:r>
      <w:ins w:id="2167" w:author="Shuqing Li (李树青)" w:date="2026-04-23T09:02:00Z">
        <w:r w:rsidR="000075A0">
          <w:fldChar w:fldCharType="end"/>
        </w:r>
      </w:ins>
      <w:del w:id="2168"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1</w:delText>
        </w:r>
        <w:r w:rsidR="00E835A7" w:rsidDel="000075A0">
          <w:fldChar w:fldCharType="end"/>
        </w:r>
      </w:del>
      <w:r>
        <w:rPr>
          <w:rFonts w:hint="eastAsia"/>
        </w:rPr>
        <w:t xml:space="preserve"> </w:t>
      </w:r>
      <w:r w:rsidRPr="002D4449">
        <w:rPr>
          <w:rFonts w:hint="eastAsia"/>
        </w:rPr>
        <w:t xml:space="preserve">5.3.2 </w:t>
      </w:r>
      <w:r w:rsidRPr="002D4449">
        <w:rPr>
          <w:rFonts w:hint="eastAsia"/>
        </w:rPr>
        <w:t>设备</w:t>
      </w:r>
      <w:r w:rsidRPr="002D4449">
        <w:rPr>
          <w:rFonts w:hint="eastAsia"/>
        </w:rPr>
        <w:t>DMA</w:t>
      </w:r>
      <w:r w:rsidRPr="002D4449">
        <w:rPr>
          <w:rFonts w:hint="eastAsia"/>
        </w:rPr>
        <w:t>到</w:t>
      </w:r>
      <w:r>
        <w:rPr>
          <w:rFonts w:hint="eastAsia"/>
        </w:rPr>
        <w:t>主机</w:t>
      </w:r>
      <w:r w:rsidRPr="002D4449">
        <w:rPr>
          <w:rFonts w:hint="eastAsia"/>
        </w:rPr>
        <w:t>非进程空间的</w:t>
      </w:r>
      <w:r w:rsidRPr="002D4449">
        <w:rPr>
          <w:rFonts w:hint="eastAsia"/>
        </w:rPr>
        <w:t>VA</w:t>
      </w:r>
    </w:p>
    <w:p w14:paraId="0DFECBCB" w14:textId="21EC341E" w:rsidR="0047346D" w:rsidRDefault="0047346D" w:rsidP="00AF7A25">
      <w:pPr>
        <w:pStyle w:val="3"/>
      </w:pPr>
      <w:bookmarkStart w:id="2169" w:name="_Toc228214093"/>
      <w:r>
        <w:rPr>
          <w:rFonts w:hint="eastAsia"/>
        </w:rPr>
        <w:t>设备</w:t>
      </w:r>
      <w:r>
        <w:rPr>
          <w:rFonts w:hint="eastAsia"/>
        </w:rPr>
        <w:t>DMA</w:t>
      </w:r>
      <w:r>
        <w:rPr>
          <w:rFonts w:hint="eastAsia"/>
        </w:rPr>
        <w:t>到进程空间</w:t>
      </w:r>
      <w:r w:rsidR="00AF7A25">
        <w:rPr>
          <w:rFonts w:hint="eastAsia"/>
        </w:rPr>
        <w:t>VA</w:t>
      </w:r>
      <w:bookmarkEnd w:id="2169"/>
    </w:p>
    <w:p w14:paraId="02DB131C" w14:textId="39177AC0" w:rsidR="000A13B8" w:rsidRDefault="000A13B8" w:rsidP="000A13B8">
      <w:pPr>
        <w:ind w:firstLineChars="200" w:firstLine="420"/>
      </w:pPr>
      <w:r>
        <w:rPr>
          <w:rFonts w:hint="eastAsia"/>
        </w:rPr>
        <w:t>设备使用</w:t>
      </w:r>
      <w:r>
        <w:rPr>
          <w:rFonts w:hint="eastAsia"/>
        </w:rPr>
        <w:t>Host</w:t>
      </w:r>
      <w:r>
        <w:rPr>
          <w:rFonts w:hint="eastAsia"/>
        </w:rPr>
        <w:t>进程空间</w:t>
      </w:r>
      <w:r>
        <w:rPr>
          <w:rFonts w:hint="eastAsia"/>
        </w:rPr>
        <w:t>VA</w:t>
      </w:r>
      <w:r>
        <w:rPr>
          <w:rFonts w:hint="eastAsia"/>
        </w:rPr>
        <w:t>地址作为</w:t>
      </w:r>
      <w:r>
        <w:rPr>
          <w:rFonts w:hint="eastAsia"/>
        </w:rPr>
        <w:t>DMA</w:t>
      </w:r>
      <w:r>
        <w:rPr>
          <w:rFonts w:hint="eastAsia"/>
        </w:rPr>
        <w:t>地址主要发生在以下场景：</w:t>
      </w:r>
    </w:p>
    <w:p w14:paraId="264AA7E0" w14:textId="6A7FC173" w:rsidR="00530CA9" w:rsidRDefault="00530CA9" w:rsidP="00530CA9">
      <w:pPr>
        <w:pStyle w:val="af"/>
        <w:numPr>
          <w:ilvl w:val="0"/>
          <w:numId w:val="76"/>
        </w:numPr>
        <w:ind w:firstLineChars="0"/>
      </w:pPr>
      <w:r>
        <w:rPr>
          <w:rFonts w:hint="eastAsia"/>
        </w:rPr>
        <w:t>系统不包含</w:t>
      </w:r>
      <w:r>
        <w:rPr>
          <w:rFonts w:hint="eastAsia"/>
        </w:rPr>
        <w:t>VMM</w:t>
      </w:r>
      <w:r>
        <w:rPr>
          <w:rFonts w:hint="eastAsia"/>
        </w:rPr>
        <w:t>，用户进程向设备直接下发</w:t>
      </w:r>
      <w:r>
        <w:rPr>
          <w:rFonts w:hint="eastAsia"/>
        </w:rPr>
        <w:t>DMA</w:t>
      </w:r>
      <w:r>
        <w:rPr>
          <w:rFonts w:hint="eastAsia"/>
        </w:rPr>
        <w:t>任务，并将进程</w:t>
      </w:r>
      <w:r>
        <w:rPr>
          <w:rFonts w:hint="eastAsia"/>
        </w:rPr>
        <w:t>ID</w:t>
      </w:r>
      <w:r>
        <w:rPr>
          <w:rFonts w:hint="eastAsia"/>
        </w:rPr>
        <w:t>下发给设备、进程空间的地址作为</w:t>
      </w:r>
      <w:r>
        <w:rPr>
          <w:rFonts w:hint="eastAsia"/>
        </w:rPr>
        <w:t>DMA</w:t>
      </w:r>
      <w:r>
        <w:rPr>
          <w:rFonts w:hint="eastAsia"/>
        </w:rPr>
        <w:t>地址。</w:t>
      </w:r>
    </w:p>
    <w:p w14:paraId="43498D3E" w14:textId="7762AA8C" w:rsidR="002E62EF" w:rsidRDefault="002E62EF" w:rsidP="002E62EF">
      <w:pPr>
        <w:ind w:firstLineChars="200" w:firstLine="420"/>
      </w:pPr>
      <w:r>
        <w:rPr>
          <w:rFonts w:hint="eastAsia"/>
        </w:rPr>
        <w:t>该场景下的典型环境配置如下图所示：</w:t>
      </w:r>
    </w:p>
    <w:p w14:paraId="032FB432" w14:textId="21499E4A" w:rsidR="00B57EA9" w:rsidRDefault="00B57EA9" w:rsidP="00DD3BD9">
      <w:pPr>
        <w:pStyle w:val="af"/>
        <w:numPr>
          <w:ilvl w:val="0"/>
          <w:numId w:val="76"/>
        </w:numPr>
        <w:ind w:firstLineChars="0"/>
      </w:pPr>
      <w:r>
        <w:rPr>
          <w:rFonts w:hint="eastAsia"/>
        </w:rPr>
        <w:t>Host OS</w:t>
      </w:r>
      <w:r w:rsidR="00DD3BD9">
        <w:rPr>
          <w:rFonts w:hint="eastAsia"/>
        </w:rPr>
        <w:t>运行一个或多个用户进程，每个进程拥有独立的进程空间。用户进程可以以进程空间的</w:t>
      </w:r>
      <w:r w:rsidR="00DD3BD9">
        <w:rPr>
          <w:rFonts w:hint="eastAsia"/>
        </w:rPr>
        <w:t>VA</w:t>
      </w:r>
      <w:r w:rsidR="00DD3BD9">
        <w:rPr>
          <w:rFonts w:hint="eastAsia"/>
        </w:rPr>
        <w:t>地址向设备下发</w:t>
      </w:r>
      <w:r w:rsidR="00DD3BD9">
        <w:rPr>
          <w:rFonts w:hint="eastAsia"/>
        </w:rPr>
        <w:t>DMA</w:t>
      </w:r>
      <w:r w:rsidR="00DD3BD9">
        <w:rPr>
          <w:rFonts w:hint="eastAsia"/>
        </w:rPr>
        <w:t>任务，并且设备知道每一个</w:t>
      </w:r>
      <w:r w:rsidR="00DD3BD9">
        <w:rPr>
          <w:rFonts w:hint="eastAsia"/>
        </w:rPr>
        <w:t>DMA</w:t>
      </w:r>
      <w:r w:rsidR="00DD3BD9">
        <w:rPr>
          <w:rFonts w:hint="eastAsia"/>
        </w:rPr>
        <w:t>任务归属的进程</w:t>
      </w:r>
      <w:r w:rsidR="00DD3BD9">
        <w:rPr>
          <w:rFonts w:hint="eastAsia"/>
        </w:rPr>
        <w:t>ID</w:t>
      </w:r>
      <w:r w:rsidR="00DD3BD9">
        <w:rPr>
          <w:rFonts w:hint="eastAsia"/>
        </w:rPr>
        <w:t>。</w:t>
      </w:r>
      <w:r w:rsidR="00CA4CB1">
        <w:rPr>
          <w:rFonts w:hint="eastAsia"/>
        </w:rPr>
        <w:t>进程空间中的某一段地址被映射物理地址，典型场景下，该</w:t>
      </w:r>
      <w:r w:rsidR="00CA4CB1">
        <w:rPr>
          <w:rFonts w:hint="eastAsia"/>
        </w:rPr>
        <w:t>VA</w:t>
      </w:r>
      <w:r w:rsidR="00CA4CB1">
        <w:rPr>
          <w:rFonts w:hint="eastAsia"/>
        </w:rPr>
        <w:t>地址连续，且映射关系固定</w:t>
      </w:r>
      <w:r>
        <w:rPr>
          <w:rFonts w:hint="eastAsia"/>
        </w:rPr>
        <w:t>。</w:t>
      </w:r>
      <w:r w:rsidR="00CA4CB1">
        <w:rPr>
          <w:rFonts w:hint="eastAsia"/>
        </w:rPr>
        <w:t>但软件无法保证</w:t>
      </w:r>
      <w:r w:rsidR="00CA4CB1">
        <w:rPr>
          <w:rFonts w:hint="eastAsia"/>
        </w:rPr>
        <w:t>VA</w:t>
      </w:r>
      <w:r w:rsidR="00CA4CB1">
        <w:rPr>
          <w:rFonts w:hint="eastAsia"/>
        </w:rPr>
        <w:t>地址</w:t>
      </w:r>
      <w:r w:rsidR="00E71069">
        <w:rPr>
          <w:rFonts w:hint="eastAsia"/>
        </w:rPr>
        <w:t>一定</w:t>
      </w:r>
      <w:r w:rsidR="00CA4CB1">
        <w:rPr>
          <w:rFonts w:hint="eastAsia"/>
        </w:rPr>
        <w:t>连续</w:t>
      </w:r>
      <w:r w:rsidR="00E71069">
        <w:rPr>
          <w:rFonts w:hint="eastAsia"/>
        </w:rPr>
        <w:t>。此外，设备如果不支持</w:t>
      </w:r>
      <w:r w:rsidR="00E71069">
        <w:rPr>
          <w:rFonts w:hint="eastAsia"/>
        </w:rPr>
        <w:t>PRI</w:t>
      </w:r>
      <w:r w:rsidR="00E71069">
        <w:rPr>
          <w:rFonts w:hint="eastAsia"/>
        </w:rPr>
        <w:t>，则被</w:t>
      </w:r>
      <w:r w:rsidR="00E71069">
        <w:rPr>
          <w:rFonts w:hint="eastAsia"/>
        </w:rPr>
        <w:t>VA</w:t>
      </w:r>
      <w:r w:rsidR="00E71069">
        <w:rPr>
          <w:rFonts w:hint="eastAsia"/>
        </w:rPr>
        <w:t>映射的物理地址会被</w:t>
      </w:r>
      <w:r w:rsidR="00E71069">
        <w:rPr>
          <w:rFonts w:hint="eastAsia"/>
        </w:rPr>
        <w:t>Host OS Pin</w:t>
      </w:r>
      <w:r w:rsidR="00E71069">
        <w:rPr>
          <w:rFonts w:hint="eastAsia"/>
        </w:rPr>
        <w:t>住，即不会发生缺页；但如果设备支持</w:t>
      </w:r>
      <w:r w:rsidR="00E71069">
        <w:rPr>
          <w:rFonts w:hint="eastAsia"/>
        </w:rPr>
        <w:t>PRI</w:t>
      </w:r>
      <w:r w:rsidR="00E71069">
        <w:rPr>
          <w:rFonts w:hint="eastAsia"/>
        </w:rPr>
        <w:t>，则被</w:t>
      </w:r>
      <w:r w:rsidR="00E71069">
        <w:rPr>
          <w:rFonts w:hint="eastAsia"/>
        </w:rPr>
        <w:t>VA</w:t>
      </w:r>
      <w:r w:rsidR="00E71069">
        <w:rPr>
          <w:rFonts w:hint="eastAsia"/>
        </w:rPr>
        <w:t>映射的物理地址可能被交换出去。</w:t>
      </w:r>
    </w:p>
    <w:p w14:paraId="772D4E53" w14:textId="62D85007" w:rsidR="00B57EA9" w:rsidRDefault="00B57EA9" w:rsidP="00B57EA9">
      <w:pPr>
        <w:pStyle w:val="af"/>
        <w:numPr>
          <w:ilvl w:val="0"/>
          <w:numId w:val="76"/>
        </w:numPr>
        <w:ind w:firstLineChars="0"/>
      </w:pPr>
      <w:r>
        <w:rPr>
          <w:rFonts w:hint="eastAsia"/>
        </w:rPr>
        <w:t>该设备的</w:t>
      </w:r>
      <w:r>
        <w:rPr>
          <w:rFonts w:hint="eastAsia"/>
        </w:rPr>
        <w:t xml:space="preserve">tc.PDTV == </w:t>
      </w:r>
      <w:r w:rsidR="00652DFC">
        <w:rPr>
          <w:rFonts w:hint="eastAsia"/>
        </w:rPr>
        <w:t>1</w:t>
      </w:r>
      <w:r>
        <w:rPr>
          <w:rFonts w:hint="eastAsia"/>
        </w:rPr>
        <w:t>，</w:t>
      </w:r>
      <w:r w:rsidR="00652DFC">
        <w:rPr>
          <w:rFonts w:hint="eastAsia"/>
        </w:rPr>
        <w:t>Host OS</w:t>
      </w:r>
      <w:r w:rsidR="00652DFC">
        <w:rPr>
          <w:rFonts w:hint="eastAsia"/>
        </w:rPr>
        <w:t>将</w:t>
      </w:r>
      <w:r>
        <w:rPr>
          <w:rFonts w:hint="eastAsia"/>
        </w:rPr>
        <w:t>构建</w:t>
      </w:r>
      <w:r>
        <w:rPr>
          <w:rFonts w:hint="eastAsia"/>
        </w:rPr>
        <w:t>PDT</w:t>
      </w:r>
      <w:r>
        <w:rPr>
          <w:rFonts w:hint="eastAsia"/>
        </w:rPr>
        <w:t>，并将</w:t>
      </w:r>
      <w:r w:rsidR="00A45E3A">
        <w:rPr>
          <w:rFonts w:hint="eastAsia"/>
        </w:rPr>
        <w:t>每个</w:t>
      </w:r>
      <w:r w:rsidR="00652DFC">
        <w:rPr>
          <w:rFonts w:hint="eastAsia"/>
        </w:rPr>
        <w:t>进程</w:t>
      </w:r>
      <w:r>
        <w:rPr>
          <w:rFonts w:hint="eastAsia"/>
        </w:rPr>
        <w:t>的</w:t>
      </w:r>
      <w:r>
        <w:rPr>
          <w:rFonts w:hint="eastAsia"/>
        </w:rPr>
        <w:t>PC</w:t>
      </w:r>
      <w:r>
        <w:rPr>
          <w:rFonts w:hint="eastAsia"/>
        </w:rPr>
        <w:t>的</w:t>
      </w:r>
      <w:r>
        <w:rPr>
          <w:rFonts w:hint="eastAsia"/>
        </w:rPr>
        <w:t>fsc.PPN</w:t>
      </w:r>
      <w:r>
        <w:rPr>
          <w:rFonts w:hint="eastAsia"/>
        </w:rPr>
        <w:t>指向</w:t>
      </w:r>
      <w:r w:rsidR="00A45E3A">
        <w:rPr>
          <w:rFonts w:hint="eastAsia"/>
        </w:rPr>
        <w:t>对应的</w:t>
      </w:r>
      <w:r>
        <w:rPr>
          <w:rFonts w:hint="eastAsia"/>
        </w:rPr>
        <w:t>虚拟空间页表。</w:t>
      </w:r>
    </w:p>
    <w:p w14:paraId="697AF963" w14:textId="7DD88924" w:rsidR="00B57EA9" w:rsidRPr="00B57EA9" w:rsidRDefault="00B57EA9" w:rsidP="00B57EA9">
      <w:pPr>
        <w:pStyle w:val="af"/>
        <w:numPr>
          <w:ilvl w:val="0"/>
          <w:numId w:val="76"/>
        </w:numPr>
        <w:ind w:firstLineChars="0"/>
      </w:pPr>
      <w:r>
        <w:rPr>
          <w:rFonts w:hint="eastAsia"/>
        </w:rPr>
        <w:t>设备发送</w:t>
      </w:r>
      <w:r w:rsidR="00816158">
        <w:rPr>
          <w:rFonts w:hint="eastAsia"/>
        </w:rPr>
        <w:t>通过发送</w:t>
      </w:r>
      <w:r>
        <w:rPr>
          <w:rFonts w:hint="eastAsia"/>
        </w:rPr>
        <w:t>PASID</w:t>
      </w:r>
      <w:r w:rsidR="00816158">
        <w:rPr>
          <w:rFonts w:hint="eastAsia"/>
        </w:rPr>
        <w:t xml:space="preserve"> Prefix</w:t>
      </w:r>
      <w:r w:rsidR="00816158">
        <w:rPr>
          <w:rFonts w:hint="eastAsia"/>
        </w:rPr>
        <w:t>告知</w:t>
      </w:r>
      <w:r w:rsidR="00816158">
        <w:rPr>
          <w:rFonts w:hint="eastAsia"/>
        </w:rPr>
        <w:t>IOMMU</w:t>
      </w:r>
      <w:r w:rsidR="00816158">
        <w:rPr>
          <w:rFonts w:hint="eastAsia"/>
        </w:rPr>
        <w:t>进程</w:t>
      </w:r>
      <w:r w:rsidR="00816158">
        <w:rPr>
          <w:rFonts w:hint="eastAsia"/>
        </w:rPr>
        <w:t>ID</w:t>
      </w:r>
      <w:r>
        <w:rPr>
          <w:rFonts w:hint="eastAsia"/>
        </w:rPr>
        <w:t>。</w:t>
      </w:r>
    </w:p>
    <w:p w14:paraId="21A9B6BF" w14:textId="77777777" w:rsidR="00123B77" w:rsidRDefault="00907FCE" w:rsidP="00123B77">
      <w:pPr>
        <w:keepNext/>
        <w:jc w:val="center"/>
      </w:pPr>
      <w:r>
        <w:rPr>
          <w:rFonts w:hint="eastAsia"/>
        </w:rPr>
        <w:object w:dxaOrig="6265" w:dyaOrig="5005" w14:anchorId="52313A06">
          <v:shape id="_x0000_i1090" type="#_x0000_t75" style="width:287.25pt;height:228pt" o:ole="">
            <v:imagedata r:id="rId144" o:title=""/>
          </v:shape>
          <o:OLEObject Type="Embed" ProgID="Visio.Drawing.15" ShapeID="_x0000_i1090" DrawAspect="Content" ObjectID="_1839588139" r:id="rId145"/>
        </w:object>
      </w:r>
    </w:p>
    <w:p w14:paraId="166C9A99" w14:textId="6A179A38" w:rsidR="00907FCE" w:rsidRPr="00907FCE" w:rsidRDefault="00123B77" w:rsidP="00E15D5A">
      <w:pPr>
        <w:pStyle w:val="ac"/>
        <w:jc w:val="center"/>
      </w:pPr>
      <w:r>
        <w:rPr>
          <w:rFonts w:hint="eastAsia"/>
        </w:rPr>
        <w:t>图</w:t>
      </w:r>
      <w:r>
        <w:rPr>
          <w:rFonts w:hint="eastAsia"/>
        </w:rPr>
        <w:t xml:space="preserve"> </w:t>
      </w:r>
      <w:ins w:id="2170"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6</w:t>
      </w:r>
      <w:ins w:id="2171"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2</w:t>
      </w:r>
      <w:ins w:id="2172" w:author="Shuqing Li (李树青)" w:date="2026-04-23T09:02:00Z">
        <w:r w:rsidR="000075A0">
          <w:fldChar w:fldCharType="end"/>
        </w:r>
      </w:ins>
      <w:del w:id="2173"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2</w:delText>
        </w:r>
        <w:r w:rsidR="00E835A7" w:rsidDel="000075A0">
          <w:fldChar w:fldCharType="end"/>
        </w:r>
      </w:del>
      <w:r w:rsidRPr="00D05773">
        <w:rPr>
          <w:rFonts w:hint="eastAsia"/>
        </w:rPr>
        <w:t>设备</w:t>
      </w:r>
      <w:r w:rsidRPr="00D05773">
        <w:rPr>
          <w:rFonts w:hint="eastAsia"/>
        </w:rPr>
        <w:t>DMA</w:t>
      </w:r>
      <w:r w:rsidRPr="00D05773">
        <w:rPr>
          <w:rFonts w:hint="eastAsia"/>
        </w:rPr>
        <w:t>到进程空间</w:t>
      </w:r>
      <w:r w:rsidRPr="00D05773">
        <w:rPr>
          <w:rFonts w:hint="eastAsia"/>
        </w:rPr>
        <w:t>VA</w:t>
      </w:r>
    </w:p>
    <w:p w14:paraId="21E6028B" w14:textId="006D593F" w:rsidR="0047346D" w:rsidRDefault="0047346D" w:rsidP="00AF7A25">
      <w:pPr>
        <w:pStyle w:val="3"/>
      </w:pPr>
      <w:bookmarkStart w:id="2174" w:name="_Ref225862240"/>
      <w:bookmarkStart w:id="2175" w:name="_Toc228214094"/>
      <w:r>
        <w:rPr>
          <w:rFonts w:hint="eastAsia"/>
        </w:rPr>
        <w:t>设备</w:t>
      </w:r>
      <w:r>
        <w:rPr>
          <w:rFonts w:hint="eastAsia"/>
        </w:rPr>
        <w:t>DMA</w:t>
      </w:r>
      <w:r>
        <w:rPr>
          <w:rFonts w:hint="eastAsia"/>
        </w:rPr>
        <w:t>到</w:t>
      </w:r>
      <w:r>
        <w:rPr>
          <w:rFonts w:hint="eastAsia"/>
        </w:rPr>
        <w:t>Guest PA(</w:t>
      </w:r>
      <w:r>
        <w:rPr>
          <w:rFonts w:hint="eastAsia"/>
        </w:rPr>
        <w:t>使用</w:t>
      </w:r>
      <w:r>
        <w:rPr>
          <w:rFonts w:hint="eastAsia"/>
        </w:rPr>
        <w:t>Stage 1)</w:t>
      </w:r>
      <w:bookmarkEnd w:id="2174"/>
      <w:bookmarkEnd w:id="2175"/>
    </w:p>
    <w:p w14:paraId="6CCCAF40" w14:textId="46DFB590" w:rsidR="00220338" w:rsidRDefault="003E1CB0" w:rsidP="003E1CB0">
      <w:pPr>
        <w:ind w:firstLineChars="200" w:firstLine="420"/>
      </w:pPr>
      <w:r>
        <w:rPr>
          <w:rFonts w:hint="eastAsia"/>
        </w:rPr>
        <w:t>设备使用</w:t>
      </w:r>
      <w:r>
        <w:rPr>
          <w:rFonts w:hint="eastAsia"/>
        </w:rPr>
        <w:t>Host</w:t>
      </w:r>
      <w:r>
        <w:rPr>
          <w:rFonts w:hint="eastAsia"/>
        </w:rPr>
        <w:t>进程空间</w:t>
      </w:r>
      <w:r>
        <w:rPr>
          <w:rFonts w:hint="eastAsia"/>
        </w:rPr>
        <w:t>VA</w:t>
      </w:r>
      <w:r>
        <w:rPr>
          <w:rFonts w:hint="eastAsia"/>
        </w:rPr>
        <w:t>地址作为</w:t>
      </w:r>
      <w:r>
        <w:rPr>
          <w:rFonts w:hint="eastAsia"/>
        </w:rPr>
        <w:t>DMA</w:t>
      </w:r>
      <w:r>
        <w:rPr>
          <w:rFonts w:hint="eastAsia"/>
        </w:rPr>
        <w:t>地址主要发生在以下场景：</w:t>
      </w:r>
    </w:p>
    <w:p w14:paraId="6D2E9154" w14:textId="3839F3F2" w:rsidR="003E1CB0" w:rsidRDefault="000F0B37" w:rsidP="003E1CB0">
      <w:pPr>
        <w:pStyle w:val="af"/>
        <w:numPr>
          <w:ilvl w:val="0"/>
          <w:numId w:val="77"/>
        </w:numPr>
        <w:ind w:firstLineChars="0"/>
      </w:pPr>
      <w:r>
        <w:rPr>
          <w:rFonts w:hint="eastAsia"/>
        </w:rPr>
        <w:t>系统包含</w:t>
      </w:r>
      <w:r>
        <w:rPr>
          <w:rFonts w:hint="eastAsia"/>
        </w:rPr>
        <w:t>VMM</w:t>
      </w:r>
      <w:r>
        <w:rPr>
          <w:rFonts w:hint="eastAsia"/>
        </w:rPr>
        <w:t>，设备被绑定给</w:t>
      </w:r>
      <w:r>
        <w:rPr>
          <w:rFonts w:hint="eastAsia"/>
        </w:rPr>
        <w:t>VM</w:t>
      </w:r>
      <w:r w:rsidR="00B26F43">
        <w:rPr>
          <w:rFonts w:hint="eastAsia"/>
        </w:rPr>
        <w:t>，</w:t>
      </w:r>
      <w:r w:rsidR="00B26F43">
        <w:rPr>
          <w:rFonts w:hint="eastAsia"/>
        </w:rPr>
        <w:t>Guest OS</w:t>
      </w:r>
      <w:r w:rsidR="00B26F43">
        <w:rPr>
          <w:rFonts w:hint="eastAsia"/>
        </w:rPr>
        <w:t>使用</w:t>
      </w:r>
      <w:r w:rsidR="00B26F43">
        <w:rPr>
          <w:rFonts w:hint="eastAsia"/>
        </w:rPr>
        <w:t>PA</w:t>
      </w:r>
      <w:r w:rsidR="00B26F43">
        <w:rPr>
          <w:rFonts w:hint="eastAsia"/>
        </w:rPr>
        <w:t>地址向设备下发</w:t>
      </w:r>
      <w:r w:rsidR="00B26F43">
        <w:rPr>
          <w:rFonts w:hint="eastAsia"/>
        </w:rPr>
        <w:t>DMA</w:t>
      </w:r>
      <w:r w:rsidR="00B26F43">
        <w:rPr>
          <w:rFonts w:hint="eastAsia"/>
        </w:rPr>
        <w:t>任务，使用</w:t>
      </w:r>
      <w:r w:rsidR="00B26F43">
        <w:rPr>
          <w:rFonts w:hint="eastAsia"/>
        </w:rPr>
        <w:t>IOMMU Stage 1</w:t>
      </w:r>
      <w:r w:rsidR="00B26F43">
        <w:rPr>
          <w:rFonts w:hint="eastAsia"/>
        </w:rPr>
        <w:t>逻辑进行地址转换。</w:t>
      </w:r>
      <w:r w:rsidR="00AC2DC9">
        <w:rPr>
          <w:rFonts w:hint="eastAsia"/>
        </w:rPr>
        <w:t>这种场景虽然不是</w:t>
      </w:r>
      <w:r w:rsidR="00AC2DC9">
        <w:rPr>
          <w:rFonts w:hint="eastAsia"/>
        </w:rPr>
        <w:t>RV</w:t>
      </w:r>
      <w:r w:rsidR="00AC2DC9">
        <w:rPr>
          <w:rFonts w:hint="eastAsia"/>
        </w:rPr>
        <w:t>协议规定的用法，但是常见于当前软件。在这种用法下，</w:t>
      </w:r>
      <w:r w:rsidR="00AC2DC9">
        <w:rPr>
          <w:rFonts w:hint="eastAsia"/>
        </w:rPr>
        <w:t>IOMMU</w:t>
      </w:r>
      <w:r w:rsidR="00AC2DC9">
        <w:rPr>
          <w:rFonts w:hint="eastAsia"/>
        </w:rPr>
        <w:t>并不支持硬件虚拟化加速，</w:t>
      </w:r>
      <w:r w:rsidR="00AC2DC9">
        <w:rPr>
          <w:rFonts w:hint="eastAsia"/>
        </w:rPr>
        <w:t>VM</w:t>
      </w:r>
      <w:r w:rsidR="00AC2DC9">
        <w:rPr>
          <w:rFonts w:hint="eastAsia"/>
        </w:rPr>
        <w:t>中不存在</w:t>
      </w:r>
      <w:r w:rsidR="00AC2DC9">
        <w:rPr>
          <w:rFonts w:hint="eastAsia"/>
        </w:rPr>
        <w:t>vIOMMU</w:t>
      </w:r>
      <w:r w:rsidR="00AC2DC9">
        <w:rPr>
          <w:rFonts w:hint="eastAsia"/>
        </w:rPr>
        <w:t>。</w:t>
      </w:r>
    </w:p>
    <w:p w14:paraId="6594D5B2" w14:textId="77777777" w:rsidR="00703CE0" w:rsidRDefault="00703CE0" w:rsidP="00703CE0">
      <w:pPr>
        <w:keepNext/>
        <w:jc w:val="center"/>
      </w:pPr>
      <w:r>
        <w:rPr>
          <w:rFonts w:hint="eastAsia"/>
        </w:rPr>
        <w:object w:dxaOrig="8665" w:dyaOrig="6181" w14:anchorId="464EF634">
          <v:shape id="_x0000_i1091" type="#_x0000_t75" style="width:333.75pt;height:237pt" o:ole="">
            <v:imagedata r:id="rId146" o:title=""/>
          </v:shape>
          <o:OLEObject Type="Embed" ProgID="Visio.Drawing.15" ShapeID="_x0000_i1091" DrawAspect="Content" ObjectID="_1839588140" r:id="rId147"/>
        </w:object>
      </w:r>
    </w:p>
    <w:p w14:paraId="0622F3A1" w14:textId="61E990DA" w:rsidR="00503EFF" w:rsidRDefault="00703CE0" w:rsidP="00703CE0">
      <w:pPr>
        <w:pStyle w:val="ac"/>
        <w:jc w:val="center"/>
      </w:pPr>
      <w:r>
        <w:rPr>
          <w:rFonts w:hint="eastAsia"/>
        </w:rPr>
        <w:t>图</w:t>
      </w:r>
      <w:r>
        <w:rPr>
          <w:rFonts w:hint="eastAsia"/>
        </w:rPr>
        <w:t xml:space="preserve"> </w:t>
      </w:r>
      <w:ins w:id="2176"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6</w:t>
      </w:r>
      <w:ins w:id="2177"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3</w:t>
      </w:r>
      <w:ins w:id="2178" w:author="Shuqing Li (李树青)" w:date="2026-04-23T09:02:00Z">
        <w:r w:rsidR="000075A0">
          <w:fldChar w:fldCharType="end"/>
        </w:r>
      </w:ins>
      <w:del w:id="2179"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3</w:delText>
        </w:r>
        <w:r w:rsidR="00E835A7" w:rsidDel="000075A0">
          <w:fldChar w:fldCharType="end"/>
        </w:r>
      </w:del>
      <w:r>
        <w:rPr>
          <w:rFonts w:hint="eastAsia"/>
        </w:rPr>
        <w:t xml:space="preserve"> </w:t>
      </w:r>
      <w:r w:rsidRPr="001A2455">
        <w:rPr>
          <w:rFonts w:hint="eastAsia"/>
        </w:rPr>
        <w:t>设备</w:t>
      </w:r>
      <w:r w:rsidRPr="001A2455">
        <w:rPr>
          <w:rFonts w:hint="eastAsia"/>
        </w:rPr>
        <w:t>DMA</w:t>
      </w:r>
      <w:r w:rsidRPr="001A2455">
        <w:rPr>
          <w:rFonts w:hint="eastAsia"/>
        </w:rPr>
        <w:t>到</w:t>
      </w:r>
      <w:r w:rsidRPr="001A2455">
        <w:rPr>
          <w:rFonts w:hint="eastAsia"/>
        </w:rPr>
        <w:t>Guest PA(</w:t>
      </w:r>
      <w:r w:rsidRPr="001A2455">
        <w:rPr>
          <w:rFonts w:hint="eastAsia"/>
        </w:rPr>
        <w:t>使用</w:t>
      </w:r>
      <w:r w:rsidRPr="001A2455">
        <w:rPr>
          <w:rFonts w:hint="eastAsia"/>
        </w:rPr>
        <w:t>Stage 1)</w:t>
      </w:r>
    </w:p>
    <w:p w14:paraId="62270634" w14:textId="77777777" w:rsidR="00DF0FDB" w:rsidRDefault="00DF0FDB" w:rsidP="00DF0FDB">
      <w:pPr>
        <w:ind w:firstLineChars="200" w:firstLine="420"/>
      </w:pPr>
      <w:r>
        <w:rPr>
          <w:rFonts w:hint="eastAsia"/>
        </w:rPr>
        <w:t>该场景下的典型环境配置如下图所示：</w:t>
      </w:r>
    </w:p>
    <w:p w14:paraId="4FCDA61F" w14:textId="77777777" w:rsidR="00703CE0" w:rsidRDefault="00703CE0" w:rsidP="00703CE0">
      <w:pPr>
        <w:pStyle w:val="af"/>
        <w:numPr>
          <w:ilvl w:val="0"/>
          <w:numId w:val="77"/>
        </w:numPr>
        <w:ind w:firstLineChars="0"/>
      </w:pPr>
      <w:r>
        <w:rPr>
          <w:rFonts w:hint="eastAsia"/>
        </w:rPr>
        <w:t>使用</w:t>
      </w:r>
      <w:r>
        <w:rPr>
          <w:rFonts w:hint="eastAsia"/>
        </w:rPr>
        <w:t>IOMMU Stage 1</w:t>
      </w:r>
      <w:r>
        <w:rPr>
          <w:rFonts w:hint="eastAsia"/>
        </w:rPr>
        <w:t>逻辑进行转换；</w:t>
      </w:r>
    </w:p>
    <w:p w14:paraId="1F6AE343" w14:textId="3350B80D" w:rsidR="00703CE0" w:rsidRDefault="00703CE0" w:rsidP="00703CE0">
      <w:pPr>
        <w:pStyle w:val="af"/>
        <w:numPr>
          <w:ilvl w:val="0"/>
          <w:numId w:val="77"/>
        </w:numPr>
        <w:ind w:firstLineChars="0"/>
      </w:pPr>
      <w:r>
        <w:rPr>
          <w:rFonts w:hint="eastAsia"/>
        </w:rPr>
        <w:lastRenderedPageBreak/>
        <w:t>VMM</w:t>
      </w:r>
      <w:r>
        <w:rPr>
          <w:rFonts w:hint="eastAsia"/>
        </w:rPr>
        <w:t>将一段</w:t>
      </w:r>
      <w:r>
        <w:rPr>
          <w:rFonts w:hint="eastAsia"/>
        </w:rPr>
        <w:t>SPA</w:t>
      </w:r>
      <w:r>
        <w:rPr>
          <w:rFonts w:hint="eastAsia"/>
        </w:rPr>
        <w:t>地址分配给</w:t>
      </w:r>
      <w:r>
        <w:rPr>
          <w:rFonts w:hint="eastAsia"/>
        </w:rPr>
        <w:t>VM</w:t>
      </w:r>
      <w:r>
        <w:rPr>
          <w:rFonts w:hint="eastAsia"/>
        </w:rPr>
        <w:t>，并建立映射表。</w:t>
      </w:r>
      <w:r w:rsidR="006F3918">
        <w:rPr>
          <w:rFonts w:hint="eastAsia"/>
        </w:rPr>
        <w:t>正常场景下，</w:t>
      </w:r>
      <w:r>
        <w:rPr>
          <w:rFonts w:hint="eastAsia"/>
        </w:rPr>
        <w:t>在</w:t>
      </w:r>
      <w:r>
        <w:rPr>
          <w:rFonts w:hint="eastAsia"/>
        </w:rPr>
        <w:t>VM</w:t>
      </w:r>
      <w:r w:rsidR="00B41350">
        <w:rPr>
          <w:rFonts w:hint="eastAsia"/>
        </w:rPr>
        <w:t>关闭前</w:t>
      </w:r>
      <w:r>
        <w:rPr>
          <w:rFonts w:hint="eastAsia"/>
        </w:rPr>
        <w:t>，</w:t>
      </w:r>
      <w:r w:rsidR="00B41350">
        <w:rPr>
          <w:rFonts w:hint="eastAsia"/>
        </w:rPr>
        <w:t>无论该</w:t>
      </w:r>
      <w:r w:rsidR="00B41350">
        <w:rPr>
          <w:rFonts w:hint="eastAsia"/>
        </w:rPr>
        <w:t>VM</w:t>
      </w:r>
      <w:r w:rsidR="00B41350">
        <w:rPr>
          <w:rFonts w:hint="eastAsia"/>
        </w:rPr>
        <w:t>是否在</w:t>
      </w:r>
      <w:r w:rsidR="00B41350">
        <w:rPr>
          <w:rFonts w:hint="eastAsia"/>
        </w:rPr>
        <w:t>A</w:t>
      </w:r>
      <w:r w:rsidR="00B41350">
        <w:rPr>
          <w:rFonts w:hint="eastAsia"/>
        </w:rPr>
        <w:t>核中运行，该内存不会被回收。</w:t>
      </w:r>
      <w:r w:rsidR="006F3918">
        <w:rPr>
          <w:rFonts w:hint="eastAsia"/>
        </w:rPr>
        <w:t>异常场景待定。</w:t>
      </w:r>
    </w:p>
    <w:p w14:paraId="629D51E3" w14:textId="64A9F061" w:rsidR="00703CE0" w:rsidRDefault="00DE32C0" w:rsidP="00703CE0">
      <w:pPr>
        <w:pStyle w:val="af"/>
        <w:numPr>
          <w:ilvl w:val="0"/>
          <w:numId w:val="77"/>
        </w:numPr>
        <w:ind w:firstLineChars="0"/>
      </w:pPr>
      <w:r>
        <w:rPr>
          <w:rFonts w:hint="eastAsia"/>
        </w:rPr>
        <w:t>Guest OS</w:t>
      </w:r>
      <w:r>
        <w:rPr>
          <w:rFonts w:hint="eastAsia"/>
        </w:rPr>
        <w:t>分配给设备</w:t>
      </w:r>
      <w:r>
        <w:rPr>
          <w:rFonts w:hint="eastAsia"/>
        </w:rPr>
        <w:t>DMA</w:t>
      </w:r>
      <w:r>
        <w:rPr>
          <w:rFonts w:hint="eastAsia"/>
        </w:rPr>
        <w:t>的数据页以及该</w:t>
      </w:r>
      <w:r>
        <w:rPr>
          <w:rFonts w:hint="eastAsia"/>
        </w:rPr>
        <w:t>GPA</w:t>
      </w:r>
      <w:r>
        <w:rPr>
          <w:rFonts w:hint="eastAsia"/>
        </w:rPr>
        <w:t>地址映射的</w:t>
      </w:r>
      <w:r>
        <w:rPr>
          <w:rFonts w:hint="eastAsia"/>
        </w:rPr>
        <w:t>SPA</w:t>
      </w:r>
      <w:r>
        <w:rPr>
          <w:rFonts w:hint="eastAsia"/>
        </w:rPr>
        <w:t>页在典型环境下是离散的</w:t>
      </w:r>
      <w:r w:rsidR="00703CE0">
        <w:rPr>
          <w:rFonts w:hint="eastAsia"/>
        </w:rPr>
        <w:t>。</w:t>
      </w:r>
    </w:p>
    <w:p w14:paraId="485B556B" w14:textId="67BEDE49" w:rsidR="00703CE0" w:rsidRDefault="00703CE0" w:rsidP="00703CE0">
      <w:pPr>
        <w:pStyle w:val="af"/>
        <w:numPr>
          <w:ilvl w:val="0"/>
          <w:numId w:val="77"/>
        </w:numPr>
        <w:ind w:firstLineChars="0"/>
      </w:pPr>
      <w:r>
        <w:rPr>
          <w:rFonts w:hint="eastAsia"/>
        </w:rPr>
        <w:t>该设备的</w:t>
      </w:r>
      <w:r w:rsidR="00E439C7">
        <w:rPr>
          <w:rFonts w:hint="eastAsia"/>
        </w:rPr>
        <w:t>iohgatp.mode == Bare</w:t>
      </w:r>
      <w:r w:rsidR="00E439C7">
        <w:rPr>
          <w:rFonts w:hint="eastAsia"/>
        </w:rPr>
        <w:t>、</w:t>
      </w:r>
      <w:r w:rsidR="00E439C7">
        <w:rPr>
          <w:rFonts w:hint="eastAsia"/>
        </w:rPr>
        <w:t>tc.PDTP == 0</w:t>
      </w:r>
      <w:r w:rsidR="00E439C7">
        <w:rPr>
          <w:rFonts w:hint="eastAsia"/>
        </w:rPr>
        <w:t>，</w:t>
      </w:r>
      <w:r w:rsidR="00E439C7" w:rsidRPr="00952AA7">
        <w:t>iosatp</w:t>
      </w:r>
      <w:r w:rsidR="00E439C7">
        <w:rPr>
          <w:rFonts w:hint="eastAsia"/>
        </w:rPr>
        <w:t>.PPN</w:t>
      </w:r>
      <w:r w:rsidR="00E439C7">
        <w:rPr>
          <w:rFonts w:hint="eastAsia"/>
        </w:rPr>
        <w:t>指向</w:t>
      </w:r>
      <w:r w:rsidR="00E439C7">
        <w:rPr>
          <w:rFonts w:hint="eastAsia"/>
        </w:rPr>
        <w:t>VMM</w:t>
      </w:r>
      <w:r w:rsidR="00E439C7">
        <w:rPr>
          <w:rFonts w:hint="eastAsia"/>
        </w:rPr>
        <w:t>为该</w:t>
      </w:r>
      <w:r w:rsidR="00E439C7">
        <w:rPr>
          <w:rFonts w:hint="eastAsia"/>
        </w:rPr>
        <w:t>VM</w:t>
      </w:r>
      <w:r w:rsidR="00E439C7">
        <w:rPr>
          <w:rFonts w:hint="eastAsia"/>
        </w:rPr>
        <w:t>分配的页表</w:t>
      </w:r>
      <w:r>
        <w:rPr>
          <w:rFonts w:hint="eastAsia"/>
        </w:rPr>
        <w:t>。</w:t>
      </w:r>
    </w:p>
    <w:p w14:paraId="288CB20D" w14:textId="4CADA7BE" w:rsidR="00CE638B" w:rsidRPr="00CE638B" w:rsidRDefault="00703CE0" w:rsidP="00CE638B">
      <w:pPr>
        <w:pStyle w:val="af"/>
        <w:numPr>
          <w:ilvl w:val="0"/>
          <w:numId w:val="77"/>
        </w:numPr>
        <w:ind w:firstLineChars="0"/>
      </w:pPr>
      <w:r>
        <w:rPr>
          <w:rFonts w:hint="eastAsia"/>
        </w:rPr>
        <w:t>设备发送的是普通的</w:t>
      </w:r>
      <w:r>
        <w:rPr>
          <w:rFonts w:hint="eastAsia"/>
        </w:rPr>
        <w:t>TLP</w:t>
      </w:r>
      <w:r>
        <w:rPr>
          <w:rFonts w:hint="eastAsia"/>
        </w:rPr>
        <w:t>包，不带</w:t>
      </w:r>
      <w:r>
        <w:rPr>
          <w:rFonts w:hint="eastAsia"/>
        </w:rPr>
        <w:t>PASID</w:t>
      </w:r>
      <w:r>
        <w:rPr>
          <w:rFonts w:hint="eastAsia"/>
        </w:rPr>
        <w:t>。</w:t>
      </w:r>
    </w:p>
    <w:p w14:paraId="08AC9E11" w14:textId="5D94C717" w:rsidR="0047346D" w:rsidRDefault="0047346D" w:rsidP="00AF7A25">
      <w:pPr>
        <w:pStyle w:val="3"/>
      </w:pPr>
      <w:bookmarkStart w:id="2180" w:name="_Toc228214095"/>
      <w:r>
        <w:rPr>
          <w:rFonts w:hint="eastAsia"/>
        </w:rPr>
        <w:t>设备</w:t>
      </w:r>
      <w:r>
        <w:rPr>
          <w:rFonts w:hint="eastAsia"/>
        </w:rPr>
        <w:t>DMA</w:t>
      </w:r>
      <w:r>
        <w:rPr>
          <w:rFonts w:hint="eastAsia"/>
        </w:rPr>
        <w:t>到</w:t>
      </w:r>
      <w:r>
        <w:rPr>
          <w:rFonts w:hint="eastAsia"/>
        </w:rPr>
        <w:t>Guest PA(</w:t>
      </w:r>
      <w:r>
        <w:rPr>
          <w:rFonts w:hint="eastAsia"/>
        </w:rPr>
        <w:t>使用</w:t>
      </w:r>
      <w:r>
        <w:rPr>
          <w:rFonts w:hint="eastAsia"/>
        </w:rPr>
        <w:t>Stage 2)</w:t>
      </w:r>
      <w:bookmarkEnd w:id="2180"/>
    </w:p>
    <w:p w14:paraId="0CDD0A90" w14:textId="7BA9C1DC" w:rsidR="0047346D" w:rsidRDefault="00BD1E94" w:rsidP="00ED2315">
      <w:pPr>
        <w:ind w:firstLineChars="200" w:firstLine="420"/>
      </w:pPr>
      <w:r>
        <w:rPr>
          <w:rFonts w:hint="eastAsia"/>
        </w:rPr>
        <w:t>该场景与</w:t>
      </w:r>
      <w:r>
        <w:fldChar w:fldCharType="begin"/>
      </w:r>
      <w:r>
        <w:instrText xml:space="preserve"> </w:instrText>
      </w:r>
      <w:r>
        <w:rPr>
          <w:rFonts w:hint="eastAsia"/>
        </w:rPr>
        <w:instrText>REF _Ref225862240 \r \h</w:instrText>
      </w:r>
      <w:r>
        <w:instrText xml:space="preserve"> </w:instrText>
      </w:r>
      <w:r>
        <w:fldChar w:fldCharType="separate"/>
      </w:r>
      <w:r w:rsidR="0043788C">
        <w:t>6.3.4</w:t>
      </w:r>
      <w:r>
        <w:fldChar w:fldCharType="end"/>
      </w:r>
      <w:r>
        <w:fldChar w:fldCharType="begin"/>
      </w:r>
      <w:r>
        <w:instrText xml:space="preserve"> REF _Ref225862240 \h </w:instrText>
      </w:r>
      <w:r>
        <w:fldChar w:fldCharType="separate"/>
      </w:r>
      <w:r w:rsidR="0043788C">
        <w:rPr>
          <w:rFonts w:hint="eastAsia"/>
        </w:rPr>
        <w:t>设备</w:t>
      </w:r>
      <w:r w:rsidR="0043788C">
        <w:rPr>
          <w:rFonts w:hint="eastAsia"/>
        </w:rPr>
        <w:t>DMA</w:t>
      </w:r>
      <w:r w:rsidR="0043788C">
        <w:rPr>
          <w:rFonts w:hint="eastAsia"/>
        </w:rPr>
        <w:t>到</w:t>
      </w:r>
      <w:r w:rsidR="0043788C">
        <w:rPr>
          <w:rFonts w:hint="eastAsia"/>
        </w:rPr>
        <w:t>Guest PA(</w:t>
      </w:r>
      <w:r w:rsidR="0043788C">
        <w:rPr>
          <w:rFonts w:hint="eastAsia"/>
        </w:rPr>
        <w:t>使用</w:t>
      </w:r>
      <w:r w:rsidR="0043788C">
        <w:rPr>
          <w:rFonts w:hint="eastAsia"/>
        </w:rPr>
        <w:t>Stage 1)</w:t>
      </w:r>
      <w:r>
        <w:fldChar w:fldCharType="end"/>
      </w:r>
      <w:r>
        <w:rPr>
          <w:rFonts w:hint="eastAsia"/>
        </w:rPr>
        <w:t>场景类似，它是协议规定的一种典型用法，这两个场景的区别是：</w:t>
      </w:r>
    </w:p>
    <w:p w14:paraId="0EECE178" w14:textId="61695AEA" w:rsidR="00BD1E94" w:rsidRDefault="001F349B" w:rsidP="001F349B">
      <w:pPr>
        <w:pStyle w:val="af"/>
        <w:numPr>
          <w:ilvl w:val="0"/>
          <w:numId w:val="78"/>
        </w:numPr>
        <w:ind w:firstLineChars="0"/>
      </w:pPr>
      <w:r>
        <w:rPr>
          <w:rFonts w:hint="eastAsia"/>
        </w:rPr>
        <w:t>使用</w:t>
      </w:r>
      <w:r>
        <w:rPr>
          <w:rFonts w:hint="eastAsia"/>
        </w:rPr>
        <w:t>Stage 2</w:t>
      </w:r>
      <w:r>
        <w:rPr>
          <w:rFonts w:hint="eastAsia"/>
        </w:rPr>
        <w:t>逻辑而不是</w:t>
      </w:r>
      <w:r>
        <w:rPr>
          <w:rFonts w:hint="eastAsia"/>
        </w:rPr>
        <w:t>Stage 1</w:t>
      </w:r>
      <w:r>
        <w:rPr>
          <w:rFonts w:hint="eastAsia"/>
        </w:rPr>
        <w:t>逻辑进行转换，因此，</w:t>
      </w:r>
      <w:r>
        <w:rPr>
          <w:rFonts w:hint="eastAsia"/>
        </w:rPr>
        <w:t>VM</w:t>
      </w:r>
      <w:r>
        <w:rPr>
          <w:rFonts w:hint="eastAsia"/>
        </w:rPr>
        <w:t>中可以使用</w:t>
      </w:r>
      <w:r>
        <w:rPr>
          <w:rFonts w:hint="eastAsia"/>
        </w:rPr>
        <w:t>vIOMMU</w:t>
      </w:r>
      <w:r>
        <w:rPr>
          <w:rFonts w:hint="eastAsia"/>
        </w:rPr>
        <w:t>（即可以有其他的数据包使用</w:t>
      </w:r>
      <w:r>
        <w:rPr>
          <w:rFonts w:hint="eastAsia"/>
        </w:rPr>
        <w:t>Stage 1</w:t>
      </w:r>
      <w:r>
        <w:rPr>
          <w:rFonts w:hint="eastAsia"/>
        </w:rPr>
        <w:t>逻辑转换）。</w:t>
      </w:r>
    </w:p>
    <w:p w14:paraId="25B2FED9" w14:textId="1826C806" w:rsidR="001F349B" w:rsidRPr="00ED2315" w:rsidRDefault="001F349B" w:rsidP="001F349B">
      <w:pPr>
        <w:pStyle w:val="af"/>
        <w:numPr>
          <w:ilvl w:val="0"/>
          <w:numId w:val="78"/>
        </w:numPr>
        <w:ind w:firstLineChars="0"/>
      </w:pPr>
      <w:r>
        <w:rPr>
          <w:rFonts w:hint="eastAsia"/>
        </w:rPr>
        <w:t>设备的</w:t>
      </w:r>
      <w:r>
        <w:rPr>
          <w:rFonts w:hint="eastAsia"/>
        </w:rPr>
        <w:t>iohgatp.PPN</w:t>
      </w:r>
      <w:r>
        <w:rPr>
          <w:rFonts w:hint="eastAsia"/>
        </w:rPr>
        <w:t>指向</w:t>
      </w:r>
      <w:r>
        <w:rPr>
          <w:rFonts w:hint="eastAsia"/>
        </w:rPr>
        <w:t>VMM</w:t>
      </w:r>
      <w:r>
        <w:rPr>
          <w:rFonts w:hint="eastAsia"/>
        </w:rPr>
        <w:t>为该</w:t>
      </w:r>
      <w:r>
        <w:rPr>
          <w:rFonts w:hint="eastAsia"/>
        </w:rPr>
        <w:t>VM</w:t>
      </w:r>
      <w:r>
        <w:rPr>
          <w:rFonts w:hint="eastAsia"/>
        </w:rPr>
        <w:t>分配的</w:t>
      </w:r>
      <w:r>
        <w:rPr>
          <w:rFonts w:hint="eastAsia"/>
        </w:rPr>
        <w:t>VA</w:t>
      </w:r>
      <w:r>
        <w:rPr>
          <w:rFonts w:hint="eastAsia"/>
        </w:rPr>
        <w:t>空间的页表，对于当前设备而言，</w:t>
      </w:r>
      <w:r>
        <w:rPr>
          <w:rFonts w:hint="eastAsia"/>
        </w:rPr>
        <w:t>fsc.mode == Bare</w:t>
      </w:r>
      <w:r>
        <w:rPr>
          <w:rFonts w:hint="eastAsia"/>
        </w:rPr>
        <w:t>。</w:t>
      </w:r>
    </w:p>
    <w:p w14:paraId="51E73ACD" w14:textId="77777777" w:rsidR="00BD1E94" w:rsidRDefault="00B34382" w:rsidP="00BD1E94">
      <w:pPr>
        <w:keepNext/>
        <w:jc w:val="center"/>
      </w:pPr>
      <w:r>
        <w:rPr>
          <w:rFonts w:hint="eastAsia"/>
        </w:rPr>
        <w:object w:dxaOrig="8677" w:dyaOrig="5785" w14:anchorId="2273C586">
          <v:shape id="_x0000_i1092" type="#_x0000_t75" style="width:361.5pt;height:240pt" o:ole="">
            <v:imagedata r:id="rId148" o:title=""/>
          </v:shape>
          <o:OLEObject Type="Embed" ProgID="Visio.Drawing.15" ShapeID="_x0000_i1092" DrawAspect="Content" ObjectID="_1839588141" r:id="rId149"/>
        </w:object>
      </w:r>
    </w:p>
    <w:p w14:paraId="210A75FB" w14:textId="7D3BC935" w:rsidR="0047346D" w:rsidRDefault="00BD1E94" w:rsidP="00BD1E94">
      <w:pPr>
        <w:pStyle w:val="ac"/>
        <w:jc w:val="center"/>
      </w:pPr>
      <w:r>
        <w:rPr>
          <w:rFonts w:hint="eastAsia"/>
        </w:rPr>
        <w:t>图</w:t>
      </w:r>
      <w:r>
        <w:rPr>
          <w:rFonts w:hint="eastAsia"/>
        </w:rPr>
        <w:t xml:space="preserve"> </w:t>
      </w:r>
      <w:ins w:id="2181"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6</w:t>
      </w:r>
      <w:ins w:id="2182"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4</w:t>
      </w:r>
      <w:ins w:id="2183" w:author="Shuqing Li (李树青)" w:date="2026-04-23T09:02:00Z">
        <w:r w:rsidR="000075A0">
          <w:fldChar w:fldCharType="end"/>
        </w:r>
      </w:ins>
      <w:del w:id="2184"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4</w:delText>
        </w:r>
        <w:r w:rsidR="00E835A7" w:rsidDel="000075A0">
          <w:fldChar w:fldCharType="end"/>
        </w:r>
      </w:del>
      <w:r>
        <w:rPr>
          <w:rFonts w:hint="eastAsia"/>
        </w:rPr>
        <w:t xml:space="preserve"> </w:t>
      </w:r>
      <w:r w:rsidRPr="00B166CD">
        <w:rPr>
          <w:rFonts w:hint="eastAsia"/>
        </w:rPr>
        <w:t>设备</w:t>
      </w:r>
      <w:r w:rsidRPr="00B166CD">
        <w:rPr>
          <w:rFonts w:hint="eastAsia"/>
        </w:rPr>
        <w:t>DMA</w:t>
      </w:r>
      <w:r w:rsidRPr="00B166CD">
        <w:rPr>
          <w:rFonts w:hint="eastAsia"/>
        </w:rPr>
        <w:t>到</w:t>
      </w:r>
      <w:r w:rsidRPr="00B166CD">
        <w:rPr>
          <w:rFonts w:hint="eastAsia"/>
        </w:rPr>
        <w:t>Guest PA(</w:t>
      </w:r>
      <w:r w:rsidRPr="00B166CD">
        <w:rPr>
          <w:rFonts w:hint="eastAsia"/>
        </w:rPr>
        <w:t>使用</w:t>
      </w:r>
      <w:r w:rsidRPr="00B166CD">
        <w:rPr>
          <w:rFonts w:hint="eastAsia"/>
        </w:rPr>
        <w:t>Stage 2)</w:t>
      </w:r>
    </w:p>
    <w:p w14:paraId="72049436" w14:textId="369733BB" w:rsidR="0047346D" w:rsidRDefault="00434F87" w:rsidP="00434F87">
      <w:pPr>
        <w:pStyle w:val="3"/>
      </w:pPr>
      <w:bookmarkStart w:id="2185" w:name="_Toc228214096"/>
      <w:r>
        <w:rPr>
          <w:rFonts w:hint="eastAsia"/>
        </w:rPr>
        <w:t>设备</w:t>
      </w:r>
      <w:r>
        <w:rPr>
          <w:rFonts w:hint="eastAsia"/>
        </w:rPr>
        <w:t>DMA</w:t>
      </w:r>
      <w:r>
        <w:rPr>
          <w:rFonts w:hint="eastAsia"/>
        </w:rPr>
        <w:t>到</w:t>
      </w:r>
      <w:r>
        <w:rPr>
          <w:rFonts w:hint="eastAsia"/>
        </w:rPr>
        <w:t>Guest</w:t>
      </w:r>
      <w:r>
        <w:rPr>
          <w:rFonts w:hint="eastAsia"/>
        </w:rPr>
        <w:t>非进程空间的</w:t>
      </w:r>
      <w:r>
        <w:rPr>
          <w:rFonts w:hint="eastAsia"/>
        </w:rPr>
        <w:t>VA</w:t>
      </w:r>
      <w:bookmarkEnd w:id="2185"/>
    </w:p>
    <w:p w14:paraId="00E7D2AB" w14:textId="1F54EC4D" w:rsidR="00BB2506" w:rsidRDefault="00BB2506" w:rsidP="00BB2506">
      <w:pPr>
        <w:ind w:firstLineChars="200" w:firstLine="420"/>
      </w:pPr>
      <w:r>
        <w:rPr>
          <w:rFonts w:hint="eastAsia"/>
        </w:rPr>
        <w:t>设备使用</w:t>
      </w:r>
      <w:r w:rsidR="007B54CB">
        <w:rPr>
          <w:rFonts w:hint="eastAsia"/>
        </w:rPr>
        <w:t>Guest</w:t>
      </w:r>
      <w:r>
        <w:rPr>
          <w:rFonts w:hint="eastAsia"/>
        </w:rPr>
        <w:t>非进程空间</w:t>
      </w:r>
      <w:r>
        <w:rPr>
          <w:rFonts w:hint="eastAsia"/>
        </w:rPr>
        <w:t>VA</w:t>
      </w:r>
      <w:r>
        <w:rPr>
          <w:rFonts w:hint="eastAsia"/>
        </w:rPr>
        <w:t>地址作为</w:t>
      </w:r>
      <w:r>
        <w:rPr>
          <w:rFonts w:hint="eastAsia"/>
        </w:rPr>
        <w:t>DMA</w:t>
      </w:r>
      <w:r>
        <w:rPr>
          <w:rFonts w:hint="eastAsia"/>
        </w:rPr>
        <w:t>地址主要发生在以下场景：</w:t>
      </w:r>
    </w:p>
    <w:p w14:paraId="5889A5EA" w14:textId="702C44FD" w:rsidR="00BB2506" w:rsidRDefault="007B54CB" w:rsidP="00BB2506">
      <w:pPr>
        <w:pStyle w:val="af"/>
        <w:numPr>
          <w:ilvl w:val="0"/>
          <w:numId w:val="75"/>
        </w:numPr>
        <w:ind w:firstLineChars="0"/>
      </w:pPr>
      <w:r>
        <w:rPr>
          <w:rFonts w:hint="eastAsia"/>
        </w:rPr>
        <w:t>Guest OS</w:t>
      </w:r>
      <w:r w:rsidR="00BB2506">
        <w:rPr>
          <w:rFonts w:hint="eastAsia"/>
        </w:rPr>
        <w:t>为了内存保护，为该设备建立一个</w:t>
      </w:r>
      <w:r w:rsidR="00BB2506">
        <w:rPr>
          <w:rFonts w:hint="eastAsia"/>
        </w:rPr>
        <w:t>VA</w:t>
      </w:r>
      <w:r w:rsidR="00BB2506">
        <w:rPr>
          <w:rFonts w:hint="eastAsia"/>
        </w:rPr>
        <w:t>空间，将</w:t>
      </w:r>
      <w:r w:rsidR="00BB2506">
        <w:rPr>
          <w:rFonts w:hint="eastAsia"/>
        </w:rPr>
        <w:t>VA</w:t>
      </w:r>
      <w:r w:rsidR="00BB2506">
        <w:rPr>
          <w:rFonts w:hint="eastAsia"/>
        </w:rPr>
        <w:t>地址作为设备</w:t>
      </w:r>
      <w:r w:rsidR="00BB2506">
        <w:rPr>
          <w:rFonts w:hint="eastAsia"/>
        </w:rPr>
        <w:t>DMA</w:t>
      </w:r>
      <w:r w:rsidR="00BB2506">
        <w:rPr>
          <w:rFonts w:hint="eastAsia"/>
        </w:rPr>
        <w:t>地址。</w:t>
      </w:r>
    </w:p>
    <w:p w14:paraId="55EA3454" w14:textId="6D5F8396" w:rsidR="00BB2506" w:rsidRDefault="00BB2506" w:rsidP="00BB2506">
      <w:pPr>
        <w:ind w:firstLineChars="200" w:firstLine="420"/>
      </w:pPr>
      <w:r>
        <w:rPr>
          <w:rFonts w:hint="eastAsia"/>
        </w:rPr>
        <w:t>该场景下的典型环境配置如下图所示：</w:t>
      </w:r>
    </w:p>
    <w:p w14:paraId="14E66A50" w14:textId="14BD3D1B" w:rsidR="00BB2506" w:rsidRDefault="00BB2506" w:rsidP="00BB2506">
      <w:pPr>
        <w:pStyle w:val="af"/>
        <w:numPr>
          <w:ilvl w:val="0"/>
          <w:numId w:val="75"/>
        </w:numPr>
        <w:ind w:firstLineChars="0"/>
      </w:pPr>
      <w:r>
        <w:rPr>
          <w:rFonts w:hint="eastAsia"/>
        </w:rPr>
        <w:t>使用</w:t>
      </w:r>
      <w:r>
        <w:rPr>
          <w:rFonts w:hint="eastAsia"/>
        </w:rPr>
        <w:t>IOMMU</w:t>
      </w:r>
      <w:r w:rsidR="007B54CB">
        <w:rPr>
          <w:rFonts w:hint="eastAsia"/>
        </w:rPr>
        <w:t>两级</w:t>
      </w:r>
      <w:r>
        <w:rPr>
          <w:rFonts w:hint="eastAsia"/>
        </w:rPr>
        <w:t>转换；</w:t>
      </w:r>
    </w:p>
    <w:p w14:paraId="668932D6" w14:textId="44CBE71F" w:rsidR="00BB2506" w:rsidRDefault="00BB2506" w:rsidP="00BB2506">
      <w:pPr>
        <w:pStyle w:val="af"/>
        <w:numPr>
          <w:ilvl w:val="0"/>
          <w:numId w:val="75"/>
        </w:numPr>
        <w:ind w:firstLineChars="0"/>
      </w:pPr>
      <w:r>
        <w:rPr>
          <w:rFonts w:hint="eastAsia"/>
        </w:rPr>
        <w:t>典型环境下，</w:t>
      </w:r>
      <w:r w:rsidR="00F77748">
        <w:rPr>
          <w:rFonts w:hint="eastAsia"/>
        </w:rPr>
        <w:t>Guest</w:t>
      </w:r>
      <w:r>
        <w:rPr>
          <w:rFonts w:hint="eastAsia"/>
        </w:rPr>
        <w:t xml:space="preserve"> OS</w:t>
      </w:r>
      <w:r>
        <w:rPr>
          <w:rFonts w:hint="eastAsia"/>
        </w:rPr>
        <w:t>每一个</w:t>
      </w:r>
      <w:r>
        <w:rPr>
          <w:rFonts w:hint="eastAsia"/>
        </w:rPr>
        <w:t>VA</w:t>
      </w:r>
      <w:r>
        <w:rPr>
          <w:rFonts w:hint="eastAsia"/>
        </w:rPr>
        <w:t>地址仅用于一次</w:t>
      </w:r>
      <w:r>
        <w:rPr>
          <w:rFonts w:hint="eastAsia"/>
        </w:rPr>
        <w:t>DMA</w:t>
      </w:r>
      <w:r>
        <w:rPr>
          <w:rFonts w:hint="eastAsia"/>
        </w:rPr>
        <w:t>，</w:t>
      </w:r>
      <w:r>
        <w:rPr>
          <w:rFonts w:hint="eastAsia"/>
        </w:rPr>
        <w:t>DMA</w:t>
      </w:r>
      <w:r>
        <w:rPr>
          <w:rFonts w:hint="eastAsia"/>
        </w:rPr>
        <w:t>完成后，该地址将被回收。</w:t>
      </w:r>
      <w:r w:rsidR="00F77748">
        <w:rPr>
          <w:rFonts w:hint="eastAsia"/>
        </w:rPr>
        <w:t>Guest OS</w:t>
      </w:r>
      <w:r>
        <w:rPr>
          <w:rFonts w:hint="eastAsia"/>
        </w:rPr>
        <w:t>可能每用完一个</w:t>
      </w:r>
      <w:r>
        <w:rPr>
          <w:rFonts w:hint="eastAsia"/>
        </w:rPr>
        <w:t>VA</w:t>
      </w:r>
      <w:r>
        <w:rPr>
          <w:rFonts w:hint="eastAsia"/>
        </w:rPr>
        <w:t>也可能攒若干个</w:t>
      </w:r>
      <w:r>
        <w:rPr>
          <w:rFonts w:hint="eastAsia"/>
        </w:rPr>
        <w:t>VA</w:t>
      </w:r>
      <w:r>
        <w:rPr>
          <w:rFonts w:hint="eastAsia"/>
        </w:rPr>
        <w:t>，进行一次内存回收和</w:t>
      </w:r>
      <w:r>
        <w:rPr>
          <w:rFonts w:hint="eastAsia"/>
        </w:rPr>
        <w:lastRenderedPageBreak/>
        <w:t>Cache Invalidation</w:t>
      </w:r>
      <w:r>
        <w:rPr>
          <w:rFonts w:hint="eastAsia"/>
        </w:rPr>
        <w:t>操作。</w:t>
      </w:r>
    </w:p>
    <w:p w14:paraId="727B7B80" w14:textId="024FCB2B" w:rsidR="00F77748" w:rsidRDefault="00F77748" w:rsidP="00BB2506">
      <w:pPr>
        <w:pStyle w:val="af"/>
        <w:numPr>
          <w:ilvl w:val="0"/>
          <w:numId w:val="75"/>
        </w:numPr>
        <w:ind w:firstLineChars="0"/>
      </w:pPr>
      <w:r>
        <w:rPr>
          <w:rFonts w:hint="eastAsia"/>
        </w:rPr>
        <w:t>VMM</w:t>
      </w:r>
      <w:r>
        <w:rPr>
          <w:rFonts w:hint="eastAsia"/>
        </w:rPr>
        <w:t>将一段</w:t>
      </w:r>
      <w:r>
        <w:rPr>
          <w:rFonts w:hint="eastAsia"/>
        </w:rPr>
        <w:t>SPA</w:t>
      </w:r>
      <w:r>
        <w:rPr>
          <w:rFonts w:hint="eastAsia"/>
        </w:rPr>
        <w:t>地址分配给</w:t>
      </w:r>
      <w:r>
        <w:rPr>
          <w:rFonts w:hint="eastAsia"/>
        </w:rPr>
        <w:t>VM</w:t>
      </w:r>
      <w:r>
        <w:rPr>
          <w:rFonts w:hint="eastAsia"/>
        </w:rPr>
        <w:t>，并建立映射表。正常场景下，在</w:t>
      </w:r>
      <w:r>
        <w:rPr>
          <w:rFonts w:hint="eastAsia"/>
        </w:rPr>
        <w:t>VM</w:t>
      </w:r>
      <w:r>
        <w:rPr>
          <w:rFonts w:hint="eastAsia"/>
        </w:rPr>
        <w:t>关闭前，无论该</w:t>
      </w:r>
      <w:r>
        <w:rPr>
          <w:rFonts w:hint="eastAsia"/>
        </w:rPr>
        <w:t>VM</w:t>
      </w:r>
      <w:r>
        <w:rPr>
          <w:rFonts w:hint="eastAsia"/>
        </w:rPr>
        <w:t>是否在</w:t>
      </w:r>
      <w:r>
        <w:rPr>
          <w:rFonts w:hint="eastAsia"/>
        </w:rPr>
        <w:t>A</w:t>
      </w:r>
      <w:r>
        <w:rPr>
          <w:rFonts w:hint="eastAsia"/>
        </w:rPr>
        <w:t>核中运行，该内存不会被回收。异常场景待定。</w:t>
      </w:r>
    </w:p>
    <w:p w14:paraId="3870294A" w14:textId="4F5C14A3" w:rsidR="00BB2506" w:rsidRDefault="00BB2506" w:rsidP="00BB2506">
      <w:pPr>
        <w:pStyle w:val="af"/>
        <w:numPr>
          <w:ilvl w:val="0"/>
          <w:numId w:val="75"/>
        </w:numPr>
        <w:ind w:firstLineChars="0"/>
      </w:pPr>
      <w:r>
        <w:rPr>
          <w:rFonts w:hint="eastAsia"/>
        </w:rPr>
        <w:t>典型环境下，</w:t>
      </w:r>
      <w:r w:rsidR="00F77748">
        <w:rPr>
          <w:rFonts w:hint="eastAsia"/>
        </w:rPr>
        <w:t>G</w:t>
      </w:r>
      <w:r>
        <w:rPr>
          <w:rFonts w:hint="eastAsia"/>
        </w:rPr>
        <w:t>VA</w:t>
      </w:r>
      <w:r>
        <w:rPr>
          <w:rFonts w:hint="eastAsia"/>
        </w:rPr>
        <w:t>地址连续分配，但软件并不保证这一点。</w:t>
      </w:r>
      <w:r w:rsidR="00F77748">
        <w:rPr>
          <w:rFonts w:hint="eastAsia"/>
        </w:rPr>
        <w:t>G</w:t>
      </w:r>
      <w:r>
        <w:rPr>
          <w:rFonts w:hint="eastAsia"/>
        </w:rPr>
        <w:t>VA</w:t>
      </w:r>
      <w:r>
        <w:rPr>
          <w:rFonts w:hint="eastAsia"/>
        </w:rPr>
        <w:t>映射的</w:t>
      </w:r>
      <w:r w:rsidR="00E54C04">
        <w:rPr>
          <w:rFonts w:hint="eastAsia"/>
        </w:rPr>
        <w:t>G</w:t>
      </w:r>
      <w:r>
        <w:rPr>
          <w:rFonts w:hint="eastAsia"/>
        </w:rPr>
        <w:t>PA</w:t>
      </w:r>
      <w:r>
        <w:rPr>
          <w:rFonts w:hint="eastAsia"/>
        </w:rPr>
        <w:t>地址一般是离散页。此外，设备如果不支持</w:t>
      </w:r>
      <w:r>
        <w:rPr>
          <w:rFonts w:hint="eastAsia"/>
        </w:rPr>
        <w:t>PRI</w:t>
      </w:r>
      <w:r>
        <w:rPr>
          <w:rFonts w:hint="eastAsia"/>
        </w:rPr>
        <w:t>，则被</w:t>
      </w:r>
      <w:r w:rsidR="00F77748">
        <w:rPr>
          <w:rFonts w:hint="eastAsia"/>
        </w:rPr>
        <w:t>G</w:t>
      </w:r>
      <w:r>
        <w:rPr>
          <w:rFonts w:hint="eastAsia"/>
        </w:rPr>
        <w:t>VA</w:t>
      </w:r>
      <w:r>
        <w:rPr>
          <w:rFonts w:hint="eastAsia"/>
        </w:rPr>
        <w:t>映射的物理地址会被</w:t>
      </w:r>
      <w:r w:rsidR="00F77748">
        <w:rPr>
          <w:rFonts w:hint="eastAsia"/>
        </w:rPr>
        <w:t>Guest</w:t>
      </w:r>
      <w:r>
        <w:rPr>
          <w:rFonts w:hint="eastAsia"/>
        </w:rPr>
        <w:t xml:space="preserve"> OS Pin</w:t>
      </w:r>
      <w:r>
        <w:rPr>
          <w:rFonts w:hint="eastAsia"/>
        </w:rPr>
        <w:t>住，即不会发生缺页；但如果设备支持</w:t>
      </w:r>
      <w:r>
        <w:rPr>
          <w:rFonts w:hint="eastAsia"/>
        </w:rPr>
        <w:t>PRI</w:t>
      </w:r>
      <w:r>
        <w:rPr>
          <w:rFonts w:hint="eastAsia"/>
        </w:rPr>
        <w:t>，则被</w:t>
      </w:r>
      <w:r w:rsidR="00F77748">
        <w:rPr>
          <w:rFonts w:hint="eastAsia"/>
        </w:rPr>
        <w:t>G</w:t>
      </w:r>
      <w:r>
        <w:rPr>
          <w:rFonts w:hint="eastAsia"/>
        </w:rPr>
        <w:t>VA</w:t>
      </w:r>
      <w:r>
        <w:rPr>
          <w:rFonts w:hint="eastAsia"/>
        </w:rPr>
        <w:t>映射的物理地址可能被交换出去。</w:t>
      </w:r>
    </w:p>
    <w:p w14:paraId="7710E133" w14:textId="4C49C425" w:rsidR="00F77748" w:rsidRDefault="00F77748" w:rsidP="00BB2506">
      <w:pPr>
        <w:pStyle w:val="af"/>
        <w:numPr>
          <w:ilvl w:val="0"/>
          <w:numId w:val="75"/>
        </w:numPr>
        <w:ind w:firstLineChars="0"/>
      </w:pPr>
      <w:r>
        <w:rPr>
          <w:rFonts w:hint="eastAsia"/>
        </w:rPr>
        <w:t>典型环境下，</w:t>
      </w:r>
      <w:r>
        <w:rPr>
          <w:rFonts w:hint="eastAsia"/>
        </w:rPr>
        <w:t>GPA</w:t>
      </w:r>
      <w:r>
        <w:rPr>
          <w:rFonts w:hint="eastAsia"/>
        </w:rPr>
        <w:t>在</w:t>
      </w:r>
      <w:r>
        <w:rPr>
          <w:rFonts w:hint="eastAsia"/>
        </w:rPr>
        <w:t>SPA</w:t>
      </w:r>
      <w:r>
        <w:rPr>
          <w:rFonts w:hint="eastAsia"/>
        </w:rPr>
        <w:t>地址上</w:t>
      </w:r>
      <w:r w:rsidR="00E54C04">
        <w:rPr>
          <w:rFonts w:hint="eastAsia"/>
        </w:rPr>
        <w:t>应该被认为</w:t>
      </w:r>
      <w:r>
        <w:rPr>
          <w:rFonts w:hint="eastAsia"/>
        </w:rPr>
        <w:t>是离散的。</w:t>
      </w:r>
    </w:p>
    <w:p w14:paraId="1EDEE333" w14:textId="23CC1EC0" w:rsidR="00CD4365" w:rsidRDefault="00CD4365" w:rsidP="00BB2506">
      <w:pPr>
        <w:pStyle w:val="af"/>
        <w:numPr>
          <w:ilvl w:val="0"/>
          <w:numId w:val="75"/>
        </w:numPr>
        <w:ind w:firstLineChars="0"/>
      </w:pPr>
      <w:r>
        <w:rPr>
          <w:rFonts w:hint="eastAsia"/>
        </w:rPr>
        <w:t>该设备的</w:t>
      </w:r>
      <w:r>
        <w:rPr>
          <w:rFonts w:hint="eastAsia"/>
        </w:rPr>
        <w:t>iohgatp.PPN</w:t>
      </w:r>
      <w:r>
        <w:rPr>
          <w:rFonts w:hint="eastAsia"/>
        </w:rPr>
        <w:t>指向</w:t>
      </w:r>
      <w:r>
        <w:rPr>
          <w:rFonts w:hint="eastAsia"/>
        </w:rPr>
        <w:t>VMM</w:t>
      </w:r>
      <w:r>
        <w:rPr>
          <w:rFonts w:hint="eastAsia"/>
        </w:rPr>
        <w:t>为该</w:t>
      </w:r>
      <w:r>
        <w:rPr>
          <w:rFonts w:hint="eastAsia"/>
        </w:rPr>
        <w:t>VM</w:t>
      </w:r>
      <w:r>
        <w:rPr>
          <w:rFonts w:hint="eastAsia"/>
        </w:rPr>
        <w:t>分配的</w:t>
      </w:r>
      <w:r>
        <w:rPr>
          <w:rFonts w:hint="eastAsia"/>
        </w:rPr>
        <w:t>VA</w:t>
      </w:r>
      <w:r>
        <w:rPr>
          <w:rFonts w:hint="eastAsia"/>
        </w:rPr>
        <w:t>空间的页表。</w:t>
      </w:r>
    </w:p>
    <w:p w14:paraId="41ECC4CA" w14:textId="3B0FA34F" w:rsidR="00BB2506" w:rsidRDefault="00BB2506" w:rsidP="00BB2506">
      <w:pPr>
        <w:pStyle w:val="af"/>
        <w:numPr>
          <w:ilvl w:val="0"/>
          <w:numId w:val="75"/>
        </w:numPr>
        <w:ind w:firstLineChars="0"/>
      </w:pPr>
      <w:r>
        <w:rPr>
          <w:rFonts w:hint="eastAsia"/>
        </w:rPr>
        <w:t>该设备的</w:t>
      </w:r>
      <w:r>
        <w:rPr>
          <w:rFonts w:hint="eastAsia"/>
        </w:rPr>
        <w:t>tc.PDTV == 0</w:t>
      </w:r>
      <w:r>
        <w:rPr>
          <w:rFonts w:hint="eastAsia"/>
        </w:rPr>
        <w:t>，或（</w:t>
      </w:r>
      <w:r>
        <w:rPr>
          <w:rFonts w:hint="eastAsia"/>
        </w:rPr>
        <w:t xml:space="preserve">tc.PDTV == </w:t>
      </w:r>
      <w:del w:id="2186" w:author="Shuqing Li (李树青)" w:date="2026-04-26T18:32:00Z">
        <w:r w:rsidDel="008E6374">
          <w:rPr>
            <w:rFonts w:hint="eastAsia"/>
          </w:rPr>
          <w:delText>0</w:delText>
        </w:r>
      </w:del>
      <w:ins w:id="2187" w:author="Shuqing Li (李树青)" w:date="2026-04-26T18:32:00Z">
        <w:r w:rsidR="008E6374">
          <w:rPr>
            <w:rFonts w:hint="eastAsia"/>
          </w:rPr>
          <w:t>1</w:t>
        </w:r>
      </w:ins>
      <w:r>
        <w:rPr>
          <w:rFonts w:hint="eastAsia"/>
        </w:rPr>
        <w:t>且</w:t>
      </w:r>
      <w:r>
        <w:rPr>
          <w:rFonts w:hint="eastAsia"/>
        </w:rPr>
        <w:t>DPE == 1</w:t>
      </w:r>
      <w:r>
        <w:rPr>
          <w:rFonts w:hint="eastAsia"/>
        </w:rPr>
        <w:t>）。如果</w:t>
      </w:r>
      <w:r>
        <w:rPr>
          <w:rFonts w:hint="eastAsia"/>
        </w:rPr>
        <w:t>tc.PDTP == 0</w:t>
      </w:r>
      <w:r>
        <w:rPr>
          <w:rFonts w:hint="eastAsia"/>
        </w:rPr>
        <w:t>，则</w:t>
      </w:r>
      <w:r w:rsidRPr="00952AA7">
        <w:t>iosatp</w:t>
      </w:r>
      <w:r>
        <w:rPr>
          <w:rFonts w:hint="eastAsia"/>
        </w:rPr>
        <w:t>.PPN</w:t>
      </w:r>
      <w:r>
        <w:rPr>
          <w:rFonts w:hint="eastAsia"/>
        </w:rPr>
        <w:t>指向</w:t>
      </w:r>
      <w:r w:rsidR="00CD4365">
        <w:rPr>
          <w:rFonts w:hint="eastAsia"/>
        </w:rPr>
        <w:t>Guest OS</w:t>
      </w:r>
      <w:r w:rsidR="00CD4365">
        <w:rPr>
          <w:rFonts w:hint="eastAsia"/>
        </w:rPr>
        <w:t>为这片</w:t>
      </w:r>
      <w:r>
        <w:rPr>
          <w:rFonts w:hint="eastAsia"/>
        </w:rPr>
        <w:t>虚拟空间</w:t>
      </w:r>
      <w:r w:rsidR="00CD4365">
        <w:rPr>
          <w:rFonts w:hint="eastAsia"/>
        </w:rPr>
        <w:t>创建</w:t>
      </w:r>
      <w:r>
        <w:rPr>
          <w:rFonts w:hint="eastAsia"/>
        </w:rPr>
        <w:t>的页表；如果（</w:t>
      </w:r>
      <w:r>
        <w:rPr>
          <w:rFonts w:hint="eastAsia"/>
        </w:rPr>
        <w:t xml:space="preserve">tc.PDTV == </w:t>
      </w:r>
      <w:del w:id="2188" w:author="Shuqing Li (李树青)" w:date="2026-04-26T18:33:00Z">
        <w:r w:rsidDel="008E6374">
          <w:rPr>
            <w:rFonts w:hint="eastAsia"/>
          </w:rPr>
          <w:delText>0</w:delText>
        </w:r>
      </w:del>
      <w:ins w:id="2189" w:author="Shuqing Li (李树青)" w:date="2026-04-26T18:33:00Z">
        <w:r w:rsidR="008E6374">
          <w:rPr>
            <w:rFonts w:hint="eastAsia"/>
          </w:rPr>
          <w:t>1</w:t>
        </w:r>
      </w:ins>
      <w:r>
        <w:rPr>
          <w:rFonts w:hint="eastAsia"/>
        </w:rPr>
        <w:t>且</w:t>
      </w:r>
      <w:r>
        <w:rPr>
          <w:rFonts w:hint="eastAsia"/>
        </w:rPr>
        <w:t>DPE == 1</w:t>
      </w:r>
      <w:r>
        <w:rPr>
          <w:rFonts w:hint="eastAsia"/>
        </w:rPr>
        <w:t>），则根据协议，</w:t>
      </w:r>
      <w:r w:rsidR="00CD4365">
        <w:rPr>
          <w:rFonts w:hint="eastAsia"/>
        </w:rPr>
        <w:t>Guest OS</w:t>
      </w:r>
      <w:r>
        <w:rPr>
          <w:rFonts w:hint="eastAsia"/>
        </w:rPr>
        <w:t>构建</w:t>
      </w:r>
      <w:r>
        <w:rPr>
          <w:rFonts w:hint="eastAsia"/>
        </w:rPr>
        <w:t>PDT</w:t>
      </w:r>
      <w:r>
        <w:rPr>
          <w:rFonts w:hint="eastAsia"/>
        </w:rPr>
        <w:t>，并将对应的</w:t>
      </w:r>
      <w:r>
        <w:rPr>
          <w:rFonts w:hint="eastAsia"/>
        </w:rPr>
        <w:t>PC</w:t>
      </w:r>
      <w:r>
        <w:rPr>
          <w:rFonts w:hint="eastAsia"/>
        </w:rPr>
        <w:t>的</w:t>
      </w:r>
      <w:r>
        <w:rPr>
          <w:rFonts w:hint="eastAsia"/>
        </w:rPr>
        <w:t>fsc.PPN</w:t>
      </w:r>
      <w:r>
        <w:rPr>
          <w:rFonts w:hint="eastAsia"/>
        </w:rPr>
        <w:t>指向该虚拟空间页表。</w:t>
      </w:r>
    </w:p>
    <w:p w14:paraId="5ADD6610" w14:textId="3346491C" w:rsidR="00434F87" w:rsidRDefault="00BB2506" w:rsidP="00BB2506">
      <w:pPr>
        <w:pStyle w:val="af"/>
        <w:numPr>
          <w:ilvl w:val="0"/>
          <w:numId w:val="75"/>
        </w:numPr>
        <w:ind w:firstLineChars="0"/>
      </w:pPr>
      <w:r>
        <w:rPr>
          <w:rFonts w:hint="eastAsia"/>
        </w:rPr>
        <w:t>设备发送的是普通的</w:t>
      </w:r>
      <w:r>
        <w:rPr>
          <w:rFonts w:hint="eastAsia"/>
        </w:rPr>
        <w:t>TLP</w:t>
      </w:r>
      <w:r>
        <w:rPr>
          <w:rFonts w:hint="eastAsia"/>
        </w:rPr>
        <w:t>包，不带</w:t>
      </w:r>
      <w:r>
        <w:rPr>
          <w:rFonts w:hint="eastAsia"/>
        </w:rPr>
        <w:t>PASID</w:t>
      </w:r>
      <w:r>
        <w:rPr>
          <w:rFonts w:hint="eastAsia"/>
        </w:rPr>
        <w:t>。</w:t>
      </w:r>
    </w:p>
    <w:p w14:paraId="6565CAE2" w14:textId="622A023B" w:rsidR="004B05A3" w:rsidRDefault="00885B7A" w:rsidP="004B05A3">
      <w:pPr>
        <w:keepNext/>
        <w:jc w:val="center"/>
      </w:pPr>
      <w:r>
        <w:rPr>
          <w:rFonts w:hint="eastAsia"/>
        </w:rPr>
        <w:object w:dxaOrig="9098" w:dyaOrig="7609" w14:anchorId="240634FE">
          <v:shape id="_x0000_i1093" type="#_x0000_t75" style="width:342.75pt;height:285pt" o:ole="">
            <v:imagedata r:id="rId150" o:title=""/>
          </v:shape>
          <o:OLEObject Type="Embed" ProgID="Visio.Drawing.15" ShapeID="_x0000_i1093" DrawAspect="Content" ObjectID="_1839588142" r:id="rId151"/>
        </w:object>
      </w:r>
    </w:p>
    <w:p w14:paraId="01B732FF" w14:textId="7E32F453" w:rsidR="00991D88" w:rsidRDefault="004B05A3" w:rsidP="004B05A3">
      <w:pPr>
        <w:pStyle w:val="ac"/>
        <w:jc w:val="center"/>
      </w:pPr>
      <w:r>
        <w:rPr>
          <w:rFonts w:hint="eastAsia"/>
        </w:rPr>
        <w:t>图</w:t>
      </w:r>
      <w:r>
        <w:rPr>
          <w:rFonts w:hint="eastAsia"/>
        </w:rPr>
        <w:t xml:space="preserve"> </w:t>
      </w:r>
      <w:ins w:id="2190"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6</w:t>
      </w:r>
      <w:ins w:id="2191"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5</w:t>
      </w:r>
      <w:ins w:id="2192" w:author="Shuqing Li (李树青)" w:date="2026-04-23T09:02:00Z">
        <w:r w:rsidR="000075A0">
          <w:fldChar w:fldCharType="end"/>
        </w:r>
      </w:ins>
      <w:del w:id="2193"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del>
      <w:r>
        <w:rPr>
          <w:rFonts w:hint="eastAsia"/>
        </w:rPr>
        <w:t xml:space="preserve"> </w:t>
      </w:r>
      <w:r w:rsidRPr="00BC3284">
        <w:rPr>
          <w:rFonts w:hint="eastAsia"/>
        </w:rPr>
        <w:t>设备</w:t>
      </w:r>
      <w:r w:rsidRPr="00BC3284">
        <w:rPr>
          <w:rFonts w:hint="eastAsia"/>
        </w:rPr>
        <w:t>DMA</w:t>
      </w:r>
      <w:r w:rsidRPr="00BC3284">
        <w:rPr>
          <w:rFonts w:hint="eastAsia"/>
        </w:rPr>
        <w:t>到</w:t>
      </w:r>
      <w:r w:rsidRPr="00BC3284">
        <w:rPr>
          <w:rFonts w:hint="eastAsia"/>
        </w:rPr>
        <w:t>Guest</w:t>
      </w:r>
      <w:r w:rsidRPr="00BC3284">
        <w:rPr>
          <w:rFonts w:hint="eastAsia"/>
        </w:rPr>
        <w:t>非进程空间的</w:t>
      </w:r>
      <w:r w:rsidRPr="00BC3284">
        <w:rPr>
          <w:rFonts w:hint="eastAsia"/>
        </w:rPr>
        <w:t>VA</w:t>
      </w:r>
    </w:p>
    <w:p w14:paraId="14870B16" w14:textId="33E98DF0" w:rsidR="00434F87" w:rsidRDefault="00434F87" w:rsidP="00434F87">
      <w:pPr>
        <w:pStyle w:val="3"/>
      </w:pPr>
      <w:bookmarkStart w:id="2194" w:name="_Toc228214097"/>
      <w:r>
        <w:rPr>
          <w:rFonts w:hint="eastAsia"/>
        </w:rPr>
        <w:t>设备</w:t>
      </w:r>
      <w:r>
        <w:rPr>
          <w:rFonts w:hint="eastAsia"/>
        </w:rPr>
        <w:t>DMA</w:t>
      </w:r>
      <w:r>
        <w:rPr>
          <w:rFonts w:hint="eastAsia"/>
        </w:rPr>
        <w:t>到</w:t>
      </w:r>
      <w:r>
        <w:rPr>
          <w:rFonts w:hint="eastAsia"/>
        </w:rPr>
        <w:t>Guest</w:t>
      </w:r>
      <w:r>
        <w:rPr>
          <w:rFonts w:hint="eastAsia"/>
        </w:rPr>
        <w:t>进程空间的</w:t>
      </w:r>
      <w:r>
        <w:rPr>
          <w:rFonts w:hint="eastAsia"/>
        </w:rPr>
        <w:t>VA</w:t>
      </w:r>
      <w:bookmarkEnd w:id="2194"/>
    </w:p>
    <w:p w14:paraId="19A1335D" w14:textId="6D69E7E6" w:rsidR="008E7FD4" w:rsidRDefault="008E7FD4" w:rsidP="008E7FD4">
      <w:pPr>
        <w:ind w:firstLineChars="200" w:firstLine="420"/>
      </w:pPr>
      <w:r>
        <w:rPr>
          <w:rFonts w:hint="eastAsia"/>
        </w:rPr>
        <w:t>设备使用</w:t>
      </w:r>
      <w:r>
        <w:rPr>
          <w:rFonts w:hint="eastAsia"/>
        </w:rPr>
        <w:t>Guest</w:t>
      </w:r>
      <w:r>
        <w:rPr>
          <w:rFonts w:hint="eastAsia"/>
        </w:rPr>
        <w:t>进程空间</w:t>
      </w:r>
      <w:r>
        <w:rPr>
          <w:rFonts w:hint="eastAsia"/>
        </w:rPr>
        <w:t>VA</w:t>
      </w:r>
      <w:r>
        <w:rPr>
          <w:rFonts w:hint="eastAsia"/>
        </w:rPr>
        <w:t>地址作为</w:t>
      </w:r>
      <w:r>
        <w:rPr>
          <w:rFonts w:hint="eastAsia"/>
        </w:rPr>
        <w:t>DMA</w:t>
      </w:r>
      <w:r>
        <w:rPr>
          <w:rFonts w:hint="eastAsia"/>
        </w:rPr>
        <w:t>地址主要发生在以下场景：</w:t>
      </w:r>
    </w:p>
    <w:p w14:paraId="583C4682" w14:textId="08C58C0E" w:rsidR="008E7FD4" w:rsidRDefault="002A3CD8" w:rsidP="008E7FD4">
      <w:pPr>
        <w:pStyle w:val="af"/>
        <w:numPr>
          <w:ilvl w:val="0"/>
          <w:numId w:val="75"/>
        </w:numPr>
        <w:ind w:firstLineChars="0"/>
      </w:pPr>
      <w:r>
        <w:rPr>
          <w:rFonts w:hint="eastAsia"/>
        </w:rPr>
        <w:t>Guest OS</w:t>
      </w:r>
      <w:r>
        <w:rPr>
          <w:rFonts w:hint="eastAsia"/>
        </w:rPr>
        <w:t>中的用户进程向设备直接下发</w:t>
      </w:r>
      <w:r>
        <w:rPr>
          <w:rFonts w:hint="eastAsia"/>
        </w:rPr>
        <w:t>DMA</w:t>
      </w:r>
      <w:r>
        <w:rPr>
          <w:rFonts w:hint="eastAsia"/>
        </w:rPr>
        <w:t>任务，并将进程</w:t>
      </w:r>
      <w:r>
        <w:rPr>
          <w:rFonts w:hint="eastAsia"/>
        </w:rPr>
        <w:t>ID</w:t>
      </w:r>
      <w:r>
        <w:rPr>
          <w:rFonts w:hint="eastAsia"/>
        </w:rPr>
        <w:t>下发给设备、进程空间的地址作为</w:t>
      </w:r>
      <w:r>
        <w:rPr>
          <w:rFonts w:hint="eastAsia"/>
        </w:rPr>
        <w:t>DMA</w:t>
      </w:r>
      <w:r>
        <w:rPr>
          <w:rFonts w:hint="eastAsia"/>
        </w:rPr>
        <w:t>地址。</w:t>
      </w:r>
    </w:p>
    <w:p w14:paraId="1B69CD42" w14:textId="77777777" w:rsidR="008E7FD4" w:rsidRDefault="008E7FD4" w:rsidP="008E7FD4">
      <w:pPr>
        <w:ind w:firstLineChars="200" w:firstLine="420"/>
      </w:pPr>
      <w:r>
        <w:rPr>
          <w:rFonts w:hint="eastAsia"/>
        </w:rPr>
        <w:t>该场景下的典型环境配置如下图所示：</w:t>
      </w:r>
    </w:p>
    <w:p w14:paraId="44F42342" w14:textId="77777777" w:rsidR="008E7FD4" w:rsidRDefault="008E7FD4" w:rsidP="008E7FD4">
      <w:pPr>
        <w:pStyle w:val="af"/>
        <w:numPr>
          <w:ilvl w:val="0"/>
          <w:numId w:val="75"/>
        </w:numPr>
        <w:ind w:firstLineChars="0"/>
      </w:pPr>
      <w:r>
        <w:rPr>
          <w:rFonts w:hint="eastAsia"/>
        </w:rPr>
        <w:t>使用</w:t>
      </w:r>
      <w:r>
        <w:rPr>
          <w:rFonts w:hint="eastAsia"/>
        </w:rPr>
        <w:t>IOMMU</w:t>
      </w:r>
      <w:r>
        <w:rPr>
          <w:rFonts w:hint="eastAsia"/>
        </w:rPr>
        <w:t>两级转换；</w:t>
      </w:r>
    </w:p>
    <w:p w14:paraId="64F9835A" w14:textId="1124F77C" w:rsidR="008E7FD4" w:rsidRDefault="008E7FD4" w:rsidP="008E7FD4">
      <w:pPr>
        <w:pStyle w:val="af"/>
        <w:numPr>
          <w:ilvl w:val="0"/>
          <w:numId w:val="75"/>
        </w:numPr>
        <w:ind w:firstLineChars="0"/>
      </w:pPr>
      <w:r>
        <w:rPr>
          <w:rFonts w:hint="eastAsia"/>
        </w:rPr>
        <w:t>典型环境下，</w:t>
      </w:r>
      <w:r w:rsidR="00CC7B55">
        <w:rPr>
          <w:rFonts w:hint="eastAsia"/>
        </w:rPr>
        <w:t>Guest</w:t>
      </w:r>
      <w:r w:rsidR="00E63C05">
        <w:rPr>
          <w:rFonts w:hint="eastAsia"/>
        </w:rPr>
        <w:t xml:space="preserve"> OS</w:t>
      </w:r>
      <w:r w:rsidR="00E63C05">
        <w:rPr>
          <w:rFonts w:hint="eastAsia"/>
        </w:rPr>
        <w:t>运行一个或多个用户进程，每个进程拥有独立的进程空间。用户进程可以以进程空间的</w:t>
      </w:r>
      <w:r w:rsidR="00CC7B55">
        <w:rPr>
          <w:rFonts w:hint="eastAsia"/>
        </w:rPr>
        <w:t>G</w:t>
      </w:r>
      <w:r w:rsidR="00E63C05">
        <w:rPr>
          <w:rFonts w:hint="eastAsia"/>
        </w:rPr>
        <w:t>VA</w:t>
      </w:r>
      <w:r w:rsidR="00E63C05">
        <w:rPr>
          <w:rFonts w:hint="eastAsia"/>
        </w:rPr>
        <w:t>地址向设备下发</w:t>
      </w:r>
      <w:r w:rsidR="00E63C05">
        <w:rPr>
          <w:rFonts w:hint="eastAsia"/>
        </w:rPr>
        <w:t>DMA</w:t>
      </w:r>
      <w:r w:rsidR="00E63C05">
        <w:rPr>
          <w:rFonts w:hint="eastAsia"/>
        </w:rPr>
        <w:t>任务，并且设备知道每一个</w:t>
      </w:r>
      <w:r w:rsidR="00E63C05">
        <w:rPr>
          <w:rFonts w:hint="eastAsia"/>
        </w:rPr>
        <w:lastRenderedPageBreak/>
        <w:t>DMA</w:t>
      </w:r>
      <w:r w:rsidR="00E63C05">
        <w:rPr>
          <w:rFonts w:hint="eastAsia"/>
        </w:rPr>
        <w:t>任务归属的进程</w:t>
      </w:r>
      <w:r w:rsidR="00E63C05">
        <w:rPr>
          <w:rFonts w:hint="eastAsia"/>
        </w:rPr>
        <w:t>ID</w:t>
      </w:r>
      <w:r w:rsidR="00E63C05">
        <w:rPr>
          <w:rFonts w:hint="eastAsia"/>
        </w:rPr>
        <w:t>。进程空间中的某一段地址被映射</w:t>
      </w:r>
      <w:r w:rsidR="00CC7B55">
        <w:rPr>
          <w:rFonts w:hint="eastAsia"/>
        </w:rPr>
        <w:t>GPA</w:t>
      </w:r>
      <w:r w:rsidR="00E63C05">
        <w:rPr>
          <w:rFonts w:hint="eastAsia"/>
        </w:rPr>
        <w:t>地址，典型场景下，该</w:t>
      </w:r>
      <w:r w:rsidR="00CC7B55">
        <w:rPr>
          <w:rFonts w:hint="eastAsia"/>
        </w:rPr>
        <w:t>G</w:t>
      </w:r>
      <w:r w:rsidR="00E63C05">
        <w:rPr>
          <w:rFonts w:hint="eastAsia"/>
        </w:rPr>
        <w:t>VA</w:t>
      </w:r>
      <w:r w:rsidR="00E63C05">
        <w:rPr>
          <w:rFonts w:hint="eastAsia"/>
        </w:rPr>
        <w:t>地址连续，且映射关系固定。但软件无法保证</w:t>
      </w:r>
      <w:r w:rsidR="00E63C05">
        <w:rPr>
          <w:rFonts w:hint="eastAsia"/>
        </w:rPr>
        <w:t>VA</w:t>
      </w:r>
      <w:r w:rsidR="00E63C05">
        <w:rPr>
          <w:rFonts w:hint="eastAsia"/>
        </w:rPr>
        <w:t>地址一定连续。此外，设备如果不支持</w:t>
      </w:r>
      <w:r w:rsidR="00E63C05">
        <w:rPr>
          <w:rFonts w:hint="eastAsia"/>
        </w:rPr>
        <w:t>PRI</w:t>
      </w:r>
      <w:r w:rsidR="00E63C05">
        <w:rPr>
          <w:rFonts w:hint="eastAsia"/>
        </w:rPr>
        <w:t>，则被</w:t>
      </w:r>
      <w:r w:rsidR="00CC7B55">
        <w:rPr>
          <w:rFonts w:hint="eastAsia"/>
        </w:rPr>
        <w:t>G</w:t>
      </w:r>
      <w:r w:rsidR="00E63C05">
        <w:rPr>
          <w:rFonts w:hint="eastAsia"/>
        </w:rPr>
        <w:t>VA</w:t>
      </w:r>
      <w:r w:rsidR="00E63C05">
        <w:rPr>
          <w:rFonts w:hint="eastAsia"/>
        </w:rPr>
        <w:t>映射的物理地址会被</w:t>
      </w:r>
      <w:r w:rsidR="00CC7B55">
        <w:rPr>
          <w:rFonts w:hint="eastAsia"/>
        </w:rPr>
        <w:t>Guest</w:t>
      </w:r>
      <w:r w:rsidR="00E63C05">
        <w:rPr>
          <w:rFonts w:hint="eastAsia"/>
        </w:rPr>
        <w:t xml:space="preserve"> OS Pin</w:t>
      </w:r>
      <w:r w:rsidR="00E63C05">
        <w:rPr>
          <w:rFonts w:hint="eastAsia"/>
        </w:rPr>
        <w:t>住；但如果设备支持</w:t>
      </w:r>
      <w:r w:rsidR="00E63C05">
        <w:rPr>
          <w:rFonts w:hint="eastAsia"/>
        </w:rPr>
        <w:t>PRI</w:t>
      </w:r>
      <w:r w:rsidR="00E63C05">
        <w:rPr>
          <w:rFonts w:hint="eastAsia"/>
        </w:rPr>
        <w:t>，则被</w:t>
      </w:r>
      <w:r w:rsidR="00CC7B55">
        <w:rPr>
          <w:rFonts w:hint="eastAsia"/>
        </w:rPr>
        <w:t>G</w:t>
      </w:r>
      <w:r w:rsidR="00E63C05">
        <w:rPr>
          <w:rFonts w:hint="eastAsia"/>
        </w:rPr>
        <w:t>VA</w:t>
      </w:r>
      <w:r w:rsidR="00E63C05">
        <w:rPr>
          <w:rFonts w:hint="eastAsia"/>
        </w:rPr>
        <w:t>映射的</w:t>
      </w:r>
      <w:r w:rsidR="00CC7B55">
        <w:rPr>
          <w:rFonts w:hint="eastAsia"/>
        </w:rPr>
        <w:t>GPA</w:t>
      </w:r>
      <w:r w:rsidR="00E63C05">
        <w:rPr>
          <w:rFonts w:hint="eastAsia"/>
        </w:rPr>
        <w:t>地址可能被</w:t>
      </w:r>
      <w:r w:rsidR="00CC7B55">
        <w:rPr>
          <w:rFonts w:hint="eastAsia"/>
        </w:rPr>
        <w:t>Guest OS</w:t>
      </w:r>
      <w:r w:rsidR="00E63C05">
        <w:rPr>
          <w:rFonts w:hint="eastAsia"/>
        </w:rPr>
        <w:t>交换出去。</w:t>
      </w:r>
    </w:p>
    <w:p w14:paraId="5330EE82" w14:textId="77777777" w:rsidR="008E7FD4" w:rsidRDefault="008E7FD4" w:rsidP="008E7FD4">
      <w:pPr>
        <w:pStyle w:val="af"/>
        <w:numPr>
          <w:ilvl w:val="0"/>
          <w:numId w:val="75"/>
        </w:numPr>
        <w:ind w:firstLineChars="0"/>
      </w:pPr>
      <w:r>
        <w:rPr>
          <w:rFonts w:hint="eastAsia"/>
        </w:rPr>
        <w:t>VMM</w:t>
      </w:r>
      <w:r>
        <w:rPr>
          <w:rFonts w:hint="eastAsia"/>
        </w:rPr>
        <w:t>将一段</w:t>
      </w:r>
      <w:r>
        <w:rPr>
          <w:rFonts w:hint="eastAsia"/>
        </w:rPr>
        <w:t>SPA</w:t>
      </w:r>
      <w:r>
        <w:rPr>
          <w:rFonts w:hint="eastAsia"/>
        </w:rPr>
        <w:t>地址分配给</w:t>
      </w:r>
      <w:r>
        <w:rPr>
          <w:rFonts w:hint="eastAsia"/>
        </w:rPr>
        <w:t>VM</w:t>
      </w:r>
      <w:r>
        <w:rPr>
          <w:rFonts w:hint="eastAsia"/>
        </w:rPr>
        <w:t>，并建立映射表。正常场景下，在</w:t>
      </w:r>
      <w:r>
        <w:rPr>
          <w:rFonts w:hint="eastAsia"/>
        </w:rPr>
        <w:t>VM</w:t>
      </w:r>
      <w:r>
        <w:rPr>
          <w:rFonts w:hint="eastAsia"/>
        </w:rPr>
        <w:t>关闭前，无论该</w:t>
      </w:r>
      <w:r>
        <w:rPr>
          <w:rFonts w:hint="eastAsia"/>
        </w:rPr>
        <w:t>VM</w:t>
      </w:r>
      <w:r>
        <w:rPr>
          <w:rFonts w:hint="eastAsia"/>
        </w:rPr>
        <w:t>是否在</w:t>
      </w:r>
      <w:r>
        <w:rPr>
          <w:rFonts w:hint="eastAsia"/>
        </w:rPr>
        <w:t>A</w:t>
      </w:r>
      <w:r>
        <w:rPr>
          <w:rFonts w:hint="eastAsia"/>
        </w:rPr>
        <w:t>核中运行，该内存不会被回收。异常场景待定。</w:t>
      </w:r>
    </w:p>
    <w:p w14:paraId="46679305" w14:textId="77777777" w:rsidR="008E7FD4" w:rsidRDefault="008E7FD4" w:rsidP="008E7FD4">
      <w:pPr>
        <w:pStyle w:val="af"/>
        <w:numPr>
          <w:ilvl w:val="0"/>
          <w:numId w:val="75"/>
        </w:numPr>
        <w:ind w:firstLineChars="0"/>
      </w:pPr>
      <w:r>
        <w:rPr>
          <w:rFonts w:hint="eastAsia"/>
        </w:rPr>
        <w:t>典型环境下，</w:t>
      </w:r>
      <w:r>
        <w:rPr>
          <w:rFonts w:hint="eastAsia"/>
        </w:rPr>
        <w:t>GPA</w:t>
      </w:r>
      <w:r>
        <w:rPr>
          <w:rFonts w:hint="eastAsia"/>
        </w:rPr>
        <w:t>在</w:t>
      </w:r>
      <w:r>
        <w:rPr>
          <w:rFonts w:hint="eastAsia"/>
        </w:rPr>
        <w:t>SPA</w:t>
      </w:r>
      <w:r>
        <w:rPr>
          <w:rFonts w:hint="eastAsia"/>
        </w:rPr>
        <w:t>地址上应该被认为是离散的。</w:t>
      </w:r>
    </w:p>
    <w:p w14:paraId="0E7FF9EA" w14:textId="77777777" w:rsidR="008E7FD4" w:rsidRDefault="008E7FD4" w:rsidP="008E7FD4">
      <w:pPr>
        <w:pStyle w:val="af"/>
        <w:numPr>
          <w:ilvl w:val="0"/>
          <w:numId w:val="75"/>
        </w:numPr>
        <w:ind w:firstLineChars="0"/>
      </w:pPr>
      <w:r>
        <w:rPr>
          <w:rFonts w:hint="eastAsia"/>
        </w:rPr>
        <w:t>该设备的</w:t>
      </w:r>
      <w:r>
        <w:rPr>
          <w:rFonts w:hint="eastAsia"/>
        </w:rPr>
        <w:t>iohgatp.PPN</w:t>
      </w:r>
      <w:r>
        <w:rPr>
          <w:rFonts w:hint="eastAsia"/>
        </w:rPr>
        <w:t>指向</w:t>
      </w:r>
      <w:r>
        <w:rPr>
          <w:rFonts w:hint="eastAsia"/>
        </w:rPr>
        <w:t>VMM</w:t>
      </w:r>
      <w:r>
        <w:rPr>
          <w:rFonts w:hint="eastAsia"/>
        </w:rPr>
        <w:t>为该</w:t>
      </w:r>
      <w:r>
        <w:rPr>
          <w:rFonts w:hint="eastAsia"/>
        </w:rPr>
        <w:t>VM</w:t>
      </w:r>
      <w:r>
        <w:rPr>
          <w:rFonts w:hint="eastAsia"/>
        </w:rPr>
        <w:t>分配的</w:t>
      </w:r>
      <w:r>
        <w:rPr>
          <w:rFonts w:hint="eastAsia"/>
        </w:rPr>
        <w:t>VA</w:t>
      </w:r>
      <w:r>
        <w:rPr>
          <w:rFonts w:hint="eastAsia"/>
        </w:rPr>
        <w:t>空间的页表。</w:t>
      </w:r>
    </w:p>
    <w:p w14:paraId="5EA34A57" w14:textId="3AF66340" w:rsidR="008E7FD4" w:rsidRDefault="006E7BC8" w:rsidP="006E7BC8">
      <w:pPr>
        <w:pStyle w:val="af"/>
        <w:numPr>
          <w:ilvl w:val="0"/>
          <w:numId w:val="75"/>
        </w:numPr>
        <w:ind w:firstLineChars="0"/>
      </w:pPr>
      <w:r>
        <w:rPr>
          <w:rFonts w:hint="eastAsia"/>
        </w:rPr>
        <w:t>该设备的</w:t>
      </w:r>
      <w:r>
        <w:rPr>
          <w:rFonts w:hint="eastAsia"/>
        </w:rPr>
        <w:t>tc.PDTV == 1</w:t>
      </w:r>
      <w:r>
        <w:rPr>
          <w:rFonts w:hint="eastAsia"/>
        </w:rPr>
        <w:t>，</w:t>
      </w:r>
      <w:r>
        <w:rPr>
          <w:rFonts w:hint="eastAsia"/>
        </w:rPr>
        <w:t>Guest OS</w:t>
      </w:r>
      <w:r>
        <w:rPr>
          <w:rFonts w:hint="eastAsia"/>
        </w:rPr>
        <w:t>将构建</w:t>
      </w:r>
      <w:r>
        <w:rPr>
          <w:rFonts w:hint="eastAsia"/>
        </w:rPr>
        <w:t>PDT</w:t>
      </w:r>
      <w:r>
        <w:rPr>
          <w:rFonts w:hint="eastAsia"/>
        </w:rPr>
        <w:t>，并将每个进程的</w:t>
      </w:r>
      <w:r>
        <w:rPr>
          <w:rFonts w:hint="eastAsia"/>
        </w:rPr>
        <w:t>PC</w:t>
      </w:r>
      <w:r>
        <w:rPr>
          <w:rFonts w:hint="eastAsia"/>
        </w:rPr>
        <w:t>的</w:t>
      </w:r>
      <w:r>
        <w:rPr>
          <w:rFonts w:hint="eastAsia"/>
        </w:rPr>
        <w:t>fsc.PPN</w:t>
      </w:r>
      <w:r>
        <w:rPr>
          <w:rFonts w:hint="eastAsia"/>
        </w:rPr>
        <w:t>指向对应的虚拟空间页表。</w:t>
      </w:r>
    </w:p>
    <w:p w14:paraId="6132C516" w14:textId="6244B586" w:rsidR="000870D5" w:rsidRDefault="006E7BC8" w:rsidP="00170EFF">
      <w:pPr>
        <w:pStyle w:val="af"/>
        <w:numPr>
          <w:ilvl w:val="0"/>
          <w:numId w:val="75"/>
        </w:numPr>
        <w:ind w:firstLineChars="0"/>
      </w:pPr>
      <w:r>
        <w:rPr>
          <w:rFonts w:hint="eastAsia"/>
        </w:rPr>
        <w:t>设备发送通过发送</w:t>
      </w:r>
      <w:r>
        <w:rPr>
          <w:rFonts w:hint="eastAsia"/>
        </w:rPr>
        <w:t>PASID Prefix</w:t>
      </w:r>
      <w:r>
        <w:rPr>
          <w:rFonts w:hint="eastAsia"/>
        </w:rPr>
        <w:t>告知</w:t>
      </w:r>
      <w:r>
        <w:rPr>
          <w:rFonts w:hint="eastAsia"/>
        </w:rPr>
        <w:t>IOMMU</w:t>
      </w:r>
      <w:r>
        <w:rPr>
          <w:rFonts w:hint="eastAsia"/>
        </w:rPr>
        <w:t>进程</w:t>
      </w:r>
      <w:r>
        <w:rPr>
          <w:rFonts w:hint="eastAsia"/>
        </w:rPr>
        <w:t>ID</w:t>
      </w:r>
      <w:r>
        <w:rPr>
          <w:rFonts w:hint="eastAsia"/>
        </w:rPr>
        <w:t>。</w:t>
      </w:r>
    </w:p>
    <w:p w14:paraId="3E8C0872" w14:textId="77777777" w:rsidR="00E835A7" w:rsidRDefault="00E835A7" w:rsidP="00E835A7">
      <w:pPr>
        <w:keepNext/>
        <w:jc w:val="center"/>
      </w:pPr>
      <w:r>
        <w:rPr>
          <w:rFonts w:hint="eastAsia"/>
        </w:rPr>
        <w:object w:dxaOrig="8953" w:dyaOrig="7873" w14:anchorId="07FB7420">
          <v:shape id="_x0000_i1094" type="#_x0000_t75" style="width:356.25pt;height:312.75pt" o:ole="">
            <v:imagedata r:id="rId152" o:title=""/>
          </v:shape>
          <o:OLEObject Type="Embed" ProgID="Visio.Drawing.15" ShapeID="_x0000_i1094" DrawAspect="Content" ObjectID="_1839588143" r:id="rId153"/>
        </w:object>
      </w:r>
    </w:p>
    <w:p w14:paraId="47E5BCE2" w14:textId="453878B3" w:rsidR="000870D5" w:rsidRDefault="00E835A7" w:rsidP="006571D6">
      <w:pPr>
        <w:pStyle w:val="ac"/>
        <w:jc w:val="center"/>
        <w:rPr>
          <w:ins w:id="2195" w:author="Shuqing Li (李树青)" w:date="2026-04-23T08:46:00Z"/>
        </w:rPr>
      </w:pPr>
      <w:r>
        <w:rPr>
          <w:rFonts w:hint="eastAsia"/>
        </w:rPr>
        <w:t>图</w:t>
      </w:r>
      <w:r>
        <w:rPr>
          <w:rFonts w:hint="eastAsia"/>
        </w:rPr>
        <w:t xml:space="preserve"> </w:t>
      </w:r>
      <w:ins w:id="2196"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43788C">
        <w:rPr>
          <w:noProof/>
        </w:rPr>
        <w:t>6</w:t>
      </w:r>
      <w:ins w:id="2197"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r w:rsidR="0043788C">
        <w:rPr>
          <w:noProof/>
        </w:rPr>
        <w:t>6</w:t>
      </w:r>
      <w:ins w:id="2198" w:author="Shuqing Li (李树青)" w:date="2026-04-23T09:02:00Z">
        <w:r w:rsidR="000075A0">
          <w:fldChar w:fldCharType="end"/>
        </w:r>
      </w:ins>
      <w:del w:id="2199"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6</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6</w:delText>
        </w:r>
        <w:r w:rsidDel="000075A0">
          <w:fldChar w:fldCharType="end"/>
        </w:r>
      </w:del>
      <w:r>
        <w:rPr>
          <w:rFonts w:hint="eastAsia"/>
        </w:rPr>
        <w:t xml:space="preserve"> </w:t>
      </w:r>
      <w:r w:rsidRPr="00C9379F">
        <w:rPr>
          <w:rFonts w:hint="eastAsia"/>
        </w:rPr>
        <w:t>设备</w:t>
      </w:r>
      <w:r w:rsidRPr="00C9379F">
        <w:rPr>
          <w:rFonts w:hint="eastAsia"/>
        </w:rPr>
        <w:t>DMA</w:t>
      </w:r>
      <w:r w:rsidRPr="00C9379F">
        <w:rPr>
          <w:rFonts w:hint="eastAsia"/>
        </w:rPr>
        <w:t>到</w:t>
      </w:r>
      <w:r w:rsidRPr="00C9379F">
        <w:rPr>
          <w:rFonts w:hint="eastAsia"/>
        </w:rPr>
        <w:t>Guest</w:t>
      </w:r>
      <w:r w:rsidRPr="00C9379F">
        <w:rPr>
          <w:rFonts w:hint="eastAsia"/>
        </w:rPr>
        <w:t>进程空间的</w:t>
      </w:r>
      <w:r w:rsidRPr="00C9379F">
        <w:rPr>
          <w:rFonts w:hint="eastAsia"/>
        </w:rPr>
        <w:t>VA</w:t>
      </w:r>
    </w:p>
    <w:p w14:paraId="2C77B494" w14:textId="5F603DF9" w:rsidR="009325FF" w:rsidRDefault="009325FF" w:rsidP="009325FF">
      <w:pPr>
        <w:pStyle w:val="3"/>
        <w:rPr>
          <w:ins w:id="2200" w:author="Shuqing Li (李树青)" w:date="2026-04-23T08:54:00Z"/>
        </w:rPr>
      </w:pPr>
      <w:bookmarkStart w:id="2201" w:name="_Toc228214098"/>
      <w:ins w:id="2202" w:author="Shuqing Li (李树青)" w:date="2026-04-23T08:50:00Z">
        <w:r>
          <w:rPr>
            <w:rFonts w:hint="eastAsia"/>
          </w:rPr>
          <w:t>IOMMU Passthrough</w:t>
        </w:r>
      </w:ins>
      <w:bookmarkEnd w:id="2201"/>
    </w:p>
    <w:p w14:paraId="20A41CFC" w14:textId="04D6FFA5" w:rsidR="009325FF" w:rsidRDefault="000075A0" w:rsidP="000075A0">
      <w:pPr>
        <w:ind w:firstLineChars="200" w:firstLine="420"/>
        <w:rPr>
          <w:ins w:id="2203" w:author="Shuqing Li (李树青)" w:date="2026-04-23T09:11:00Z"/>
        </w:rPr>
      </w:pPr>
      <w:ins w:id="2204" w:author="Shuqing Li (李树青)" w:date="2026-04-23T09:02:00Z">
        <w:r>
          <w:rPr>
            <w:rFonts w:hint="eastAsia"/>
          </w:rPr>
          <w:t>IOMMU Passthrough</w:t>
        </w:r>
      </w:ins>
      <w:ins w:id="2205" w:author="Shuqing Li (李树青)" w:date="2026-04-23T09:10:00Z">
        <w:r w:rsidR="00362E26">
          <w:rPr>
            <w:rFonts w:hint="eastAsia"/>
          </w:rPr>
          <w:t>模式</w:t>
        </w:r>
      </w:ins>
      <w:ins w:id="2206" w:author="Shuqing Li (李树青)" w:date="2026-04-23T09:11:00Z">
        <w:r w:rsidR="00362E26">
          <w:rPr>
            <w:rFonts w:hint="eastAsia"/>
          </w:rPr>
          <w:t>主要用于以下场景：</w:t>
        </w:r>
      </w:ins>
    </w:p>
    <w:p w14:paraId="756BB508" w14:textId="2371499E" w:rsidR="00362E26" w:rsidRDefault="00362E26" w:rsidP="00362E26">
      <w:pPr>
        <w:pStyle w:val="af"/>
        <w:numPr>
          <w:ilvl w:val="0"/>
          <w:numId w:val="121"/>
        </w:numPr>
        <w:ind w:firstLineChars="0"/>
        <w:rPr>
          <w:ins w:id="2207" w:author="Shuqing Li (李树青)" w:date="2026-04-23T09:14:00Z"/>
        </w:rPr>
      </w:pPr>
      <w:ins w:id="2208" w:author="Shuqing Li (李树青)" w:date="2026-04-23T09:12:00Z">
        <w:r>
          <w:rPr>
            <w:rFonts w:hint="eastAsia"/>
          </w:rPr>
          <w:t>在</w:t>
        </w:r>
        <w:r>
          <w:rPr>
            <w:rFonts w:hint="eastAsia"/>
          </w:rPr>
          <w:t>BIOS</w:t>
        </w:r>
        <w:r>
          <w:rPr>
            <w:rFonts w:hint="eastAsia"/>
          </w:rPr>
          <w:t>中设置关闭</w:t>
        </w:r>
        <w:r>
          <w:rPr>
            <w:rFonts w:hint="eastAsia"/>
          </w:rPr>
          <w:t>IOMMU</w:t>
        </w:r>
        <w:r>
          <w:rPr>
            <w:rFonts w:hint="eastAsia"/>
          </w:rPr>
          <w:t>。关闭后，</w:t>
        </w:r>
      </w:ins>
      <w:ins w:id="2209" w:author="Shuqing Li (李树青)" w:date="2026-04-23T09:13:00Z">
        <w:r>
          <w:rPr>
            <w:rFonts w:hint="eastAsia"/>
          </w:rPr>
          <w:t>IOMMU</w:t>
        </w:r>
        <w:r>
          <w:rPr>
            <w:rFonts w:hint="eastAsia"/>
          </w:rPr>
          <w:t>在</w:t>
        </w:r>
        <w:r>
          <w:rPr>
            <w:rFonts w:hint="eastAsia"/>
          </w:rPr>
          <w:t>OS</w:t>
        </w:r>
        <w:r>
          <w:rPr>
            <w:rFonts w:hint="eastAsia"/>
          </w:rPr>
          <w:t>中不再可见，</w:t>
        </w:r>
        <w:r>
          <w:rPr>
            <w:rFonts w:hint="eastAsia"/>
          </w:rPr>
          <w:t>OS</w:t>
        </w:r>
        <w:r>
          <w:rPr>
            <w:rFonts w:hint="eastAsia"/>
          </w:rPr>
          <w:t>不会加载</w:t>
        </w:r>
        <w:r>
          <w:rPr>
            <w:rFonts w:hint="eastAsia"/>
          </w:rPr>
          <w:t>IOMMU</w:t>
        </w:r>
        <w:r>
          <w:rPr>
            <w:rFonts w:hint="eastAsia"/>
          </w:rPr>
          <w:t>驱动对它进行配置</w:t>
        </w:r>
      </w:ins>
      <w:ins w:id="2210" w:author="Shuqing Li (李树青)" w:date="2026-04-23T09:15:00Z">
        <w:r>
          <w:rPr>
            <w:rFonts w:hint="eastAsia"/>
          </w:rPr>
          <w:t>，也不存在任何</w:t>
        </w:r>
        <w:r>
          <w:rPr>
            <w:rFonts w:hint="eastAsia"/>
          </w:rPr>
          <w:t>DDT/PDT/</w:t>
        </w:r>
        <w:r>
          <w:rPr>
            <w:rFonts w:hint="eastAsia"/>
          </w:rPr>
          <w:t>页表等数据</w:t>
        </w:r>
      </w:ins>
      <w:ins w:id="2211" w:author="Shuqing Li (李树青)" w:date="2026-04-23T09:16:00Z">
        <w:r>
          <w:rPr>
            <w:rFonts w:hint="eastAsia"/>
          </w:rPr>
          <w:t>结构。</w:t>
        </w:r>
      </w:ins>
    </w:p>
    <w:p w14:paraId="0A63DA84" w14:textId="74B4ED1E" w:rsidR="00362E26" w:rsidRDefault="00FC77F7" w:rsidP="00362E26">
      <w:pPr>
        <w:ind w:firstLineChars="200" w:firstLine="420"/>
        <w:rPr>
          <w:ins w:id="2212" w:author="Shuqing Li (李树青)" w:date="2026-04-23T09:14:00Z"/>
        </w:rPr>
      </w:pPr>
      <w:ins w:id="2213" w:author="Shuqing Li (李树青)" w:date="2026-04-23T09:20:00Z">
        <w:r>
          <w:rPr>
            <w:rFonts w:hint="eastAsia"/>
          </w:rPr>
          <w:t>该模式通过设置</w:t>
        </w:r>
      </w:ins>
      <w:ins w:id="2214" w:author="Shuqing Li (李树青)" w:date="2026-04-23T09:13:00Z">
        <w:r w:rsidR="00362E26">
          <w:rPr>
            <w:rFonts w:hint="eastAsia"/>
          </w:rPr>
          <w:t>IOMMU</w:t>
        </w:r>
      </w:ins>
      <w:ins w:id="2215" w:author="Shuqing Li (李树青)" w:date="2026-04-23T09:20:00Z">
        <w:r>
          <w:rPr>
            <w:rFonts w:hint="eastAsia"/>
          </w:rPr>
          <w:t xml:space="preserve"> ddtp</w:t>
        </w:r>
        <w:r>
          <w:rPr>
            <w:rFonts w:hint="eastAsia"/>
          </w:rPr>
          <w:t>寄存器中的</w:t>
        </w:r>
        <w:r>
          <w:rPr>
            <w:rFonts w:hint="eastAsia"/>
          </w:rPr>
          <w:t>iommu_mode</w:t>
        </w:r>
        <w:r>
          <w:rPr>
            <w:rFonts w:hint="eastAsia"/>
          </w:rPr>
          <w:t>字段为</w:t>
        </w:r>
        <w:r>
          <w:rPr>
            <w:rFonts w:hint="eastAsia"/>
          </w:rPr>
          <w:t>Bare</w:t>
        </w:r>
        <w:r>
          <w:rPr>
            <w:rFonts w:hint="eastAsia"/>
          </w:rPr>
          <w:t>来实现，该模式下</w:t>
        </w:r>
        <w:r>
          <w:rPr>
            <w:rFonts w:hint="eastAsia"/>
          </w:rPr>
          <w:t>IOMMU</w:t>
        </w:r>
        <w:r>
          <w:rPr>
            <w:rFonts w:hint="eastAsia"/>
          </w:rPr>
          <w:t>的功能是</w:t>
        </w:r>
      </w:ins>
      <w:ins w:id="2216" w:author="Shuqing Li (李树青)" w:date="2026-04-23T09:14:00Z">
        <w:r w:rsidR="00362E26">
          <w:rPr>
            <w:rFonts w:hint="eastAsia"/>
          </w:rPr>
          <w:t>：</w:t>
        </w:r>
      </w:ins>
    </w:p>
    <w:p w14:paraId="324D3A7E" w14:textId="42BDB57A" w:rsidR="00362E26" w:rsidRDefault="00362E26" w:rsidP="00362E26">
      <w:pPr>
        <w:pStyle w:val="af"/>
        <w:numPr>
          <w:ilvl w:val="0"/>
          <w:numId w:val="121"/>
        </w:numPr>
        <w:ind w:firstLineChars="0"/>
        <w:rPr>
          <w:ins w:id="2217" w:author="Shuqing Li (李树青)" w:date="2026-04-23T09:17:00Z"/>
        </w:rPr>
      </w:pPr>
      <w:ins w:id="2218" w:author="Shuqing Li (李树青)" w:date="2026-04-23T09:16:00Z">
        <w:r>
          <w:rPr>
            <w:rFonts w:hint="eastAsia"/>
          </w:rPr>
          <w:t>放行所有请求</w:t>
        </w:r>
      </w:ins>
    </w:p>
    <w:p w14:paraId="2AE91BDE" w14:textId="328CF3AA" w:rsidR="000C345B" w:rsidRDefault="000C345B">
      <w:pPr>
        <w:pStyle w:val="af"/>
        <w:numPr>
          <w:ilvl w:val="0"/>
          <w:numId w:val="121"/>
        </w:numPr>
        <w:ind w:firstLineChars="0"/>
        <w:rPr>
          <w:ins w:id="2219" w:author="Shuqing Li (李树青)" w:date="2026-04-23T09:01:00Z"/>
        </w:rPr>
        <w:pPrChange w:id="2220" w:author="Shuqing Li (李树青)" w:date="2026-04-23T09:14:00Z">
          <w:pPr/>
        </w:pPrChange>
      </w:pPr>
      <w:ins w:id="2221" w:author="Shuqing Li (李树青)" w:date="2026-04-23T09:17:00Z">
        <w:r>
          <w:rPr>
            <w:rFonts w:hint="eastAsia"/>
          </w:rPr>
          <w:t>不对地址做转换，不试图获取任何</w:t>
        </w:r>
        <w:r>
          <w:rPr>
            <w:rFonts w:hint="eastAsia"/>
          </w:rPr>
          <w:t>DC/PC</w:t>
        </w:r>
        <w:r>
          <w:rPr>
            <w:rFonts w:hint="eastAsia"/>
          </w:rPr>
          <w:t>等数据结构</w:t>
        </w:r>
      </w:ins>
    </w:p>
    <w:p w14:paraId="2206A9FE" w14:textId="77777777" w:rsidR="000075A0" w:rsidRDefault="000075A0">
      <w:pPr>
        <w:keepNext/>
        <w:jc w:val="center"/>
        <w:rPr>
          <w:ins w:id="2222" w:author="Shuqing Li (李树青)" w:date="2026-04-23T09:02:00Z"/>
        </w:rPr>
        <w:pPrChange w:id="2223" w:author="Shuqing Li (李树青)" w:date="2026-04-23T09:02:00Z">
          <w:pPr>
            <w:jc w:val="center"/>
          </w:pPr>
        </w:pPrChange>
      </w:pPr>
      <w:ins w:id="2224" w:author="Shuqing Li (李树青)" w:date="2026-04-23T09:01:00Z">
        <w:r>
          <w:rPr>
            <w:rFonts w:hint="eastAsia"/>
          </w:rPr>
          <w:object w:dxaOrig="5761" w:dyaOrig="4645" w14:anchorId="28196338">
            <v:shape id="_x0000_i1095" type="#_x0000_t75" style="width:271.5pt;height:219.75pt" o:ole="">
              <v:imagedata r:id="rId154" o:title=""/>
            </v:shape>
            <o:OLEObject Type="Embed" ProgID="Visio.Drawing.15" ShapeID="_x0000_i1095" DrawAspect="Content" ObjectID="_1839588144" r:id="rId155"/>
          </w:object>
        </w:r>
      </w:ins>
    </w:p>
    <w:p w14:paraId="26739897" w14:textId="09F83E51" w:rsidR="009325FF" w:rsidDel="00382F32" w:rsidRDefault="000075A0" w:rsidP="00E27F86">
      <w:pPr>
        <w:pStyle w:val="ac"/>
        <w:jc w:val="center"/>
        <w:rPr>
          <w:del w:id="2225" w:author="Shuqing Li (李树青)" w:date="2026-04-23T09:18:00Z"/>
        </w:rPr>
      </w:pPr>
      <w:bookmarkStart w:id="2226" w:name="_Toc228214099"/>
      <w:ins w:id="2227" w:author="Shuqing Li (李树青)" w:date="2026-04-23T09:02:00Z">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ins>
      <w:r>
        <w:fldChar w:fldCharType="separate"/>
      </w:r>
      <w:r w:rsidR="0043788C">
        <w:rPr>
          <w:noProof/>
        </w:rPr>
        <w:t>6</w:t>
      </w:r>
      <w:ins w:id="2228" w:author="Shuqing Li (李树青)" w:date="2026-04-23T09:02:00Z">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ins>
      <w:r>
        <w:fldChar w:fldCharType="separate"/>
      </w:r>
      <w:r w:rsidR="0043788C">
        <w:rPr>
          <w:noProof/>
        </w:rPr>
        <w:t>7</w:t>
      </w:r>
      <w:ins w:id="2229" w:author="Shuqing Li (李树青)" w:date="2026-04-23T09:02:00Z">
        <w:r>
          <w:fldChar w:fldCharType="end"/>
        </w:r>
        <w:r>
          <w:rPr>
            <w:rFonts w:hint="eastAsia"/>
          </w:rPr>
          <w:t xml:space="preserve"> IOMMU Passthrough</w:t>
        </w:r>
        <w:r>
          <w:rPr>
            <w:rFonts w:hint="eastAsia"/>
          </w:rPr>
          <w:t>模式</w:t>
        </w:r>
      </w:ins>
      <w:bookmarkEnd w:id="2226"/>
    </w:p>
    <w:p w14:paraId="075622DE" w14:textId="2DF138A6" w:rsidR="00382F32" w:rsidRPr="00382F32" w:rsidRDefault="00382F32">
      <w:pPr>
        <w:pStyle w:val="2"/>
        <w:rPr>
          <w:ins w:id="2230" w:author="Shuqing Li (李树青)" w:date="2026-04-24T08:31:00Z"/>
          <w:rFonts w:ascii="黑体" w:hAnsi="黑体"/>
          <w:rPrChange w:id="2231" w:author="Shuqing Li (李树青)" w:date="2026-04-24T08:31:00Z">
            <w:rPr>
              <w:ins w:id="2232" w:author="Shuqing Li (李树青)" w:date="2026-04-24T08:31:00Z"/>
            </w:rPr>
          </w:rPrChange>
        </w:rPr>
        <w:pPrChange w:id="2233" w:author="Shuqing Li (李树青)" w:date="2026-04-24T08:31:00Z">
          <w:pPr>
            <w:pStyle w:val="ac"/>
            <w:jc w:val="center"/>
          </w:pPr>
        </w:pPrChange>
      </w:pPr>
      <w:bookmarkStart w:id="2234" w:name="_Toc228214100"/>
      <w:ins w:id="2235" w:author="Shuqing Li (李树青)" w:date="2026-04-24T08:31:00Z">
        <w:r w:rsidRPr="00382F32">
          <w:rPr>
            <w:rFonts w:ascii="黑体" w:hAnsi="黑体"/>
            <w:rPrChange w:id="2236" w:author="Shuqing Li (李树青)" w:date="2026-04-24T08:31:00Z">
              <w:rPr>
                <w:b/>
                <w:bCs/>
              </w:rPr>
            </w:rPrChange>
          </w:rPr>
          <w:t>ATS</w:t>
        </w:r>
        <w:bookmarkEnd w:id="2234"/>
      </w:ins>
    </w:p>
    <w:p w14:paraId="5CE04C54" w14:textId="772571C2" w:rsidR="0059663E" w:rsidRDefault="00E96643" w:rsidP="000B0F20">
      <w:pPr>
        <w:pStyle w:val="1"/>
        <w:rPr>
          <w:rFonts w:ascii="黑体" w:hAnsi="黑体" w:hint="eastAsia"/>
        </w:rPr>
      </w:pPr>
      <w:bookmarkStart w:id="2237" w:name="_Toc228214101"/>
      <w:r w:rsidRPr="000B0F20">
        <w:rPr>
          <w:rFonts w:ascii="黑体" w:hAnsi="黑体"/>
        </w:rPr>
        <w:t>Open Items</w:t>
      </w:r>
      <w:bookmarkEnd w:id="2237"/>
    </w:p>
    <w:p w14:paraId="739160D2" w14:textId="77777777" w:rsidR="00D76617" w:rsidRPr="000B0F20" w:rsidRDefault="00616830" w:rsidP="00C54EB4">
      <w:pPr>
        <w:pStyle w:val="1"/>
        <w:rPr>
          <w:rFonts w:ascii="黑体" w:hAnsi="黑体" w:hint="eastAsia"/>
        </w:rPr>
      </w:pPr>
      <w:bookmarkStart w:id="2238" w:name="_Toc228214102"/>
      <w:r w:rsidRPr="000B0F20">
        <w:rPr>
          <w:rFonts w:ascii="黑体" w:hAnsi="黑体"/>
        </w:rPr>
        <w:t>References</w:t>
      </w:r>
      <w:bookmarkEnd w:id="2238"/>
      <w:r w:rsidRPr="000B0F20">
        <w:rPr>
          <w:rFonts w:ascii="黑体" w:hAnsi="黑体"/>
        </w:rPr>
        <w:t xml:space="preserve"> </w:t>
      </w:r>
    </w:p>
    <w:p w14:paraId="2B3C4FE0" w14:textId="77777777" w:rsidR="00EB341C" w:rsidRPr="000B0F20" w:rsidRDefault="00EB341C" w:rsidP="00EB341C">
      <w:pPr>
        <w:rPr>
          <w:rFonts w:ascii="黑体" w:eastAsia="黑体" w:hAnsi="黑体" w:hint="eastAsia"/>
        </w:rPr>
      </w:pPr>
    </w:p>
    <w:p w14:paraId="43D11A51" w14:textId="77777777" w:rsidR="00EB341C" w:rsidRPr="000B0F20" w:rsidRDefault="00EB341C" w:rsidP="00EB341C">
      <w:pPr>
        <w:rPr>
          <w:rFonts w:ascii="黑体" w:eastAsia="黑体" w:hAnsi="黑体" w:hint="eastAsia"/>
        </w:rPr>
      </w:pPr>
    </w:p>
    <w:sectPr w:rsidR="00EB341C" w:rsidRPr="000B0F20" w:rsidSect="00CF0CAB">
      <w:footerReference w:type="default" r:id="rId156"/>
      <w:headerReference w:type="first" r:id="rId157"/>
      <w:footerReference w:type="first" r:id="rId158"/>
      <w:pgSz w:w="11906" w:h="16838"/>
      <w:pgMar w:top="1440" w:right="1800" w:bottom="1440" w:left="1800" w:header="851" w:footer="992" w:gutter="0"/>
      <w:pgNumType w:start="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91" w:author="Gavin Ma (马国臣)-人工智能研究院" w:date="2026-04-08T14:16:00Z" w:initials="GM(人">
    <w:p w14:paraId="34EA60A0" w14:textId="77777777" w:rsidR="00293CF1" w:rsidRDefault="00293CF1" w:rsidP="00293CF1">
      <w:pPr>
        <w:pStyle w:val="af1"/>
      </w:pPr>
      <w:r>
        <w:rPr>
          <w:rStyle w:val="af0"/>
        </w:rPr>
        <w:annotationRef/>
      </w:r>
      <w:r>
        <w:rPr>
          <w:rFonts w:hint="eastAsia"/>
        </w:rPr>
        <w:t>注：文档中的指示数据的符号，如</w:t>
      </w:r>
      <w:r>
        <w:rPr>
          <w:rFonts w:hint="eastAsia"/>
        </w:rPr>
        <w:t>s</w:t>
      </w:r>
      <w:r>
        <w:rPr>
          <w:rFonts w:hint="eastAsia"/>
        </w:rPr>
        <w:t>、</w:t>
      </w:r>
      <w:r>
        <w:rPr>
          <w:rFonts w:hint="eastAsia"/>
        </w:rPr>
        <w:t>n</w:t>
      </w:r>
      <w:r>
        <w:rPr>
          <w:rFonts w:hint="eastAsia"/>
        </w:rPr>
        <w:t>，仅用于说明数值的临时符号表示，不是全局数值。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EA60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3B48001" w16cex:dateUtc="2026-04-08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EA60A0" w16cid:durableId="73B48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F36AE" w14:textId="77777777" w:rsidR="008A6002" w:rsidRDefault="008A6002" w:rsidP="00F152A4">
      <w:r>
        <w:separator/>
      </w:r>
    </w:p>
  </w:endnote>
  <w:endnote w:type="continuationSeparator" w:id="0">
    <w:p w14:paraId="71BEAD39" w14:textId="77777777" w:rsidR="008A6002" w:rsidRDefault="008A6002" w:rsidP="00F1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tblBorders>
      <w:tblLook w:val="01E0" w:firstRow="1" w:lastRow="1" w:firstColumn="1" w:lastColumn="1" w:noHBand="0" w:noVBand="0"/>
    </w:tblPr>
    <w:tblGrid>
      <w:gridCol w:w="2809"/>
      <w:gridCol w:w="2718"/>
      <w:gridCol w:w="2779"/>
    </w:tblGrid>
    <w:tr w:rsidR="00FB6229" w:rsidRPr="004F56D9" w14:paraId="66EBEA26" w14:textId="77777777" w:rsidTr="003E67D7">
      <w:tc>
        <w:tcPr>
          <w:tcW w:w="1691" w:type="pct"/>
          <w:tcBorders>
            <w:top w:val="single" w:sz="4" w:space="0" w:color="auto"/>
            <w:right w:val="nil"/>
          </w:tcBorders>
          <w:shd w:val="clear" w:color="auto" w:fill="auto"/>
        </w:tcPr>
        <w:p w14:paraId="6A585841" w14:textId="77777777" w:rsidR="00FB6229" w:rsidRPr="00F87F74" w:rsidRDefault="00FB6229" w:rsidP="00C36EF8">
          <w:pPr>
            <w:pStyle w:val="aa"/>
            <w:spacing w:beforeLines="50" w:before="120"/>
            <w:rPr>
              <w:rFonts w:ascii="黑体" w:hAnsi="黑体" w:hint="eastAsia"/>
            </w:rPr>
          </w:pPr>
        </w:p>
      </w:tc>
      <w:tc>
        <w:tcPr>
          <w:tcW w:w="1636" w:type="pct"/>
          <w:tcBorders>
            <w:top w:val="single" w:sz="4" w:space="0" w:color="auto"/>
            <w:left w:val="nil"/>
            <w:right w:val="nil"/>
          </w:tcBorders>
          <w:shd w:val="clear" w:color="auto" w:fill="auto"/>
        </w:tcPr>
        <w:p w14:paraId="5A3EA5EE" w14:textId="4DE370DD" w:rsidR="00FB6229" w:rsidRPr="00F87F74" w:rsidRDefault="00FB6229" w:rsidP="004B72B5">
          <w:pPr>
            <w:pStyle w:val="aa"/>
            <w:spacing w:beforeLines="50" w:before="120"/>
            <w:rPr>
              <w:rFonts w:ascii="黑体" w:hAnsi="黑体" w:hint="eastAsia"/>
            </w:rPr>
          </w:pPr>
        </w:p>
      </w:tc>
      <w:tc>
        <w:tcPr>
          <w:tcW w:w="1673" w:type="pct"/>
          <w:tcBorders>
            <w:top w:val="single" w:sz="4" w:space="0" w:color="auto"/>
            <w:left w:val="nil"/>
          </w:tcBorders>
          <w:shd w:val="clear" w:color="auto" w:fill="auto"/>
        </w:tcPr>
        <w:p w14:paraId="30708004" w14:textId="77777777" w:rsidR="00FB6229" w:rsidRPr="00F87F74" w:rsidRDefault="00FB6229" w:rsidP="00D12962">
          <w:pPr>
            <w:pStyle w:val="aa"/>
            <w:spacing w:beforeLines="50" w:before="120"/>
            <w:rPr>
              <w:rFonts w:ascii="黑体" w:hAnsi="黑体" w:hint="eastAsia"/>
            </w:rPr>
          </w:pPr>
          <w:r>
            <w:rPr>
              <w:rFonts w:ascii="黑体" w:hAnsi="黑体" w:hint="eastAsia"/>
            </w:rPr>
            <w:t xml:space="preserve"> </w:t>
          </w:r>
          <w:r>
            <w:rPr>
              <w:rFonts w:ascii="黑体" w:hAnsi="黑体"/>
            </w:rPr>
            <w:t xml:space="preserve"> </w:t>
          </w:r>
          <w:r w:rsidRPr="00F87F74">
            <w:rPr>
              <w:rFonts w:ascii="黑体" w:hAnsi="黑体" w:hint="eastAsia"/>
            </w:rPr>
            <w:t>内部使用，未经许可不得扩散</w:t>
          </w:r>
        </w:p>
      </w:tc>
    </w:tr>
  </w:tbl>
  <w:p w14:paraId="0382A5B3" w14:textId="77777777" w:rsidR="00FB6229" w:rsidRPr="006D7305" w:rsidRDefault="00FB6229" w:rsidP="00D12962">
    <w:pPr>
      <w:pStyle w:val="aa"/>
      <w:ind w:firstLine="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tblBorders>
      <w:tblLook w:val="01E0" w:firstRow="1" w:lastRow="1" w:firstColumn="1" w:lastColumn="1" w:noHBand="0" w:noVBand="0"/>
    </w:tblPr>
    <w:tblGrid>
      <w:gridCol w:w="4106"/>
      <w:gridCol w:w="4200"/>
    </w:tblGrid>
    <w:tr w:rsidR="00FB6229" w:rsidRPr="00F87F74" w14:paraId="4B838B68" w14:textId="77777777" w:rsidTr="00D12962">
      <w:tc>
        <w:tcPr>
          <w:tcW w:w="1636" w:type="pct"/>
          <w:tcBorders>
            <w:top w:val="single" w:sz="4" w:space="0" w:color="auto"/>
            <w:left w:val="nil"/>
            <w:right w:val="nil"/>
          </w:tcBorders>
          <w:shd w:val="clear" w:color="auto" w:fill="auto"/>
        </w:tcPr>
        <w:p w14:paraId="709E27B9" w14:textId="395FB62D" w:rsidR="00FB6229" w:rsidRPr="00F87F74" w:rsidRDefault="00FB6229" w:rsidP="005C2039">
          <w:pPr>
            <w:pStyle w:val="aa"/>
            <w:spacing w:beforeLines="50" w:before="120"/>
            <w:ind w:firstLineChars="50" w:firstLine="90"/>
            <w:rPr>
              <w:rFonts w:ascii="黑体" w:hAnsi="黑体" w:hint="eastAsia"/>
            </w:rPr>
          </w:pPr>
        </w:p>
      </w:tc>
      <w:tc>
        <w:tcPr>
          <w:tcW w:w="1673" w:type="pct"/>
          <w:tcBorders>
            <w:top w:val="single" w:sz="4" w:space="0" w:color="auto"/>
            <w:left w:val="nil"/>
          </w:tcBorders>
          <w:shd w:val="clear" w:color="auto" w:fill="auto"/>
        </w:tcPr>
        <w:p w14:paraId="7E66DEF0" w14:textId="77777777" w:rsidR="00FB6229" w:rsidRPr="00F87F74" w:rsidRDefault="00FB6229" w:rsidP="005C2039">
          <w:pPr>
            <w:pStyle w:val="aa"/>
            <w:spacing w:beforeLines="50" w:before="120"/>
            <w:rPr>
              <w:rFonts w:ascii="黑体" w:hAnsi="黑体" w:hint="eastAsia"/>
            </w:rPr>
          </w:pPr>
          <w:r>
            <w:rPr>
              <w:rFonts w:ascii="黑体" w:hAnsi="黑体"/>
            </w:rPr>
            <w:t xml:space="preserve">      </w:t>
          </w:r>
          <w:r w:rsidRPr="00F87F74">
            <w:rPr>
              <w:rFonts w:ascii="黑体" w:hAnsi="黑体" w:hint="eastAsia"/>
            </w:rPr>
            <w:t>内部使用，未经许可不得扩散</w:t>
          </w:r>
        </w:p>
      </w:tc>
    </w:tr>
  </w:tbl>
  <w:p w14:paraId="1087F61E" w14:textId="77777777" w:rsidR="00FB6229" w:rsidRPr="005C2039" w:rsidRDefault="00FB6229" w:rsidP="005C203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2A228" w14:textId="77777777" w:rsidR="008A6002" w:rsidRDefault="008A6002" w:rsidP="00F152A4">
      <w:r>
        <w:separator/>
      </w:r>
    </w:p>
  </w:footnote>
  <w:footnote w:type="continuationSeparator" w:id="0">
    <w:p w14:paraId="3FF9DC65" w14:textId="77777777" w:rsidR="008A6002" w:rsidRDefault="008A6002" w:rsidP="00F15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E5B54" w14:textId="2E4183E3" w:rsidR="00FB6229" w:rsidRDefault="00FB6229" w:rsidP="00F152A4">
    <w:r>
      <w:rPr>
        <w:noProof/>
        <w:color w:val="000000"/>
      </w:rPr>
      <mc:AlternateContent>
        <mc:Choice Requires="wps">
          <w:drawing>
            <wp:anchor distT="0" distB="0" distL="114300" distR="114300" simplePos="0" relativeHeight="251659264" behindDoc="0" locked="0" layoutInCell="1" allowOverlap="1" wp14:anchorId="7BB0955D" wp14:editId="226D571C">
              <wp:simplePos x="0" y="0"/>
              <wp:positionH relativeFrom="page">
                <wp:align>center</wp:align>
              </wp:positionH>
              <wp:positionV relativeFrom="page">
                <wp:align>center</wp:align>
              </wp:positionV>
              <wp:extent cx="7376160" cy="9555480"/>
              <wp:effectExtent l="0" t="0" r="26670" b="26670"/>
              <wp:wrapNone/>
              <wp:docPr id="222" name="矩形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7C5B9F5" id="矩形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041278EA" w14:textId="7D508259" w:rsidR="00FB6229" w:rsidRDefault="00B46BEF" w:rsidP="00F152A4">
    <w:pPr>
      <w:pStyle w:val="a8"/>
    </w:pPr>
    <w:r>
      <w:rPr>
        <w:rFonts w:hint="eastAsia"/>
      </w:rPr>
      <w:t>IOMMU</w:t>
    </w:r>
    <w:r w:rsidR="00FB6229">
      <w:t xml:space="preserve"> Architecture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0332"/>
    <w:multiLevelType w:val="hybridMultilevel"/>
    <w:tmpl w:val="EE605B1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0B42C0F"/>
    <w:multiLevelType w:val="hybridMultilevel"/>
    <w:tmpl w:val="11A0822A"/>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 w15:restartNumberingAfterBreak="0">
    <w:nsid w:val="014D164D"/>
    <w:multiLevelType w:val="hybridMultilevel"/>
    <w:tmpl w:val="8C0A06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1997160"/>
    <w:multiLevelType w:val="hybridMultilevel"/>
    <w:tmpl w:val="6596C9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021C1403"/>
    <w:multiLevelType w:val="hybridMultilevel"/>
    <w:tmpl w:val="FB6863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29B1AEC"/>
    <w:multiLevelType w:val="hybridMultilevel"/>
    <w:tmpl w:val="F3140C6E"/>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15:restartNumberingAfterBreak="0">
    <w:nsid w:val="02A06A0E"/>
    <w:multiLevelType w:val="hybridMultilevel"/>
    <w:tmpl w:val="F2F435D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38F2C42"/>
    <w:multiLevelType w:val="hybridMultilevel"/>
    <w:tmpl w:val="16D67B24"/>
    <w:lvl w:ilvl="0" w:tplc="04090011">
      <w:start w:val="1"/>
      <w:numFmt w:val="decimal"/>
      <w:lvlText w:val="%1)"/>
      <w:lvlJc w:val="left"/>
      <w:pPr>
        <w:ind w:left="920" w:hanging="440"/>
      </w:pPr>
    </w:lvl>
    <w:lvl w:ilvl="1" w:tplc="04090019">
      <w:start w:val="1"/>
      <w:numFmt w:val="lowerLetter"/>
      <w:lvlText w:val="%2)"/>
      <w:lvlJc w:val="left"/>
      <w:pPr>
        <w:ind w:left="1360" w:hanging="440"/>
      </w:pPr>
    </w:lvl>
    <w:lvl w:ilvl="2" w:tplc="0409001B">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03EE65E4"/>
    <w:multiLevelType w:val="hybridMultilevel"/>
    <w:tmpl w:val="614C1BA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040B3B24"/>
    <w:multiLevelType w:val="hybridMultilevel"/>
    <w:tmpl w:val="48A2E1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4F26A2E"/>
    <w:multiLevelType w:val="hybridMultilevel"/>
    <w:tmpl w:val="7B9CA1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6EC4BBA"/>
    <w:multiLevelType w:val="hybridMultilevel"/>
    <w:tmpl w:val="C9AC6F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86655E5"/>
    <w:multiLevelType w:val="multilevel"/>
    <w:tmpl w:val="BC02211E"/>
    <w:lvl w:ilvl="0">
      <w:start w:val="1"/>
      <w:numFmt w:val="bullet"/>
      <w:lvlText w:val=""/>
      <w:lvlJc w:val="left"/>
      <w:pPr>
        <w:ind w:left="0" w:firstLine="0"/>
      </w:pPr>
      <w:rPr>
        <w:rFonts w:ascii="Wingdings" w:hAnsi="Wingdings" w:hint="default"/>
      </w:rPr>
    </w:lvl>
    <w:lvl w:ilvl="1">
      <w:start w:val="1"/>
      <w:numFmt w:val="bullet"/>
      <w:lvlText w:val=""/>
      <w:lvlJc w:val="left"/>
      <w:pPr>
        <w:ind w:left="0" w:firstLine="0"/>
      </w:pPr>
      <w:rPr>
        <w:rFonts w:ascii="Wingdings" w:hAnsi="Wingdings" w:hint="default"/>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094E2059"/>
    <w:multiLevelType w:val="hybridMultilevel"/>
    <w:tmpl w:val="48624C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0ADB2F67"/>
    <w:multiLevelType w:val="hybridMultilevel"/>
    <w:tmpl w:val="6D4C6C30"/>
    <w:lvl w:ilvl="0" w:tplc="0409001B">
      <w:start w:val="1"/>
      <w:numFmt w:val="lowerRoman"/>
      <w:lvlText w:val="%1."/>
      <w:lvlJc w:val="righ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0B9334EB"/>
    <w:multiLevelType w:val="hybridMultilevel"/>
    <w:tmpl w:val="B6A2E34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0CC04E0A"/>
    <w:multiLevelType w:val="hybridMultilevel"/>
    <w:tmpl w:val="105053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0E0D31CB"/>
    <w:multiLevelType w:val="hybridMultilevel"/>
    <w:tmpl w:val="2326C9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0E657883"/>
    <w:multiLevelType w:val="hybridMultilevel"/>
    <w:tmpl w:val="F67219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0F4A34A7"/>
    <w:multiLevelType w:val="hybridMultilevel"/>
    <w:tmpl w:val="4F7E25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0F794079"/>
    <w:multiLevelType w:val="hybridMultilevel"/>
    <w:tmpl w:val="36F6F8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11180463"/>
    <w:multiLevelType w:val="hybridMultilevel"/>
    <w:tmpl w:val="E8D86638"/>
    <w:lvl w:ilvl="0" w:tplc="0409000F">
      <w:start w:val="1"/>
      <w:numFmt w:val="decimal"/>
      <w:lvlText w:val="%1."/>
      <w:lvlJc w:val="left"/>
      <w:pPr>
        <w:ind w:left="845"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123372B6"/>
    <w:multiLevelType w:val="hybridMultilevel"/>
    <w:tmpl w:val="E1EA7B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2E624CC"/>
    <w:multiLevelType w:val="hybridMultilevel"/>
    <w:tmpl w:val="675CC1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16C12413"/>
    <w:multiLevelType w:val="hybridMultilevel"/>
    <w:tmpl w:val="63FC10E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17F96A0D"/>
    <w:multiLevelType w:val="hybridMultilevel"/>
    <w:tmpl w:val="7D3017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18A2227A"/>
    <w:multiLevelType w:val="hybridMultilevel"/>
    <w:tmpl w:val="C858559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19D77058"/>
    <w:multiLevelType w:val="hybridMultilevel"/>
    <w:tmpl w:val="DA14EF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1A4D2295"/>
    <w:multiLevelType w:val="hybridMultilevel"/>
    <w:tmpl w:val="CAE68B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1A9D3EDE"/>
    <w:multiLevelType w:val="hybridMultilevel"/>
    <w:tmpl w:val="34D2CD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1B95672C"/>
    <w:multiLevelType w:val="hybridMultilevel"/>
    <w:tmpl w:val="7F4AC6B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1D2F5B76"/>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2" w15:restartNumberingAfterBreak="0">
    <w:nsid w:val="1D7F4C7E"/>
    <w:multiLevelType w:val="hybridMultilevel"/>
    <w:tmpl w:val="C45689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1E1A79E5"/>
    <w:multiLevelType w:val="hybridMultilevel"/>
    <w:tmpl w:val="24821A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1F5F3663"/>
    <w:multiLevelType w:val="hybridMultilevel"/>
    <w:tmpl w:val="45228C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203077D6"/>
    <w:multiLevelType w:val="hybridMultilevel"/>
    <w:tmpl w:val="573052C8"/>
    <w:lvl w:ilvl="0" w:tplc="0409001B">
      <w:start w:val="1"/>
      <w:numFmt w:val="lowerRoman"/>
      <w:lvlText w:val="%1."/>
      <w:lvlJc w:val="righ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20A879CD"/>
    <w:multiLevelType w:val="hybridMultilevel"/>
    <w:tmpl w:val="32DCAE5A"/>
    <w:lvl w:ilvl="0" w:tplc="0409001B">
      <w:start w:val="1"/>
      <w:numFmt w:val="lowerRoman"/>
      <w:lvlText w:val="%1."/>
      <w:lvlJc w:val="righ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21DD5F4E"/>
    <w:multiLevelType w:val="hybridMultilevel"/>
    <w:tmpl w:val="F89AAE8A"/>
    <w:lvl w:ilvl="0" w:tplc="27589D68">
      <w:start w:val="1"/>
      <w:numFmt w:val="decimal"/>
      <w:lvlText w:val="%1."/>
      <w:lvlJc w:val="left"/>
      <w:pPr>
        <w:ind w:left="0" w:hanging="360"/>
      </w:pPr>
      <w:rPr>
        <w:rFonts w:hint="default"/>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38" w15:restartNumberingAfterBreak="0">
    <w:nsid w:val="22E5561B"/>
    <w:multiLevelType w:val="hybridMultilevel"/>
    <w:tmpl w:val="E676C25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9" w15:restartNumberingAfterBreak="0">
    <w:nsid w:val="26984CDF"/>
    <w:multiLevelType w:val="hybridMultilevel"/>
    <w:tmpl w:val="886887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275470B9"/>
    <w:multiLevelType w:val="multilevel"/>
    <w:tmpl w:val="0F3E1444"/>
    <w:lvl w:ilvl="0">
      <w:start w:val="1"/>
      <w:numFmt w:val="decimal"/>
      <w:pStyle w:val="1"/>
      <w:suff w:val="space"/>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28254DFB"/>
    <w:multiLevelType w:val="hybridMultilevel"/>
    <w:tmpl w:val="BC8A96E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29014D3B"/>
    <w:multiLevelType w:val="hybridMultilevel"/>
    <w:tmpl w:val="28FA68E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2A570933"/>
    <w:multiLevelType w:val="multilevel"/>
    <w:tmpl w:val="8842B460"/>
    <w:lvl w:ilvl="0">
      <w:start w:val="1"/>
      <w:numFmt w:val="bullet"/>
      <w:lvlText w:val=""/>
      <w:lvlJc w:val="left"/>
      <w:pPr>
        <w:ind w:left="0" w:firstLine="0"/>
      </w:pPr>
      <w:rPr>
        <w:rFonts w:ascii="Wingdings" w:hAnsi="Wingdings" w:hint="default"/>
      </w:rPr>
    </w:lvl>
    <w:lvl w:ilvl="1">
      <w:start w:val="1"/>
      <w:numFmt w:val="bullet"/>
      <w:lvlText w:val=""/>
      <w:lvlJc w:val="left"/>
      <w:pPr>
        <w:ind w:left="440" w:hanging="440"/>
      </w:pPr>
      <w:rPr>
        <w:rFonts w:ascii="Wingdings" w:hAnsi="Wingdings" w:hint="default"/>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4" w15:restartNumberingAfterBreak="0">
    <w:nsid w:val="2A6A58B5"/>
    <w:multiLevelType w:val="hybridMultilevel"/>
    <w:tmpl w:val="CC3CB82A"/>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5" w15:restartNumberingAfterBreak="0">
    <w:nsid w:val="2B3135AD"/>
    <w:multiLevelType w:val="hybridMultilevel"/>
    <w:tmpl w:val="C6CE67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2BED4CC0"/>
    <w:multiLevelType w:val="hybridMultilevel"/>
    <w:tmpl w:val="298E93AC"/>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47" w15:restartNumberingAfterBreak="0">
    <w:nsid w:val="2C1E2EBB"/>
    <w:multiLevelType w:val="hybridMultilevel"/>
    <w:tmpl w:val="DC286C28"/>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48" w15:restartNumberingAfterBreak="0">
    <w:nsid w:val="2C7663D7"/>
    <w:multiLevelType w:val="hybridMultilevel"/>
    <w:tmpl w:val="FEDCE4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2D5C6A7E"/>
    <w:multiLevelType w:val="hybridMultilevel"/>
    <w:tmpl w:val="675CC1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2DB37AE3"/>
    <w:multiLevelType w:val="hybridMultilevel"/>
    <w:tmpl w:val="32C0816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1" w15:restartNumberingAfterBreak="0">
    <w:nsid w:val="2DF41FA3"/>
    <w:multiLevelType w:val="hybridMultilevel"/>
    <w:tmpl w:val="B358D0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2E0A6E1E"/>
    <w:multiLevelType w:val="hybridMultilevel"/>
    <w:tmpl w:val="9762247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3" w15:restartNumberingAfterBreak="0">
    <w:nsid w:val="2E18039D"/>
    <w:multiLevelType w:val="hybridMultilevel"/>
    <w:tmpl w:val="3F52A4A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4" w15:restartNumberingAfterBreak="0">
    <w:nsid w:val="2F3122C9"/>
    <w:multiLevelType w:val="hybridMultilevel"/>
    <w:tmpl w:val="6018F4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2F423B9D"/>
    <w:multiLevelType w:val="hybridMultilevel"/>
    <w:tmpl w:val="718EF4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15:restartNumberingAfterBreak="0">
    <w:nsid w:val="311E129F"/>
    <w:multiLevelType w:val="hybridMultilevel"/>
    <w:tmpl w:val="41966F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35443511"/>
    <w:multiLevelType w:val="hybridMultilevel"/>
    <w:tmpl w:val="1428B764"/>
    <w:lvl w:ilvl="0" w:tplc="04090001">
      <w:start w:val="1"/>
      <w:numFmt w:val="bullet"/>
      <w:lvlText w:val=""/>
      <w:lvlJc w:val="left"/>
      <w:pPr>
        <w:ind w:left="860" w:hanging="420"/>
      </w:pPr>
      <w:rPr>
        <w:rFonts w:ascii="Wingdings" w:hAnsi="Wingdings" w:hint="default"/>
      </w:rPr>
    </w:lvl>
    <w:lvl w:ilvl="1" w:tplc="04090003">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8" w15:restartNumberingAfterBreak="0">
    <w:nsid w:val="35774992"/>
    <w:multiLevelType w:val="hybridMultilevel"/>
    <w:tmpl w:val="71EA82F0"/>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9" w15:restartNumberingAfterBreak="0">
    <w:nsid w:val="36FD501B"/>
    <w:multiLevelType w:val="hybridMultilevel"/>
    <w:tmpl w:val="04E63F1A"/>
    <w:lvl w:ilvl="0" w:tplc="04090001">
      <w:start w:val="1"/>
      <w:numFmt w:val="bullet"/>
      <w:lvlText w:val=""/>
      <w:lvlJc w:val="left"/>
      <w:pPr>
        <w:ind w:left="920" w:hanging="440"/>
      </w:pPr>
      <w:rPr>
        <w:rFonts w:ascii="Wingdings" w:hAnsi="Wingdings" w:hint="default"/>
      </w:rPr>
    </w:lvl>
    <w:lvl w:ilvl="1" w:tplc="04090019">
      <w:start w:val="1"/>
      <w:numFmt w:val="lowerLetter"/>
      <w:lvlText w:val="%2)"/>
      <w:lvlJc w:val="left"/>
      <w:pPr>
        <w:ind w:left="1360" w:hanging="440"/>
      </w:p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0" w15:restartNumberingAfterBreak="0">
    <w:nsid w:val="37C3791F"/>
    <w:multiLevelType w:val="hybridMultilevel"/>
    <w:tmpl w:val="DFC2AA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38B0089A"/>
    <w:multiLevelType w:val="hybridMultilevel"/>
    <w:tmpl w:val="3B4E6AB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3A5A500B"/>
    <w:multiLevelType w:val="hybridMultilevel"/>
    <w:tmpl w:val="5CE2A460"/>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3" w15:restartNumberingAfterBreak="0">
    <w:nsid w:val="3AED66E5"/>
    <w:multiLevelType w:val="hybridMultilevel"/>
    <w:tmpl w:val="3594F9E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3B7E1641"/>
    <w:multiLevelType w:val="hybridMultilevel"/>
    <w:tmpl w:val="D758E00E"/>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5" w15:restartNumberingAfterBreak="0">
    <w:nsid w:val="3D534884"/>
    <w:multiLevelType w:val="hybridMultilevel"/>
    <w:tmpl w:val="0138FC96"/>
    <w:lvl w:ilvl="0" w:tplc="04090003">
      <w:start w:val="1"/>
      <w:numFmt w:val="bullet"/>
      <w:lvlText w:val=""/>
      <w:lvlJc w:val="left"/>
      <w:pPr>
        <w:ind w:left="920" w:hanging="440"/>
      </w:pPr>
      <w:rPr>
        <w:rFonts w:ascii="Wingdings" w:hAnsi="Wingdings" w:hint="default"/>
      </w:rPr>
    </w:lvl>
    <w:lvl w:ilvl="1" w:tplc="FFFFFFFF">
      <w:start w:val="1"/>
      <w:numFmt w:val="lowerLetter"/>
      <w:lvlText w:val="%2)"/>
      <w:lvlJc w:val="left"/>
      <w:pPr>
        <w:ind w:left="1360" w:hanging="440"/>
      </w:p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66" w15:restartNumberingAfterBreak="0">
    <w:nsid w:val="3FB24B83"/>
    <w:multiLevelType w:val="hybridMultilevel"/>
    <w:tmpl w:val="B27A6E8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7" w15:restartNumberingAfterBreak="0">
    <w:nsid w:val="43845AC6"/>
    <w:multiLevelType w:val="hybridMultilevel"/>
    <w:tmpl w:val="6CE4E78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8" w15:restartNumberingAfterBreak="0">
    <w:nsid w:val="4456514C"/>
    <w:multiLevelType w:val="hybridMultilevel"/>
    <w:tmpl w:val="47587D3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9" w15:restartNumberingAfterBreak="0">
    <w:nsid w:val="449C5162"/>
    <w:multiLevelType w:val="hybridMultilevel"/>
    <w:tmpl w:val="A236986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455F2364"/>
    <w:multiLevelType w:val="hybridMultilevel"/>
    <w:tmpl w:val="B5E83C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1" w15:restartNumberingAfterBreak="0">
    <w:nsid w:val="45E3595D"/>
    <w:multiLevelType w:val="hybridMultilevel"/>
    <w:tmpl w:val="042EBBF8"/>
    <w:lvl w:ilvl="0" w:tplc="B2BC88B2">
      <w:start w:val="6"/>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492F4807"/>
    <w:multiLevelType w:val="hybridMultilevel"/>
    <w:tmpl w:val="108ADE5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3" w15:restartNumberingAfterBreak="0">
    <w:nsid w:val="49CC6241"/>
    <w:multiLevelType w:val="hybridMultilevel"/>
    <w:tmpl w:val="B6C41F00"/>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4" w15:restartNumberingAfterBreak="0">
    <w:nsid w:val="4A322C5E"/>
    <w:multiLevelType w:val="hybridMultilevel"/>
    <w:tmpl w:val="B84AA59A"/>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5" w15:restartNumberingAfterBreak="0">
    <w:nsid w:val="4A3C2F3C"/>
    <w:multiLevelType w:val="hybridMultilevel"/>
    <w:tmpl w:val="776017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6" w15:restartNumberingAfterBreak="0">
    <w:nsid w:val="4B88590D"/>
    <w:multiLevelType w:val="hybridMultilevel"/>
    <w:tmpl w:val="3FC28968"/>
    <w:lvl w:ilvl="0" w:tplc="04090011">
      <w:start w:val="1"/>
      <w:numFmt w:val="decimal"/>
      <w:lvlText w:val="%1)"/>
      <w:lvlJc w:val="left"/>
      <w:pPr>
        <w:ind w:left="0" w:hanging="440"/>
      </w:pPr>
    </w:lvl>
    <w:lvl w:ilvl="1" w:tplc="04090019" w:tentative="1">
      <w:start w:val="1"/>
      <w:numFmt w:val="lowerLetter"/>
      <w:lvlText w:val="%2)"/>
      <w:lvlJc w:val="left"/>
      <w:pPr>
        <w:ind w:left="440" w:hanging="440"/>
      </w:p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77" w15:restartNumberingAfterBreak="0">
    <w:nsid w:val="4C411AD4"/>
    <w:multiLevelType w:val="hybridMultilevel"/>
    <w:tmpl w:val="F738C06C"/>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8" w15:restartNumberingAfterBreak="0">
    <w:nsid w:val="4C454796"/>
    <w:multiLevelType w:val="hybridMultilevel"/>
    <w:tmpl w:val="F6AA85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9" w15:restartNumberingAfterBreak="0">
    <w:nsid w:val="4D50410E"/>
    <w:multiLevelType w:val="hybridMultilevel"/>
    <w:tmpl w:val="F7C0075C"/>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80" w15:restartNumberingAfterBreak="0">
    <w:nsid w:val="4E240C1D"/>
    <w:multiLevelType w:val="hybridMultilevel"/>
    <w:tmpl w:val="BF2442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1" w15:restartNumberingAfterBreak="0">
    <w:nsid w:val="4FC3430F"/>
    <w:multiLevelType w:val="hybridMultilevel"/>
    <w:tmpl w:val="AF8282AA"/>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2" w15:restartNumberingAfterBreak="0">
    <w:nsid w:val="4FF47FBE"/>
    <w:multiLevelType w:val="hybridMultilevel"/>
    <w:tmpl w:val="E0C22FD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3" w15:restartNumberingAfterBreak="0">
    <w:nsid w:val="50550460"/>
    <w:multiLevelType w:val="hybridMultilevel"/>
    <w:tmpl w:val="24AE805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4" w15:restartNumberingAfterBreak="0">
    <w:nsid w:val="53E23B74"/>
    <w:multiLevelType w:val="hybridMultilevel"/>
    <w:tmpl w:val="14D470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579D594F"/>
    <w:multiLevelType w:val="hybridMultilevel"/>
    <w:tmpl w:val="EE605B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5803213B"/>
    <w:multiLevelType w:val="hybridMultilevel"/>
    <w:tmpl w:val="58E82C6A"/>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7" w15:restartNumberingAfterBreak="0">
    <w:nsid w:val="58365D67"/>
    <w:multiLevelType w:val="hybridMultilevel"/>
    <w:tmpl w:val="FFD2B224"/>
    <w:lvl w:ilvl="0" w:tplc="04090003">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8" w15:restartNumberingAfterBreak="0">
    <w:nsid w:val="586E3B95"/>
    <w:multiLevelType w:val="hybridMultilevel"/>
    <w:tmpl w:val="1694A33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9" w15:restartNumberingAfterBreak="0">
    <w:nsid w:val="5871209E"/>
    <w:multiLevelType w:val="hybridMultilevel"/>
    <w:tmpl w:val="6018F4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58E927FC"/>
    <w:multiLevelType w:val="hybridMultilevel"/>
    <w:tmpl w:val="766813C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1" w15:restartNumberingAfterBreak="0">
    <w:nsid w:val="59277E4D"/>
    <w:multiLevelType w:val="hybridMultilevel"/>
    <w:tmpl w:val="FA68EE4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2" w15:restartNumberingAfterBreak="0">
    <w:nsid w:val="5A372C24"/>
    <w:multiLevelType w:val="hybridMultilevel"/>
    <w:tmpl w:val="5500631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3" w15:restartNumberingAfterBreak="0">
    <w:nsid w:val="5C6B2C06"/>
    <w:multiLevelType w:val="hybridMultilevel"/>
    <w:tmpl w:val="61486C6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4" w15:restartNumberingAfterBreak="0">
    <w:nsid w:val="5D82144F"/>
    <w:multiLevelType w:val="hybridMultilevel"/>
    <w:tmpl w:val="79B8E88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5" w15:restartNumberingAfterBreak="0">
    <w:nsid w:val="5E4D6FDD"/>
    <w:multiLevelType w:val="hybridMultilevel"/>
    <w:tmpl w:val="981AAA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6" w15:restartNumberingAfterBreak="0">
    <w:nsid w:val="5F8248D8"/>
    <w:multiLevelType w:val="hybridMultilevel"/>
    <w:tmpl w:val="A87AC0C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7" w15:restartNumberingAfterBreak="0">
    <w:nsid w:val="603C38EE"/>
    <w:multiLevelType w:val="hybridMultilevel"/>
    <w:tmpl w:val="CBA2BE64"/>
    <w:lvl w:ilvl="0" w:tplc="04090001">
      <w:start w:val="1"/>
      <w:numFmt w:val="bullet"/>
      <w:lvlText w:val=""/>
      <w:lvlJc w:val="left"/>
      <w:pPr>
        <w:ind w:left="440" w:hanging="440"/>
      </w:pPr>
      <w:rPr>
        <w:rFonts w:ascii="Wingdings" w:hAnsi="Wingding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8" w15:restartNumberingAfterBreak="0">
    <w:nsid w:val="60573A26"/>
    <w:multiLevelType w:val="hybridMultilevel"/>
    <w:tmpl w:val="29F0440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9" w15:restartNumberingAfterBreak="0">
    <w:nsid w:val="61D16D74"/>
    <w:multiLevelType w:val="hybridMultilevel"/>
    <w:tmpl w:val="951E42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0" w15:restartNumberingAfterBreak="0">
    <w:nsid w:val="62756797"/>
    <w:multiLevelType w:val="hybridMultilevel"/>
    <w:tmpl w:val="8C0AEA2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1" w15:restartNumberingAfterBreak="0">
    <w:nsid w:val="63BF5E6A"/>
    <w:multiLevelType w:val="hybridMultilevel"/>
    <w:tmpl w:val="DA14EF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6648239B"/>
    <w:multiLevelType w:val="hybridMultilevel"/>
    <w:tmpl w:val="32D8F0E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3" w15:restartNumberingAfterBreak="0">
    <w:nsid w:val="684D20A6"/>
    <w:multiLevelType w:val="hybridMultilevel"/>
    <w:tmpl w:val="8B4A02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4" w15:restartNumberingAfterBreak="0">
    <w:nsid w:val="68D74297"/>
    <w:multiLevelType w:val="hybridMultilevel"/>
    <w:tmpl w:val="BF966370"/>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5" w15:restartNumberingAfterBreak="0">
    <w:nsid w:val="6AF1797C"/>
    <w:multiLevelType w:val="hybridMultilevel"/>
    <w:tmpl w:val="B93E16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6B492FCC"/>
    <w:multiLevelType w:val="hybridMultilevel"/>
    <w:tmpl w:val="E26867B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7" w15:restartNumberingAfterBreak="0">
    <w:nsid w:val="6BEE5F8A"/>
    <w:multiLevelType w:val="hybridMultilevel"/>
    <w:tmpl w:val="F3E8CA9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8" w15:restartNumberingAfterBreak="0">
    <w:nsid w:val="6CA545E4"/>
    <w:multiLevelType w:val="hybridMultilevel"/>
    <w:tmpl w:val="687CEE16"/>
    <w:lvl w:ilvl="0" w:tplc="0409001B">
      <w:start w:val="1"/>
      <w:numFmt w:val="lowerRoman"/>
      <w:lvlText w:val="%1."/>
      <w:lvlJc w:val="righ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9" w15:restartNumberingAfterBreak="0">
    <w:nsid w:val="6D412F4F"/>
    <w:multiLevelType w:val="hybridMultilevel"/>
    <w:tmpl w:val="5D2857A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0" w15:restartNumberingAfterBreak="0">
    <w:nsid w:val="6E563531"/>
    <w:multiLevelType w:val="hybridMultilevel"/>
    <w:tmpl w:val="9F2622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1" w15:restartNumberingAfterBreak="0">
    <w:nsid w:val="6E713D31"/>
    <w:multiLevelType w:val="hybridMultilevel"/>
    <w:tmpl w:val="5B263BD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2" w15:restartNumberingAfterBreak="0">
    <w:nsid w:val="6F23603B"/>
    <w:multiLevelType w:val="hybridMultilevel"/>
    <w:tmpl w:val="0298B8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3" w15:restartNumberingAfterBreak="0">
    <w:nsid w:val="702E6019"/>
    <w:multiLevelType w:val="hybridMultilevel"/>
    <w:tmpl w:val="F42CC05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4" w15:restartNumberingAfterBreak="0">
    <w:nsid w:val="71BB6DB5"/>
    <w:multiLevelType w:val="hybridMultilevel"/>
    <w:tmpl w:val="2228C3EE"/>
    <w:lvl w:ilvl="0" w:tplc="47F25AD4">
      <w:start w:val="5"/>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72A6137A"/>
    <w:multiLevelType w:val="hybridMultilevel"/>
    <w:tmpl w:val="C6AAED7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6" w15:restartNumberingAfterBreak="0">
    <w:nsid w:val="735F6026"/>
    <w:multiLevelType w:val="hybridMultilevel"/>
    <w:tmpl w:val="97401CC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7" w15:restartNumberingAfterBreak="0">
    <w:nsid w:val="74313F59"/>
    <w:multiLevelType w:val="hybridMultilevel"/>
    <w:tmpl w:val="F7984D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8" w15:restartNumberingAfterBreak="0">
    <w:nsid w:val="74CF0780"/>
    <w:multiLevelType w:val="hybridMultilevel"/>
    <w:tmpl w:val="DB888F7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9" w15:restartNumberingAfterBreak="0">
    <w:nsid w:val="75051B19"/>
    <w:multiLevelType w:val="hybridMultilevel"/>
    <w:tmpl w:val="644ADC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15:restartNumberingAfterBreak="0">
    <w:nsid w:val="77B06427"/>
    <w:multiLevelType w:val="hybridMultilevel"/>
    <w:tmpl w:val="1DE2E43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1" w15:restartNumberingAfterBreak="0">
    <w:nsid w:val="78C5780E"/>
    <w:multiLevelType w:val="hybridMultilevel"/>
    <w:tmpl w:val="29DC339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2" w15:restartNumberingAfterBreak="0">
    <w:nsid w:val="7939500A"/>
    <w:multiLevelType w:val="hybridMultilevel"/>
    <w:tmpl w:val="8A1CD5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3" w15:restartNumberingAfterBreak="0">
    <w:nsid w:val="79EF207A"/>
    <w:multiLevelType w:val="hybridMultilevel"/>
    <w:tmpl w:val="5492BE2A"/>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24" w15:restartNumberingAfterBreak="0">
    <w:nsid w:val="7AF85304"/>
    <w:multiLevelType w:val="hybridMultilevel"/>
    <w:tmpl w:val="501A7C2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5" w15:restartNumberingAfterBreak="0">
    <w:nsid w:val="7BE845C7"/>
    <w:multiLevelType w:val="hybridMultilevel"/>
    <w:tmpl w:val="28C0BB0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6" w15:restartNumberingAfterBreak="0">
    <w:nsid w:val="7CDC5C74"/>
    <w:multiLevelType w:val="hybridMultilevel"/>
    <w:tmpl w:val="2C4A8E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7" w15:restartNumberingAfterBreak="0">
    <w:nsid w:val="7D463250"/>
    <w:multiLevelType w:val="hybridMultilevel"/>
    <w:tmpl w:val="C2C0F5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7D477058"/>
    <w:multiLevelType w:val="hybridMultilevel"/>
    <w:tmpl w:val="4A7E1376"/>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9" w15:restartNumberingAfterBreak="0">
    <w:nsid w:val="7E472C63"/>
    <w:multiLevelType w:val="hybridMultilevel"/>
    <w:tmpl w:val="FE3AAD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0" w15:restartNumberingAfterBreak="0">
    <w:nsid w:val="7F331C73"/>
    <w:multiLevelType w:val="hybridMultilevel"/>
    <w:tmpl w:val="318C118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1" w15:restartNumberingAfterBreak="0">
    <w:nsid w:val="7FE9546F"/>
    <w:multiLevelType w:val="hybridMultilevel"/>
    <w:tmpl w:val="E0049C8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628123339">
    <w:abstractNumId w:val="40"/>
  </w:num>
  <w:num w:numId="2" w16cid:durableId="1107237185">
    <w:abstractNumId w:val="12"/>
  </w:num>
  <w:num w:numId="3" w16cid:durableId="1077022531">
    <w:abstractNumId w:val="77"/>
  </w:num>
  <w:num w:numId="4" w16cid:durableId="1428306396">
    <w:abstractNumId w:val="19"/>
  </w:num>
  <w:num w:numId="5" w16cid:durableId="762997111">
    <w:abstractNumId w:val="29"/>
  </w:num>
  <w:num w:numId="6" w16cid:durableId="181432654">
    <w:abstractNumId w:val="52"/>
  </w:num>
  <w:num w:numId="7" w16cid:durableId="287247639">
    <w:abstractNumId w:val="110"/>
  </w:num>
  <w:num w:numId="8" w16cid:durableId="211699868">
    <w:abstractNumId w:val="60"/>
  </w:num>
  <w:num w:numId="9" w16cid:durableId="368652057">
    <w:abstractNumId w:val="109"/>
  </w:num>
  <w:num w:numId="10" w16cid:durableId="1056467858">
    <w:abstractNumId w:val="131"/>
  </w:num>
  <w:num w:numId="11" w16cid:durableId="463699566">
    <w:abstractNumId w:val="56"/>
  </w:num>
  <w:num w:numId="12" w16cid:durableId="628586617">
    <w:abstractNumId w:val="28"/>
  </w:num>
  <w:num w:numId="13" w16cid:durableId="1378819089">
    <w:abstractNumId w:val="115"/>
  </w:num>
  <w:num w:numId="14" w16cid:durableId="958997868">
    <w:abstractNumId w:val="8"/>
  </w:num>
  <w:num w:numId="15" w16cid:durableId="132869346">
    <w:abstractNumId w:val="85"/>
  </w:num>
  <w:num w:numId="16" w16cid:durableId="450125864">
    <w:abstractNumId w:val="22"/>
  </w:num>
  <w:num w:numId="17" w16cid:durableId="1305744889">
    <w:abstractNumId w:val="119"/>
  </w:num>
  <w:num w:numId="18" w16cid:durableId="1191989987">
    <w:abstractNumId w:val="4"/>
  </w:num>
  <w:num w:numId="19" w16cid:durableId="1087657673">
    <w:abstractNumId w:val="48"/>
  </w:num>
  <w:num w:numId="20" w16cid:durableId="603809718">
    <w:abstractNumId w:val="84"/>
  </w:num>
  <w:num w:numId="21" w16cid:durableId="1488474373">
    <w:abstractNumId w:val="33"/>
  </w:num>
  <w:num w:numId="22" w16cid:durableId="1773745285">
    <w:abstractNumId w:val="39"/>
  </w:num>
  <w:num w:numId="23" w16cid:durableId="931277385">
    <w:abstractNumId w:val="45"/>
  </w:num>
  <w:num w:numId="24" w16cid:durableId="1045639940">
    <w:abstractNumId w:val="49"/>
  </w:num>
  <w:num w:numId="25" w16cid:durableId="120273778">
    <w:abstractNumId w:val="34"/>
  </w:num>
  <w:num w:numId="26" w16cid:durableId="555048597">
    <w:abstractNumId w:val="101"/>
  </w:num>
  <w:num w:numId="27" w16cid:durableId="1448504032">
    <w:abstractNumId w:val="27"/>
  </w:num>
  <w:num w:numId="28" w16cid:durableId="1313488553">
    <w:abstractNumId w:val="105"/>
  </w:num>
  <w:num w:numId="29" w16cid:durableId="143353205">
    <w:abstractNumId w:val="23"/>
  </w:num>
  <w:num w:numId="30" w16cid:durableId="1267733985">
    <w:abstractNumId w:val="106"/>
  </w:num>
  <w:num w:numId="31" w16cid:durableId="351883740">
    <w:abstractNumId w:val="88"/>
  </w:num>
  <w:num w:numId="32" w16cid:durableId="782845007">
    <w:abstractNumId w:val="21"/>
  </w:num>
  <w:num w:numId="33" w16cid:durableId="1068529703">
    <w:abstractNumId w:val="121"/>
  </w:num>
  <w:num w:numId="34" w16cid:durableId="896815132">
    <w:abstractNumId w:val="24"/>
  </w:num>
  <w:num w:numId="35" w16cid:durableId="1608149172">
    <w:abstractNumId w:val="37"/>
  </w:num>
  <w:num w:numId="36" w16cid:durableId="103158790">
    <w:abstractNumId w:val="31"/>
  </w:num>
  <w:num w:numId="37" w16cid:durableId="928003368">
    <w:abstractNumId w:val="57"/>
  </w:num>
  <w:num w:numId="38" w16cid:durableId="2110277456">
    <w:abstractNumId w:val="75"/>
  </w:num>
  <w:num w:numId="39" w16cid:durableId="423108813">
    <w:abstractNumId w:val="123"/>
  </w:num>
  <w:num w:numId="40" w16cid:durableId="305164670">
    <w:abstractNumId w:val="47"/>
  </w:num>
  <w:num w:numId="41" w16cid:durableId="1550995311">
    <w:abstractNumId w:val="1"/>
  </w:num>
  <w:num w:numId="42" w16cid:durableId="782190690">
    <w:abstractNumId w:val="90"/>
  </w:num>
  <w:num w:numId="43" w16cid:durableId="353698661">
    <w:abstractNumId w:val="107"/>
  </w:num>
  <w:num w:numId="44" w16cid:durableId="2110467891">
    <w:abstractNumId w:val="62"/>
  </w:num>
  <w:num w:numId="45" w16cid:durableId="2125348215">
    <w:abstractNumId w:val="5"/>
  </w:num>
  <w:num w:numId="46" w16cid:durableId="359596596">
    <w:abstractNumId w:val="80"/>
  </w:num>
  <w:num w:numId="47" w16cid:durableId="1673794033">
    <w:abstractNumId w:val="58"/>
  </w:num>
  <w:num w:numId="48" w16cid:durableId="1647735001">
    <w:abstractNumId w:val="46"/>
  </w:num>
  <w:num w:numId="49" w16cid:durableId="1971593272">
    <w:abstractNumId w:val="79"/>
  </w:num>
  <w:num w:numId="50" w16cid:durableId="498273030">
    <w:abstractNumId w:val="55"/>
  </w:num>
  <w:num w:numId="51" w16cid:durableId="328680728">
    <w:abstractNumId w:val="40"/>
  </w:num>
  <w:num w:numId="52" w16cid:durableId="1391616790">
    <w:abstractNumId w:val="40"/>
  </w:num>
  <w:num w:numId="53" w16cid:durableId="243884379">
    <w:abstractNumId w:val="127"/>
  </w:num>
  <w:num w:numId="54" w16cid:durableId="868303642">
    <w:abstractNumId w:val="54"/>
  </w:num>
  <w:num w:numId="55" w16cid:durableId="1708483836">
    <w:abstractNumId w:val="89"/>
  </w:num>
  <w:num w:numId="56" w16cid:durableId="996613432">
    <w:abstractNumId w:val="67"/>
  </w:num>
  <w:num w:numId="57" w16cid:durableId="1126238831">
    <w:abstractNumId w:val="71"/>
  </w:num>
  <w:num w:numId="58" w16cid:durableId="1167744860">
    <w:abstractNumId w:val="114"/>
  </w:num>
  <w:num w:numId="59" w16cid:durableId="216740771">
    <w:abstractNumId w:val="43"/>
  </w:num>
  <w:num w:numId="60" w16cid:durableId="1866560015">
    <w:abstractNumId w:val="11"/>
  </w:num>
  <w:num w:numId="61" w16cid:durableId="444158824">
    <w:abstractNumId w:val="18"/>
  </w:num>
  <w:num w:numId="62" w16cid:durableId="507599758">
    <w:abstractNumId w:val="25"/>
  </w:num>
  <w:num w:numId="63" w16cid:durableId="1666325358">
    <w:abstractNumId w:val="9"/>
  </w:num>
  <w:num w:numId="64" w16cid:durableId="1303387857">
    <w:abstractNumId w:val="117"/>
  </w:num>
  <w:num w:numId="65" w16cid:durableId="1462259950">
    <w:abstractNumId w:val="15"/>
  </w:num>
  <w:num w:numId="66" w16cid:durableId="1121194303">
    <w:abstractNumId w:val="40"/>
  </w:num>
  <w:num w:numId="67" w16cid:durableId="1019432640">
    <w:abstractNumId w:val="103"/>
  </w:num>
  <w:num w:numId="68" w16cid:durableId="1536042796">
    <w:abstractNumId w:val="6"/>
  </w:num>
  <w:num w:numId="69" w16cid:durableId="408844738">
    <w:abstractNumId w:val="92"/>
  </w:num>
  <w:num w:numId="70" w16cid:durableId="800614769">
    <w:abstractNumId w:val="100"/>
  </w:num>
  <w:num w:numId="71" w16cid:durableId="1707218591">
    <w:abstractNumId w:val="26"/>
  </w:num>
  <w:num w:numId="72" w16cid:durableId="1405251029">
    <w:abstractNumId w:val="0"/>
  </w:num>
  <w:num w:numId="73" w16cid:durableId="373506289">
    <w:abstractNumId w:val="20"/>
  </w:num>
  <w:num w:numId="74" w16cid:durableId="1541287448">
    <w:abstractNumId w:val="30"/>
  </w:num>
  <w:num w:numId="75" w16cid:durableId="1436170412">
    <w:abstractNumId w:val="96"/>
  </w:num>
  <w:num w:numId="76" w16cid:durableId="1850949771">
    <w:abstractNumId w:val="102"/>
  </w:num>
  <w:num w:numId="77" w16cid:durableId="1719355462">
    <w:abstractNumId w:val="91"/>
  </w:num>
  <w:num w:numId="78" w16cid:durableId="385884330">
    <w:abstractNumId w:val="83"/>
  </w:num>
  <w:num w:numId="79" w16cid:durableId="735784886">
    <w:abstractNumId w:val="40"/>
  </w:num>
  <w:num w:numId="80" w16cid:durableId="1732576232">
    <w:abstractNumId w:val="32"/>
  </w:num>
  <w:num w:numId="81" w16cid:durableId="820121804">
    <w:abstractNumId w:val="38"/>
  </w:num>
  <w:num w:numId="82" w16cid:durableId="1604997768">
    <w:abstractNumId w:val="125"/>
  </w:num>
  <w:num w:numId="83" w16cid:durableId="254023112">
    <w:abstractNumId w:val="78"/>
  </w:num>
  <w:num w:numId="84" w16cid:durableId="648049851">
    <w:abstractNumId w:val="13"/>
  </w:num>
  <w:num w:numId="85" w16cid:durableId="423691393">
    <w:abstractNumId w:val="120"/>
  </w:num>
  <w:num w:numId="86" w16cid:durableId="715198374">
    <w:abstractNumId w:val="7"/>
  </w:num>
  <w:num w:numId="87" w16cid:durableId="1008094105">
    <w:abstractNumId w:val="98"/>
  </w:num>
  <w:num w:numId="88" w16cid:durableId="864632013">
    <w:abstractNumId w:val="76"/>
  </w:num>
  <w:num w:numId="89" w16cid:durableId="1156341180">
    <w:abstractNumId w:val="59"/>
  </w:num>
  <w:num w:numId="90" w16cid:durableId="1390031900">
    <w:abstractNumId w:val="69"/>
  </w:num>
  <w:num w:numId="91" w16cid:durableId="1581596374">
    <w:abstractNumId w:val="64"/>
  </w:num>
  <w:num w:numId="92" w16cid:durableId="2086537249">
    <w:abstractNumId w:val="10"/>
  </w:num>
  <w:num w:numId="93" w16cid:durableId="1721593065">
    <w:abstractNumId w:val="126"/>
  </w:num>
  <w:num w:numId="94" w16cid:durableId="1708139072">
    <w:abstractNumId w:val="63"/>
  </w:num>
  <w:num w:numId="95" w16cid:durableId="1761634723">
    <w:abstractNumId w:val="95"/>
  </w:num>
  <w:num w:numId="96" w16cid:durableId="2071884995">
    <w:abstractNumId w:val="51"/>
  </w:num>
  <w:num w:numId="97" w16cid:durableId="732965272">
    <w:abstractNumId w:val="122"/>
  </w:num>
  <w:num w:numId="98" w16cid:durableId="1946040930">
    <w:abstractNumId w:val="2"/>
  </w:num>
  <w:num w:numId="99" w16cid:durableId="251398926">
    <w:abstractNumId w:val="87"/>
  </w:num>
  <w:num w:numId="100" w16cid:durableId="1112435093">
    <w:abstractNumId w:val="61"/>
  </w:num>
  <w:num w:numId="101" w16cid:durableId="496775235">
    <w:abstractNumId w:val="86"/>
  </w:num>
  <w:num w:numId="102" w16cid:durableId="1941835401">
    <w:abstractNumId w:val="81"/>
  </w:num>
  <w:num w:numId="103" w16cid:durableId="1009258446">
    <w:abstractNumId w:val="65"/>
  </w:num>
  <w:num w:numId="104" w16cid:durableId="1459954752">
    <w:abstractNumId w:val="113"/>
  </w:num>
  <w:num w:numId="105" w16cid:durableId="673143228">
    <w:abstractNumId w:val="73"/>
  </w:num>
  <w:num w:numId="106" w16cid:durableId="932543705">
    <w:abstractNumId w:val="97"/>
  </w:num>
  <w:num w:numId="107" w16cid:durableId="1674843997">
    <w:abstractNumId w:val="111"/>
  </w:num>
  <w:num w:numId="108" w16cid:durableId="1833250119">
    <w:abstractNumId w:val="42"/>
  </w:num>
  <w:num w:numId="109" w16cid:durableId="18356792">
    <w:abstractNumId w:val="16"/>
  </w:num>
  <w:num w:numId="110" w16cid:durableId="388378585">
    <w:abstractNumId w:val="93"/>
  </w:num>
  <w:num w:numId="111" w16cid:durableId="1905295348">
    <w:abstractNumId w:val="17"/>
  </w:num>
  <w:num w:numId="112" w16cid:durableId="1197813458">
    <w:abstractNumId w:val="99"/>
  </w:num>
  <w:num w:numId="113" w16cid:durableId="490830927">
    <w:abstractNumId w:val="53"/>
  </w:num>
  <w:num w:numId="114" w16cid:durableId="1581409394">
    <w:abstractNumId w:val="70"/>
  </w:num>
  <w:num w:numId="115" w16cid:durableId="1678725812">
    <w:abstractNumId w:val="129"/>
  </w:num>
  <w:num w:numId="116" w16cid:durableId="247546007">
    <w:abstractNumId w:val="41"/>
  </w:num>
  <w:num w:numId="117" w16cid:durableId="1976720668">
    <w:abstractNumId w:val="72"/>
  </w:num>
  <w:num w:numId="118" w16cid:durableId="1092748614">
    <w:abstractNumId w:val="3"/>
  </w:num>
  <w:num w:numId="119" w16cid:durableId="707875163">
    <w:abstractNumId w:val="94"/>
  </w:num>
  <w:num w:numId="120" w16cid:durableId="1302541508">
    <w:abstractNumId w:val="40"/>
  </w:num>
  <w:num w:numId="121" w16cid:durableId="57826076">
    <w:abstractNumId w:val="130"/>
  </w:num>
  <w:num w:numId="122" w16cid:durableId="1142309223">
    <w:abstractNumId w:val="40"/>
  </w:num>
  <w:num w:numId="123" w16cid:durableId="720054375">
    <w:abstractNumId w:val="40"/>
  </w:num>
  <w:num w:numId="124" w16cid:durableId="600914840">
    <w:abstractNumId w:val="128"/>
  </w:num>
  <w:num w:numId="125" w16cid:durableId="56517329">
    <w:abstractNumId w:val="74"/>
  </w:num>
  <w:num w:numId="126" w16cid:durableId="65807818">
    <w:abstractNumId w:val="104"/>
  </w:num>
  <w:num w:numId="127" w16cid:durableId="1030377283">
    <w:abstractNumId w:val="124"/>
  </w:num>
  <w:num w:numId="128" w16cid:durableId="1231884426">
    <w:abstractNumId w:val="35"/>
  </w:num>
  <w:num w:numId="129" w16cid:durableId="1144590773">
    <w:abstractNumId w:val="14"/>
  </w:num>
  <w:num w:numId="130" w16cid:durableId="1831871464">
    <w:abstractNumId w:val="44"/>
  </w:num>
  <w:num w:numId="131" w16cid:durableId="218981231">
    <w:abstractNumId w:val="108"/>
  </w:num>
  <w:num w:numId="132" w16cid:durableId="1558585727">
    <w:abstractNumId w:val="66"/>
  </w:num>
  <w:num w:numId="133" w16cid:durableId="2042238259">
    <w:abstractNumId w:val="118"/>
  </w:num>
  <w:num w:numId="134" w16cid:durableId="178011479">
    <w:abstractNumId w:val="116"/>
  </w:num>
  <w:num w:numId="135" w16cid:durableId="1273244728">
    <w:abstractNumId w:val="50"/>
  </w:num>
  <w:num w:numId="136" w16cid:durableId="585112719">
    <w:abstractNumId w:val="68"/>
  </w:num>
  <w:num w:numId="137" w16cid:durableId="1407458037">
    <w:abstractNumId w:val="82"/>
  </w:num>
  <w:num w:numId="138" w16cid:durableId="49114739">
    <w:abstractNumId w:val="112"/>
  </w:num>
  <w:num w:numId="139" w16cid:durableId="739988926">
    <w:abstractNumId w:val="36"/>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vin Ma (马国臣)-人工智能研究院">
    <w15:presenceInfo w15:providerId="AD" w15:userId="S-1-5-21-1606980848-706699826-1801674531-269822967"/>
  </w15:person>
  <w15:person w15:author="Shuqing Li (李树青)">
    <w15:presenceInfo w15:providerId="AD" w15:userId="S-1-5-21-1606980848-706699826-1801674531-258839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08"/>
    <w:rsid w:val="000000FD"/>
    <w:rsid w:val="0000046D"/>
    <w:rsid w:val="00000B4C"/>
    <w:rsid w:val="00001795"/>
    <w:rsid w:val="00001E11"/>
    <w:rsid w:val="00001E94"/>
    <w:rsid w:val="00002732"/>
    <w:rsid w:val="00002A82"/>
    <w:rsid w:val="00002D3E"/>
    <w:rsid w:val="00002F43"/>
    <w:rsid w:val="0000361E"/>
    <w:rsid w:val="00003715"/>
    <w:rsid w:val="00003A0E"/>
    <w:rsid w:val="00003BA7"/>
    <w:rsid w:val="00003EAC"/>
    <w:rsid w:val="000047EB"/>
    <w:rsid w:val="00004846"/>
    <w:rsid w:val="000049D8"/>
    <w:rsid w:val="00005332"/>
    <w:rsid w:val="00005931"/>
    <w:rsid w:val="00005E54"/>
    <w:rsid w:val="00005EA9"/>
    <w:rsid w:val="00006065"/>
    <w:rsid w:val="000060F8"/>
    <w:rsid w:val="000062BB"/>
    <w:rsid w:val="000064C0"/>
    <w:rsid w:val="00006975"/>
    <w:rsid w:val="00006C7A"/>
    <w:rsid w:val="00006D16"/>
    <w:rsid w:val="0000755F"/>
    <w:rsid w:val="000075A0"/>
    <w:rsid w:val="00007D3E"/>
    <w:rsid w:val="00007F8B"/>
    <w:rsid w:val="000100AF"/>
    <w:rsid w:val="00010278"/>
    <w:rsid w:val="00010522"/>
    <w:rsid w:val="00010AF1"/>
    <w:rsid w:val="00010DFF"/>
    <w:rsid w:val="0001173E"/>
    <w:rsid w:val="00011836"/>
    <w:rsid w:val="0001213A"/>
    <w:rsid w:val="0001215D"/>
    <w:rsid w:val="00012688"/>
    <w:rsid w:val="00012A7F"/>
    <w:rsid w:val="00012CC2"/>
    <w:rsid w:val="00012F54"/>
    <w:rsid w:val="000137E4"/>
    <w:rsid w:val="000139C9"/>
    <w:rsid w:val="000139E7"/>
    <w:rsid w:val="00013C0E"/>
    <w:rsid w:val="00013DA2"/>
    <w:rsid w:val="00013FF7"/>
    <w:rsid w:val="00014714"/>
    <w:rsid w:val="000148A6"/>
    <w:rsid w:val="00014A72"/>
    <w:rsid w:val="00014C3C"/>
    <w:rsid w:val="00014F92"/>
    <w:rsid w:val="00014FA4"/>
    <w:rsid w:val="00015260"/>
    <w:rsid w:val="00015592"/>
    <w:rsid w:val="000157B0"/>
    <w:rsid w:val="00015D2F"/>
    <w:rsid w:val="0001616E"/>
    <w:rsid w:val="0001652C"/>
    <w:rsid w:val="00016720"/>
    <w:rsid w:val="00016DD1"/>
    <w:rsid w:val="000175D4"/>
    <w:rsid w:val="00017AED"/>
    <w:rsid w:val="00017EC6"/>
    <w:rsid w:val="00017F41"/>
    <w:rsid w:val="000202D0"/>
    <w:rsid w:val="00020783"/>
    <w:rsid w:val="0002087C"/>
    <w:rsid w:val="00020890"/>
    <w:rsid w:val="00020B00"/>
    <w:rsid w:val="00020DAF"/>
    <w:rsid w:val="0002104F"/>
    <w:rsid w:val="00021051"/>
    <w:rsid w:val="000210CB"/>
    <w:rsid w:val="000215DB"/>
    <w:rsid w:val="000216BC"/>
    <w:rsid w:val="00021E4F"/>
    <w:rsid w:val="000229BA"/>
    <w:rsid w:val="00022D7C"/>
    <w:rsid w:val="00023004"/>
    <w:rsid w:val="00023556"/>
    <w:rsid w:val="000236AE"/>
    <w:rsid w:val="00023FED"/>
    <w:rsid w:val="0002403A"/>
    <w:rsid w:val="00024232"/>
    <w:rsid w:val="0002429C"/>
    <w:rsid w:val="0002450E"/>
    <w:rsid w:val="00024B53"/>
    <w:rsid w:val="00024F0D"/>
    <w:rsid w:val="00025682"/>
    <w:rsid w:val="000258CD"/>
    <w:rsid w:val="000261C3"/>
    <w:rsid w:val="000264BC"/>
    <w:rsid w:val="00026503"/>
    <w:rsid w:val="00026C6B"/>
    <w:rsid w:val="00027621"/>
    <w:rsid w:val="00027F27"/>
    <w:rsid w:val="000301FE"/>
    <w:rsid w:val="000304F3"/>
    <w:rsid w:val="00030569"/>
    <w:rsid w:val="0003088F"/>
    <w:rsid w:val="00031628"/>
    <w:rsid w:val="00031707"/>
    <w:rsid w:val="00031CD4"/>
    <w:rsid w:val="000323F6"/>
    <w:rsid w:val="00032AC5"/>
    <w:rsid w:val="00032CCC"/>
    <w:rsid w:val="00032F8D"/>
    <w:rsid w:val="00033204"/>
    <w:rsid w:val="00033315"/>
    <w:rsid w:val="00033503"/>
    <w:rsid w:val="000337A3"/>
    <w:rsid w:val="00033AE3"/>
    <w:rsid w:val="000348FC"/>
    <w:rsid w:val="00034B2D"/>
    <w:rsid w:val="00034E2D"/>
    <w:rsid w:val="000353B2"/>
    <w:rsid w:val="00035AE1"/>
    <w:rsid w:val="00036555"/>
    <w:rsid w:val="00036BF4"/>
    <w:rsid w:val="00036F7B"/>
    <w:rsid w:val="000376EE"/>
    <w:rsid w:val="00037944"/>
    <w:rsid w:val="00037A50"/>
    <w:rsid w:val="00037C81"/>
    <w:rsid w:val="00037D3C"/>
    <w:rsid w:val="00037F45"/>
    <w:rsid w:val="000402EB"/>
    <w:rsid w:val="00040379"/>
    <w:rsid w:val="000406B8"/>
    <w:rsid w:val="00040A21"/>
    <w:rsid w:val="00040C2D"/>
    <w:rsid w:val="00040E13"/>
    <w:rsid w:val="00041204"/>
    <w:rsid w:val="00041483"/>
    <w:rsid w:val="000420B6"/>
    <w:rsid w:val="00042518"/>
    <w:rsid w:val="000425DE"/>
    <w:rsid w:val="000427D4"/>
    <w:rsid w:val="00042BB4"/>
    <w:rsid w:val="00043145"/>
    <w:rsid w:val="00043374"/>
    <w:rsid w:val="000433E8"/>
    <w:rsid w:val="0004346B"/>
    <w:rsid w:val="00043706"/>
    <w:rsid w:val="00043782"/>
    <w:rsid w:val="00043950"/>
    <w:rsid w:val="00043E21"/>
    <w:rsid w:val="00044452"/>
    <w:rsid w:val="0004446E"/>
    <w:rsid w:val="0004482E"/>
    <w:rsid w:val="00044B30"/>
    <w:rsid w:val="00044C97"/>
    <w:rsid w:val="000456B8"/>
    <w:rsid w:val="00045906"/>
    <w:rsid w:val="00045924"/>
    <w:rsid w:val="00045936"/>
    <w:rsid w:val="00045C10"/>
    <w:rsid w:val="00045E0D"/>
    <w:rsid w:val="0004643B"/>
    <w:rsid w:val="000464F5"/>
    <w:rsid w:val="00046657"/>
    <w:rsid w:val="00047043"/>
    <w:rsid w:val="00047F37"/>
    <w:rsid w:val="0005054A"/>
    <w:rsid w:val="00050C13"/>
    <w:rsid w:val="0005100C"/>
    <w:rsid w:val="00051824"/>
    <w:rsid w:val="00051C0C"/>
    <w:rsid w:val="00051EB5"/>
    <w:rsid w:val="000524D9"/>
    <w:rsid w:val="00052874"/>
    <w:rsid w:val="00052CFC"/>
    <w:rsid w:val="00052EFF"/>
    <w:rsid w:val="000530F1"/>
    <w:rsid w:val="0005381D"/>
    <w:rsid w:val="0005395D"/>
    <w:rsid w:val="00053A07"/>
    <w:rsid w:val="000544CB"/>
    <w:rsid w:val="00054531"/>
    <w:rsid w:val="00054567"/>
    <w:rsid w:val="00054A8C"/>
    <w:rsid w:val="00054CD3"/>
    <w:rsid w:val="000558DA"/>
    <w:rsid w:val="00055B81"/>
    <w:rsid w:val="000561E1"/>
    <w:rsid w:val="0005621A"/>
    <w:rsid w:val="000562B4"/>
    <w:rsid w:val="000563EF"/>
    <w:rsid w:val="00056B2E"/>
    <w:rsid w:val="00057438"/>
    <w:rsid w:val="0005759C"/>
    <w:rsid w:val="00057D80"/>
    <w:rsid w:val="00057E76"/>
    <w:rsid w:val="000606FE"/>
    <w:rsid w:val="00060ADB"/>
    <w:rsid w:val="00060BC2"/>
    <w:rsid w:val="00061435"/>
    <w:rsid w:val="0006144F"/>
    <w:rsid w:val="00061804"/>
    <w:rsid w:val="00062107"/>
    <w:rsid w:val="00062263"/>
    <w:rsid w:val="000625CE"/>
    <w:rsid w:val="00063395"/>
    <w:rsid w:val="00063F27"/>
    <w:rsid w:val="000644F7"/>
    <w:rsid w:val="000648AB"/>
    <w:rsid w:val="00064BC4"/>
    <w:rsid w:val="00064D44"/>
    <w:rsid w:val="00064D62"/>
    <w:rsid w:val="00064DD6"/>
    <w:rsid w:val="0006502C"/>
    <w:rsid w:val="000653E4"/>
    <w:rsid w:val="000655B8"/>
    <w:rsid w:val="000655B9"/>
    <w:rsid w:val="000657A9"/>
    <w:rsid w:val="00065F5F"/>
    <w:rsid w:val="000660DC"/>
    <w:rsid w:val="00066387"/>
    <w:rsid w:val="00066714"/>
    <w:rsid w:val="00066AD4"/>
    <w:rsid w:val="00067016"/>
    <w:rsid w:val="00067340"/>
    <w:rsid w:val="000673BB"/>
    <w:rsid w:val="00067669"/>
    <w:rsid w:val="00067995"/>
    <w:rsid w:val="00067AE7"/>
    <w:rsid w:val="00070063"/>
    <w:rsid w:val="000700E8"/>
    <w:rsid w:val="00070AF6"/>
    <w:rsid w:val="000723DA"/>
    <w:rsid w:val="00072810"/>
    <w:rsid w:val="00072BBB"/>
    <w:rsid w:val="00072D1A"/>
    <w:rsid w:val="00072DF3"/>
    <w:rsid w:val="00072E76"/>
    <w:rsid w:val="00072E7D"/>
    <w:rsid w:val="00072EC9"/>
    <w:rsid w:val="00073171"/>
    <w:rsid w:val="00073C25"/>
    <w:rsid w:val="00073E2A"/>
    <w:rsid w:val="0007412F"/>
    <w:rsid w:val="00074347"/>
    <w:rsid w:val="00075019"/>
    <w:rsid w:val="00075140"/>
    <w:rsid w:val="00075791"/>
    <w:rsid w:val="00075826"/>
    <w:rsid w:val="00076128"/>
    <w:rsid w:val="000763F0"/>
    <w:rsid w:val="000764F0"/>
    <w:rsid w:val="00076515"/>
    <w:rsid w:val="000768A4"/>
    <w:rsid w:val="00076C3D"/>
    <w:rsid w:val="00076C58"/>
    <w:rsid w:val="0007741D"/>
    <w:rsid w:val="00077B39"/>
    <w:rsid w:val="0008042E"/>
    <w:rsid w:val="00080560"/>
    <w:rsid w:val="0008076A"/>
    <w:rsid w:val="00080A4A"/>
    <w:rsid w:val="00080A6A"/>
    <w:rsid w:val="00080E8D"/>
    <w:rsid w:val="00081099"/>
    <w:rsid w:val="00081B6C"/>
    <w:rsid w:val="00082008"/>
    <w:rsid w:val="000823A3"/>
    <w:rsid w:val="0008253F"/>
    <w:rsid w:val="00082A19"/>
    <w:rsid w:val="000834ED"/>
    <w:rsid w:val="00083587"/>
    <w:rsid w:val="000836A4"/>
    <w:rsid w:val="000837B3"/>
    <w:rsid w:val="00084089"/>
    <w:rsid w:val="000840AD"/>
    <w:rsid w:val="00084174"/>
    <w:rsid w:val="00084F35"/>
    <w:rsid w:val="0008500C"/>
    <w:rsid w:val="000850C3"/>
    <w:rsid w:val="000855B0"/>
    <w:rsid w:val="00085E12"/>
    <w:rsid w:val="00086801"/>
    <w:rsid w:val="000869AA"/>
    <w:rsid w:val="0008703B"/>
    <w:rsid w:val="000870D5"/>
    <w:rsid w:val="0008742F"/>
    <w:rsid w:val="000879D6"/>
    <w:rsid w:val="00090A27"/>
    <w:rsid w:val="00090DC7"/>
    <w:rsid w:val="00090FA3"/>
    <w:rsid w:val="000916AE"/>
    <w:rsid w:val="0009176B"/>
    <w:rsid w:val="000919CC"/>
    <w:rsid w:val="00091BEE"/>
    <w:rsid w:val="000920A8"/>
    <w:rsid w:val="0009224F"/>
    <w:rsid w:val="00092431"/>
    <w:rsid w:val="00092C18"/>
    <w:rsid w:val="0009398A"/>
    <w:rsid w:val="00094AB9"/>
    <w:rsid w:val="00094F35"/>
    <w:rsid w:val="00094FBF"/>
    <w:rsid w:val="00095636"/>
    <w:rsid w:val="00095B5B"/>
    <w:rsid w:val="00096051"/>
    <w:rsid w:val="000964E5"/>
    <w:rsid w:val="000967D3"/>
    <w:rsid w:val="000971C8"/>
    <w:rsid w:val="000975E5"/>
    <w:rsid w:val="000A005E"/>
    <w:rsid w:val="000A0142"/>
    <w:rsid w:val="000A08AF"/>
    <w:rsid w:val="000A10FB"/>
    <w:rsid w:val="000A13B8"/>
    <w:rsid w:val="000A14EC"/>
    <w:rsid w:val="000A1D41"/>
    <w:rsid w:val="000A1DF0"/>
    <w:rsid w:val="000A282C"/>
    <w:rsid w:val="000A2929"/>
    <w:rsid w:val="000A2D05"/>
    <w:rsid w:val="000A2DEF"/>
    <w:rsid w:val="000A2EED"/>
    <w:rsid w:val="000A3068"/>
    <w:rsid w:val="000A3896"/>
    <w:rsid w:val="000A3BE7"/>
    <w:rsid w:val="000A3DAE"/>
    <w:rsid w:val="000A4119"/>
    <w:rsid w:val="000A4AC7"/>
    <w:rsid w:val="000A527B"/>
    <w:rsid w:val="000A54A3"/>
    <w:rsid w:val="000A5BCB"/>
    <w:rsid w:val="000A63F6"/>
    <w:rsid w:val="000A64EA"/>
    <w:rsid w:val="000A6C43"/>
    <w:rsid w:val="000A70F4"/>
    <w:rsid w:val="000A73F1"/>
    <w:rsid w:val="000A7592"/>
    <w:rsid w:val="000A7F57"/>
    <w:rsid w:val="000B0132"/>
    <w:rsid w:val="000B028F"/>
    <w:rsid w:val="000B02CC"/>
    <w:rsid w:val="000B0F20"/>
    <w:rsid w:val="000B1453"/>
    <w:rsid w:val="000B1912"/>
    <w:rsid w:val="000B1B08"/>
    <w:rsid w:val="000B1B5D"/>
    <w:rsid w:val="000B2327"/>
    <w:rsid w:val="000B2382"/>
    <w:rsid w:val="000B2E22"/>
    <w:rsid w:val="000B2E26"/>
    <w:rsid w:val="000B2E3B"/>
    <w:rsid w:val="000B31FB"/>
    <w:rsid w:val="000B3C5F"/>
    <w:rsid w:val="000B3D18"/>
    <w:rsid w:val="000B41EB"/>
    <w:rsid w:val="000B4754"/>
    <w:rsid w:val="000B4C81"/>
    <w:rsid w:val="000B4D02"/>
    <w:rsid w:val="000B5248"/>
    <w:rsid w:val="000B56F1"/>
    <w:rsid w:val="000B5D6E"/>
    <w:rsid w:val="000B5D7B"/>
    <w:rsid w:val="000B5FF4"/>
    <w:rsid w:val="000B61C2"/>
    <w:rsid w:val="000B7173"/>
    <w:rsid w:val="000B748D"/>
    <w:rsid w:val="000B7549"/>
    <w:rsid w:val="000B7633"/>
    <w:rsid w:val="000B7B68"/>
    <w:rsid w:val="000B7BF4"/>
    <w:rsid w:val="000C082E"/>
    <w:rsid w:val="000C0B14"/>
    <w:rsid w:val="000C2483"/>
    <w:rsid w:val="000C265B"/>
    <w:rsid w:val="000C30DC"/>
    <w:rsid w:val="000C345B"/>
    <w:rsid w:val="000C3B0C"/>
    <w:rsid w:val="000C433E"/>
    <w:rsid w:val="000C48CD"/>
    <w:rsid w:val="000C4BFF"/>
    <w:rsid w:val="000C4DF1"/>
    <w:rsid w:val="000C59BB"/>
    <w:rsid w:val="000C5B1B"/>
    <w:rsid w:val="000C5F3B"/>
    <w:rsid w:val="000C68C0"/>
    <w:rsid w:val="000C6E81"/>
    <w:rsid w:val="000C70B4"/>
    <w:rsid w:val="000C7519"/>
    <w:rsid w:val="000C79EE"/>
    <w:rsid w:val="000C7C41"/>
    <w:rsid w:val="000D032E"/>
    <w:rsid w:val="000D0622"/>
    <w:rsid w:val="000D0F5C"/>
    <w:rsid w:val="000D1762"/>
    <w:rsid w:val="000D19FA"/>
    <w:rsid w:val="000D1A17"/>
    <w:rsid w:val="000D1D25"/>
    <w:rsid w:val="000D2089"/>
    <w:rsid w:val="000D267D"/>
    <w:rsid w:val="000D274E"/>
    <w:rsid w:val="000D28DC"/>
    <w:rsid w:val="000D2B36"/>
    <w:rsid w:val="000D31B1"/>
    <w:rsid w:val="000D320A"/>
    <w:rsid w:val="000D3263"/>
    <w:rsid w:val="000D37B7"/>
    <w:rsid w:val="000D37E8"/>
    <w:rsid w:val="000D3F9B"/>
    <w:rsid w:val="000D42A3"/>
    <w:rsid w:val="000D4646"/>
    <w:rsid w:val="000D4807"/>
    <w:rsid w:val="000D4A63"/>
    <w:rsid w:val="000D58E3"/>
    <w:rsid w:val="000D5A17"/>
    <w:rsid w:val="000D6249"/>
    <w:rsid w:val="000D62D7"/>
    <w:rsid w:val="000D6692"/>
    <w:rsid w:val="000D6855"/>
    <w:rsid w:val="000D6871"/>
    <w:rsid w:val="000D6A4E"/>
    <w:rsid w:val="000D6D0C"/>
    <w:rsid w:val="000D7405"/>
    <w:rsid w:val="000D77E0"/>
    <w:rsid w:val="000D78D1"/>
    <w:rsid w:val="000D79D7"/>
    <w:rsid w:val="000E153B"/>
    <w:rsid w:val="000E17AC"/>
    <w:rsid w:val="000E1B1D"/>
    <w:rsid w:val="000E210A"/>
    <w:rsid w:val="000E2139"/>
    <w:rsid w:val="000E23DE"/>
    <w:rsid w:val="000E292F"/>
    <w:rsid w:val="000E32E6"/>
    <w:rsid w:val="000E350E"/>
    <w:rsid w:val="000E36EA"/>
    <w:rsid w:val="000E41D3"/>
    <w:rsid w:val="000E4465"/>
    <w:rsid w:val="000E49C7"/>
    <w:rsid w:val="000E4B57"/>
    <w:rsid w:val="000E4E02"/>
    <w:rsid w:val="000E5141"/>
    <w:rsid w:val="000E5542"/>
    <w:rsid w:val="000E554F"/>
    <w:rsid w:val="000E589D"/>
    <w:rsid w:val="000E59EC"/>
    <w:rsid w:val="000E5D09"/>
    <w:rsid w:val="000E61F8"/>
    <w:rsid w:val="000E6AC1"/>
    <w:rsid w:val="000E6CB6"/>
    <w:rsid w:val="000E6D5C"/>
    <w:rsid w:val="000E731F"/>
    <w:rsid w:val="000F007B"/>
    <w:rsid w:val="000F03E2"/>
    <w:rsid w:val="000F04A8"/>
    <w:rsid w:val="000F0B37"/>
    <w:rsid w:val="000F1299"/>
    <w:rsid w:val="000F1578"/>
    <w:rsid w:val="000F1D46"/>
    <w:rsid w:val="000F1E0E"/>
    <w:rsid w:val="000F20BB"/>
    <w:rsid w:val="000F26A5"/>
    <w:rsid w:val="000F2D2B"/>
    <w:rsid w:val="000F2E59"/>
    <w:rsid w:val="000F2E72"/>
    <w:rsid w:val="000F35CB"/>
    <w:rsid w:val="000F3968"/>
    <w:rsid w:val="000F3BD8"/>
    <w:rsid w:val="000F42C1"/>
    <w:rsid w:val="000F42D9"/>
    <w:rsid w:val="000F4951"/>
    <w:rsid w:val="000F4A7A"/>
    <w:rsid w:val="000F4F6C"/>
    <w:rsid w:val="000F52EE"/>
    <w:rsid w:val="000F5497"/>
    <w:rsid w:val="000F551F"/>
    <w:rsid w:val="000F55A6"/>
    <w:rsid w:val="000F5782"/>
    <w:rsid w:val="000F590D"/>
    <w:rsid w:val="000F592E"/>
    <w:rsid w:val="000F5E89"/>
    <w:rsid w:val="000F6325"/>
    <w:rsid w:val="000F6518"/>
    <w:rsid w:val="000F7632"/>
    <w:rsid w:val="000F76EF"/>
    <w:rsid w:val="000F7D8A"/>
    <w:rsid w:val="001003C1"/>
    <w:rsid w:val="0010134C"/>
    <w:rsid w:val="00101542"/>
    <w:rsid w:val="00101ED4"/>
    <w:rsid w:val="0010200E"/>
    <w:rsid w:val="001026C5"/>
    <w:rsid w:val="0010353D"/>
    <w:rsid w:val="00104339"/>
    <w:rsid w:val="00104584"/>
    <w:rsid w:val="00104993"/>
    <w:rsid w:val="00104A3B"/>
    <w:rsid w:val="00104CD0"/>
    <w:rsid w:val="00104FAC"/>
    <w:rsid w:val="00105203"/>
    <w:rsid w:val="001057C7"/>
    <w:rsid w:val="00106079"/>
    <w:rsid w:val="001062F5"/>
    <w:rsid w:val="00106871"/>
    <w:rsid w:val="001068EC"/>
    <w:rsid w:val="00106F94"/>
    <w:rsid w:val="001075FE"/>
    <w:rsid w:val="0010771E"/>
    <w:rsid w:val="00107889"/>
    <w:rsid w:val="00107992"/>
    <w:rsid w:val="00107BAB"/>
    <w:rsid w:val="001101FB"/>
    <w:rsid w:val="00110243"/>
    <w:rsid w:val="0011033F"/>
    <w:rsid w:val="00110456"/>
    <w:rsid w:val="00110CAD"/>
    <w:rsid w:val="00110DB2"/>
    <w:rsid w:val="00111056"/>
    <w:rsid w:val="0011137C"/>
    <w:rsid w:val="00111406"/>
    <w:rsid w:val="00111632"/>
    <w:rsid w:val="001119A7"/>
    <w:rsid w:val="00111D8C"/>
    <w:rsid w:val="00111DFF"/>
    <w:rsid w:val="00112DDD"/>
    <w:rsid w:val="00112E3E"/>
    <w:rsid w:val="0011374C"/>
    <w:rsid w:val="001137B6"/>
    <w:rsid w:val="00113966"/>
    <w:rsid w:val="00113D46"/>
    <w:rsid w:val="00113ECB"/>
    <w:rsid w:val="00113FBF"/>
    <w:rsid w:val="00114588"/>
    <w:rsid w:val="0011497D"/>
    <w:rsid w:val="00114E18"/>
    <w:rsid w:val="00114E21"/>
    <w:rsid w:val="00115124"/>
    <w:rsid w:val="00115242"/>
    <w:rsid w:val="001153C5"/>
    <w:rsid w:val="001155FB"/>
    <w:rsid w:val="00115DD2"/>
    <w:rsid w:val="00115F93"/>
    <w:rsid w:val="001160A5"/>
    <w:rsid w:val="00116403"/>
    <w:rsid w:val="00116FCF"/>
    <w:rsid w:val="0011791B"/>
    <w:rsid w:val="00117BC5"/>
    <w:rsid w:val="00117CC3"/>
    <w:rsid w:val="00117CCC"/>
    <w:rsid w:val="00117E5E"/>
    <w:rsid w:val="00120181"/>
    <w:rsid w:val="00120A97"/>
    <w:rsid w:val="001212D2"/>
    <w:rsid w:val="001216A8"/>
    <w:rsid w:val="00121B7E"/>
    <w:rsid w:val="001222AB"/>
    <w:rsid w:val="00122380"/>
    <w:rsid w:val="0012278D"/>
    <w:rsid w:val="00122A67"/>
    <w:rsid w:val="00123237"/>
    <w:rsid w:val="0012343F"/>
    <w:rsid w:val="0012359C"/>
    <w:rsid w:val="00123B77"/>
    <w:rsid w:val="00123FC7"/>
    <w:rsid w:val="00124051"/>
    <w:rsid w:val="00124137"/>
    <w:rsid w:val="00124E81"/>
    <w:rsid w:val="00124F2D"/>
    <w:rsid w:val="001251CF"/>
    <w:rsid w:val="00125301"/>
    <w:rsid w:val="00125352"/>
    <w:rsid w:val="00125688"/>
    <w:rsid w:val="00125889"/>
    <w:rsid w:val="00125A23"/>
    <w:rsid w:val="00125CC1"/>
    <w:rsid w:val="00125EDE"/>
    <w:rsid w:val="0012612C"/>
    <w:rsid w:val="0012624E"/>
    <w:rsid w:val="0012643F"/>
    <w:rsid w:val="00126BA6"/>
    <w:rsid w:val="00126D7F"/>
    <w:rsid w:val="00127805"/>
    <w:rsid w:val="0012793C"/>
    <w:rsid w:val="00127E1D"/>
    <w:rsid w:val="001300DA"/>
    <w:rsid w:val="0013056C"/>
    <w:rsid w:val="00130A93"/>
    <w:rsid w:val="00131417"/>
    <w:rsid w:val="0013167B"/>
    <w:rsid w:val="0013182E"/>
    <w:rsid w:val="00131DD0"/>
    <w:rsid w:val="00131E18"/>
    <w:rsid w:val="0013235E"/>
    <w:rsid w:val="001324A3"/>
    <w:rsid w:val="001324E5"/>
    <w:rsid w:val="001325B1"/>
    <w:rsid w:val="001327CF"/>
    <w:rsid w:val="00132F3C"/>
    <w:rsid w:val="00133373"/>
    <w:rsid w:val="0013363E"/>
    <w:rsid w:val="001339A4"/>
    <w:rsid w:val="001339C4"/>
    <w:rsid w:val="00133B3F"/>
    <w:rsid w:val="00133FEE"/>
    <w:rsid w:val="00133FF4"/>
    <w:rsid w:val="00134B11"/>
    <w:rsid w:val="00134BE3"/>
    <w:rsid w:val="00134ECE"/>
    <w:rsid w:val="00134F0E"/>
    <w:rsid w:val="00135ACB"/>
    <w:rsid w:val="00136543"/>
    <w:rsid w:val="00136822"/>
    <w:rsid w:val="0013685A"/>
    <w:rsid w:val="0013689E"/>
    <w:rsid w:val="00136A2A"/>
    <w:rsid w:val="00136A80"/>
    <w:rsid w:val="00136CCA"/>
    <w:rsid w:val="00136E4D"/>
    <w:rsid w:val="001376EC"/>
    <w:rsid w:val="00137FBB"/>
    <w:rsid w:val="0014009D"/>
    <w:rsid w:val="00140BCC"/>
    <w:rsid w:val="00140C8D"/>
    <w:rsid w:val="001410DB"/>
    <w:rsid w:val="00141395"/>
    <w:rsid w:val="00141955"/>
    <w:rsid w:val="001423AF"/>
    <w:rsid w:val="001437AB"/>
    <w:rsid w:val="001439A2"/>
    <w:rsid w:val="00143B97"/>
    <w:rsid w:val="00143E8A"/>
    <w:rsid w:val="00144126"/>
    <w:rsid w:val="00144449"/>
    <w:rsid w:val="00144495"/>
    <w:rsid w:val="00144C08"/>
    <w:rsid w:val="00145305"/>
    <w:rsid w:val="00145789"/>
    <w:rsid w:val="00145910"/>
    <w:rsid w:val="001459C7"/>
    <w:rsid w:val="00145DDB"/>
    <w:rsid w:val="001462DD"/>
    <w:rsid w:val="00146492"/>
    <w:rsid w:val="001464DE"/>
    <w:rsid w:val="001467A4"/>
    <w:rsid w:val="001474FE"/>
    <w:rsid w:val="001475B3"/>
    <w:rsid w:val="00147830"/>
    <w:rsid w:val="001479AF"/>
    <w:rsid w:val="00147C74"/>
    <w:rsid w:val="00150572"/>
    <w:rsid w:val="0015071C"/>
    <w:rsid w:val="00150C0C"/>
    <w:rsid w:val="00150C3A"/>
    <w:rsid w:val="00150EF6"/>
    <w:rsid w:val="0015115C"/>
    <w:rsid w:val="00151695"/>
    <w:rsid w:val="00151DD5"/>
    <w:rsid w:val="00152097"/>
    <w:rsid w:val="00152A10"/>
    <w:rsid w:val="00152A7D"/>
    <w:rsid w:val="00152B02"/>
    <w:rsid w:val="00152EC0"/>
    <w:rsid w:val="00154D62"/>
    <w:rsid w:val="001554E9"/>
    <w:rsid w:val="001555C4"/>
    <w:rsid w:val="001558A0"/>
    <w:rsid w:val="00155BDE"/>
    <w:rsid w:val="00156128"/>
    <w:rsid w:val="0015615A"/>
    <w:rsid w:val="00156375"/>
    <w:rsid w:val="001563A4"/>
    <w:rsid w:val="00156A1E"/>
    <w:rsid w:val="00156BA6"/>
    <w:rsid w:val="0015740D"/>
    <w:rsid w:val="00157591"/>
    <w:rsid w:val="00157624"/>
    <w:rsid w:val="00157631"/>
    <w:rsid w:val="00157A4C"/>
    <w:rsid w:val="00157BB2"/>
    <w:rsid w:val="00160505"/>
    <w:rsid w:val="0016057B"/>
    <w:rsid w:val="001606CD"/>
    <w:rsid w:val="001607DD"/>
    <w:rsid w:val="00160928"/>
    <w:rsid w:val="00160C46"/>
    <w:rsid w:val="00160CBD"/>
    <w:rsid w:val="001618A5"/>
    <w:rsid w:val="00161A12"/>
    <w:rsid w:val="00161C59"/>
    <w:rsid w:val="00161CA5"/>
    <w:rsid w:val="00161CB3"/>
    <w:rsid w:val="00161F35"/>
    <w:rsid w:val="00162099"/>
    <w:rsid w:val="00162402"/>
    <w:rsid w:val="0016241A"/>
    <w:rsid w:val="00162B51"/>
    <w:rsid w:val="00162E55"/>
    <w:rsid w:val="00162FC2"/>
    <w:rsid w:val="00163013"/>
    <w:rsid w:val="00163509"/>
    <w:rsid w:val="00163558"/>
    <w:rsid w:val="00163685"/>
    <w:rsid w:val="001636BA"/>
    <w:rsid w:val="0016376B"/>
    <w:rsid w:val="00163A01"/>
    <w:rsid w:val="00164321"/>
    <w:rsid w:val="00164607"/>
    <w:rsid w:val="00164669"/>
    <w:rsid w:val="00164CC1"/>
    <w:rsid w:val="00164F98"/>
    <w:rsid w:val="0016561A"/>
    <w:rsid w:val="00165929"/>
    <w:rsid w:val="00165DA0"/>
    <w:rsid w:val="00166134"/>
    <w:rsid w:val="00166331"/>
    <w:rsid w:val="00166905"/>
    <w:rsid w:val="00166A34"/>
    <w:rsid w:val="00166AD9"/>
    <w:rsid w:val="00166C00"/>
    <w:rsid w:val="00166F6D"/>
    <w:rsid w:val="00166FD5"/>
    <w:rsid w:val="00167761"/>
    <w:rsid w:val="0016798E"/>
    <w:rsid w:val="00167DF0"/>
    <w:rsid w:val="001706AA"/>
    <w:rsid w:val="00170969"/>
    <w:rsid w:val="00170CC1"/>
    <w:rsid w:val="00170EFF"/>
    <w:rsid w:val="001712CA"/>
    <w:rsid w:val="001719AC"/>
    <w:rsid w:val="00171E0A"/>
    <w:rsid w:val="00171EBB"/>
    <w:rsid w:val="00172208"/>
    <w:rsid w:val="00172563"/>
    <w:rsid w:val="00172AE4"/>
    <w:rsid w:val="00172FC9"/>
    <w:rsid w:val="00173699"/>
    <w:rsid w:val="00173711"/>
    <w:rsid w:val="00173AA4"/>
    <w:rsid w:val="00173DC0"/>
    <w:rsid w:val="00173DE4"/>
    <w:rsid w:val="00174032"/>
    <w:rsid w:val="00174205"/>
    <w:rsid w:val="00174212"/>
    <w:rsid w:val="001747EB"/>
    <w:rsid w:val="00174CFD"/>
    <w:rsid w:val="00174E86"/>
    <w:rsid w:val="00174FD5"/>
    <w:rsid w:val="00175636"/>
    <w:rsid w:val="00175881"/>
    <w:rsid w:val="00175A6B"/>
    <w:rsid w:val="00175C1C"/>
    <w:rsid w:val="00175D1C"/>
    <w:rsid w:val="0017628B"/>
    <w:rsid w:val="0017681D"/>
    <w:rsid w:val="00176CBC"/>
    <w:rsid w:val="00176D05"/>
    <w:rsid w:val="00176FF7"/>
    <w:rsid w:val="0017715D"/>
    <w:rsid w:val="00177662"/>
    <w:rsid w:val="001776FE"/>
    <w:rsid w:val="00177A1F"/>
    <w:rsid w:val="00177AB8"/>
    <w:rsid w:val="001801D1"/>
    <w:rsid w:val="001801F9"/>
    <w:rsid w:val="00180390"/>
    <w:rsid w:val="00180B42"/>
    <w:rsid w:val="00181592"/>
    <w:rsid w:val="001815F0"/>
    <w:rsid w:val="001819DB"/>
    <w:rsid w:val="00181ADF"/>
    <w:rsid w:val="00181BDE"/>
    <w:rsid w:val="00181CF0"/>
    <w:rsid w:val="00182314"/>
    <w:rsid w:val="00182448"/>
    <w:rsid w:val="001824B8"/>
    <w:rsid w:val="001825C4"/>
    <w:rsid w:val="001830AA"/>
    <w:rsid w:val="0018338B"/>
    <w:rsid w:val="001833F6"/>
    <w:rsid w:val="0018345C"/>
    <w:rsid w:val="001838B3"/>
    <w:rsid w:val="0018396D"/>
    <w:rsid w:val="00183A88"/>
    <w:rsid w:val="00183B60"/>
    <w:rsid w:val="0018401D"/>
    <w:rsid w:val="00184E2A"/>
    <w:rsid w:val="001853B3"/>
    <w:rsid w:val="0018540A"/>
    <w:rsid w:val="00185840"/>
    <w:rsid w:val="00185A2C"/>
    <w:rsid w:val="00185C86"/>
    <w:rsid w:val="001866E5"/>
    <w:rsid w:val="001868D5"/>
    <w:rsid w:val="00186982"/>
    <w:rsid w:val="001871BF"/>
    <w:rsid w:val="00187FA9"/>
    <w:rsid w:val="0019039D"/>
    <w:rsid w:val="001903C9"/>
    <w:rsid w:val="001910D6"/>
    <w:rsid w:val="00191822"/>
    <w:rsid w:val="00191CC7"/>
    <w:rsid w:val="00192174"/>
    <w:rsid w:val="00192BC0"/>
    <w:rsid w:val="00192C5F"/>
    <w:rsid w:val="00192E22"/>
    <w:rsid w:val="0019367F"/>
    <w:rsid w:val="001936DC"/>
    <w:rsid w:val="00193AFF"/>
    <w:rsid w:val="00193BE6"/>
    <w:rsid w:val="00193C10"/>
    <w:rsid w:val="00193EB2"/>
    <w:rsid w:val="0019434F"/>
    <w:rsid w:val="00194954"/>
    <w:rsid w:val="00195241"/>
    <w:rsid w:val="00195E81"/>
    <w:rsid w:val="00195F4A"/>
    <w:rsid w:val="00196185"/>
    <w:rsid w:val="001962C7"/>
    <w:rsid w:val="00196374"/>
    <w:rsid w:val="00196EC1"/>
    <w:rsid w:val="00196FBA"/>
    <w:rsid w:val="00197223"/>
    <w:rsid w:val="0019775F"/>
    <w:rsid w:val="00197DBF"/>
    <w:rsid w:val="00197FA6"/>
    <w:rsid w:val="001A0563"/>
    <w:rsid w:val="001A07BE"/>
    <w:rsid w:val="001A07E2"/>
    <w:rsid w:val="001A0A83"/>
    <w:rsid w:val="001A12B7"/>
    <w:rsid w:val="001A13C2"/>
    <w:rsid w:val="001A2127"/>
    <w:rsid w:val="001A2A0D"/>
    <w:rsid w:val="001A3008"/>
    <w:rsid w:val="001A3651"/>
    <w:rsid w:val="001A556B"/>
    <w:rsid w:val="001A564A"/>
    <w:rsid w:val="001A5881"/>
    <w:rsid w:val="001A5DC5"/>
    <w:rsid w:val="001A5F57"/>
    <w:rsid w:val="001A6158"/>
    <w:rsid w:val="001A6287"/>
    <w:rsid w:val="001A6945"/>
    <w:rsid w:val="001A6984"/>
    <w:rsid w:val="001A7188"/>
    <w:rsid w:val="001A7332"/>
    <w:rsid w:val="001A7CC2"/>
    <w:rsid w:val="001A7E64"/>
    <w:rsid w:val="001B0228"/>
    <w:rsid w:val="001B0674"/>
    <w:rsid w:val="001B0BCC"/>
    <w:rsid w:val="001B0E3E"/>
    <w:rsid w:val="001B116D"/>
    <w:rsid w:val="001B128D"/>
    <w:rsid w:val="001B1AD4"/>
    <w:rsid w:val="001B1B1A"/>
    <w:rsid w:val="001B1F64"/>
    <w:rsid w:val="001B2393"/>
    <w:rsid w:val="001B2C33"/>
    <w:rsid w:val="001B2C38"/>
    <w:rsid w:val="001B311F"/>
    <w:rsid w:val="001B3602"/>
    <w:rsid w:val="001B3C0C"/>
    <w:rsid w:val="001B3FE3"/>
    <w:rsid w:val="001B40D1"/>
    <w:rsid w:val="001B4DA4"/>
    <w:rsid w:val="001B4DC6"/>
    <w:rsid w:val="001B4F61"/>
    <w:rsid w:val="001B4FCF"/>
    <w:rsid w:val="001B5282"/>
    <w:rsid w:val="001B54AC"/>
    <w:rsid w:val="001B5A73"/>
    <w:rsid w:val="001B5B05"/>
    <w:rsid w:val="001B5B5B"/>
    <w:rsid w:val="001B5D00"/>
    <w:rsid w:val="001B5DB2"/>
    <w:rsid w:val="001B5FBB"/>
    <w:rsid w:val="001B65A2"/>
    <w:rsid w:val="001B6A17"/>
    <w:rsid w:val="001B747F"/>
    <w:rsid w:val="001B7A64"/>
    <w:rsid w:val="001B7FFE"/>
    <w:rsid w:val="001C038C"/>
    <w:rsid w:val="001C068C"/>
    <w:rsid w:val="001C08D6"/>
    <w:rsid w:val="001C1444"/>
    <w:rsid w:val="001C1C5A"/>
    <w:rsid w:val="001C1F1D"/>
    <w:rsid w:val="001C1FFD"/>
    <w:rsid w:val="001C2389"/>
    <w:rsid w:val="001C29B4"/>
    <w:rsid w:val="001C2BB2"/>
    <w:rsid w:val="001C2BF3"/>
    <w:rsid w:val="001C2D18"/>
    <w:rsid w:val="001C2D7F"/>
    <w:rsid w:val="001C2EC9"/>
    <w:rsid w:val="001C3451"/>
    <w:rsid w:val="001C34B9"/>
    <w:rsid w:val="001C41F1"/>
    <w:rsid w:val="001C420E"/>
    <w:rsid w:val="001C4C1F"/>
    <w:rsid w:val="001C535E"/>
    <w:rsid w:val="001C5C31"/>
    <w:rsid w:val="001C5C8F"/>
    <w:rsid w:val="001C5E99"/>
    <w:rsid w:val="001C61C0"/>
    <w:rsid w:val="001C674B"/>
    <w:rsid w:val="001C6863"/>
    <w:rsid w:val="001C6913"/>
    <w:rsid w:val="001C6F54"/>
    <w:rsid w:val="001C707D"/>
    <w:rsid w:val="001C7260"/>
    <w:rsid w:val="001C7634"/>
    <w:rsid w:val="001C7666"/>
    <w:rsid w:val="001C768D"/>
    <w:rsid w:val="001C7775"/>
    <w:rsid w:val="001C7F9E"/>
    <w:rsid w:val="001D0020"/>
    <w:rsid w:val="001D0A00"/>
    <w:rsid w:val="001D0C16"/>
    <w:rsid w:val="001D0E21"/>
    <w:rsid w:val="001D1066"/>
    <w:rsid w:val="001D1207"/>
    <w:rsid w:val="001D1233"/>
    <w:rsid w:val="001D1988"/>
    <w:rsid w:val="001D2081"/>
    <w:rsid w:val="001D229D"/>
    <w:rsid w:val="001D2688"/>
    <w:rsid w:val="001D26F8"/>
    <w:rsid w:val="001D2BAB"/>
    <w:rsid w:val="001D2BDF"/>
    <w:rsid w:val="001D30EA"/>
    <w:rsid w:val="001D3278"/>
    <w:rsid w:val="001D35AC"/>
    <w:rsid w:val="001D3954"/>
    <w:rsid w:val="001D3A14"/>
    <w:rsid w:val="001D3DC9"/>
    <w:rsid w:val="001D51AA"/>
    <w:rsid w:val="001D56C2"/>
    <w:rsid w:val="001D57A3"/>
    <w:rsid w:val="001D57D4"/>
    <w:rsid w:val="001D5DAE"/>
    <w:rsid w:val="001D5F62"/>
    <w:rsid w:val="001D65A4"/>
    <w:rsid w:val="001D7158"/>
    <w:rsid w:val="001D72D7"/>
    <w:rsid w:val="001D79C1"/>
    <w:rsid w:val="001D7AC2"/>
    <w:rsid w:val="001D7D2E"/>
    <w:rsid w:val="001E01C1"/>
    <w:rsid w:val="001E01E9"/>
    <w:rsid w:val="001E0512"/>
    <w:rsid w:val="001E0BA3"/>
    <w:rsid w:val="001E0EEC"/>
    <w:rsid w:val="001E1419"/>
    <w:rsid w:val="001E19D4"/>
    <w:rsid w:val="001E1DA4"/>
    <w:rsid w:val="001E1E57"/>
    <w:rsid w:val="001E21FB"/>
    <w:rsid w:val="001E2C2C"/>
    <w:rsid w:val="001E2C43"/>
    <w:rsid w:val="001E340B"/>
    <w:rsid w:val="001E3475"/>
    <w:rsid w:val="001E35EA"/>
    <w:rsid w:val="001E360F"/>
    <w:rsid w:val="001E3BF3"/>
    <w:rsid w:val="001E3C3E"/>
    <w:rsid w:val="001E41A2"/>
    <w:rsid w:val="001E449F"/>
    <w:rsid w:val="001E4524"/>
    <w:rsid w:val="001E4857"/>
    <w:rsid w:val="001E4B15"/>
    <w:rsid w:val="001E63B5"/>
    <w:rsid w:val="001E6431"/>
    <w:rsid w:val="001E667F"/>
    <w:rsid w:val="001E69AE"/>
    <w:rsid w:val="001E6B8C"/>
    <w:rsid w:val="001E6C81"/>
    <w:rsid w:val="001E6DF8"/>
    <w:rsid w:val="001E6F2C"/>
    <w:rsid w:val="001E7EB8"/>
    <w:rsid w:val="001E7F65"/>
    <w:rsid w:val="001F022C"/>
    <w:rsid w:val="001F0F10"/>
    <w:rsid w:val="001F11E4"/>
    <w:rsid w:val="001F1A04"/>
    <w:rsid w:val="001F1C78"/>
    <w:rsid w:val="001F1FB4"/>
    <w:rsid w:val="001F2C43"/>
    <w:rsid w:val="001F3373"/>
    <w:rsid w:val="001F3407"/>
    <w:rsid w:val="001F349B"/>
    <w:rsid w:val="001F3592"/>
    <w:rsid w:val="001F37D2"/>
    <w:rsid w:val="001F413A"/>
    <w:rsid w:val="001F41D3"/>
    <w:rsid w:val="001F4B37"/>
    <w:rsid w:val="001F4DAD"/>
    <w:rsid w:val="001F51AF"/>
    <w:rsid w:val="001F5297"/>
    <w:rsid w:val="001F5444"/>
    <w:rsid w:val="001F56A4"/>
    <w:rsid w:val="001F5BBA"/>
    <w:rsid w:val="001F664F"/>
    <w:rsid w:val="001F6DDD"/>
    <w:rsid w:val="001F6ED5"/>
    <w:rsid w:val="001F6F7E"/>
    <w:rsid w:val="001F730B"/>
    <w:rsid w:val="001F7313"/>
    <w:rsid w:val="001F79AC"/>
    <w:rsid w:val="001F7B21"/>
    <w:rsid w:val="001F7D01"/>
    <w:rsid w:val="001F7DE2"/>
    <w:rsid w:val="00200033"/>
    <w:rsid w:val="002006F6"/>
    <w:rsid w:val="00200B7B"/>
    <w:rsid w:val="00201346"/>
    <w:rsid w:val="002015F6"/>
    <w:rsid w:val="00201ABE"/>
    <w:rsid w:val="00201C4C"/>
    <w:rsid w:val="00201F91"/>
    <w:rsid w:val="00202370"/>
    <w:rsid w:val="00202813"/>
    <w:rsid w:val="00202835"/>
    <w:rsid w:val="002029AA"/>
    <w:rsid w:val="00202FFA"/>
    <w:rsid w:val="00203FC2"/>
    <w:rsid w:val="0020412F"/>
    <w:rsid w:val="002042A2"/>
    <w:rsid w:val="00204453"/>
    <w:rsid w:val="002046DA"/>
    <w:rsid w:val="00204C2B"/>
    <w:rsid w:val="00205FF5"/>
    <w:rsid w:val="002061DB"/>
    <w:rsid w:val="002065BE"/>
    <w:rsid w:val="002068F4"/>
    <w:rsid w:val="002069D9"/>
    <w:rsid w:val="00206D36"/>
    <w:rsid w:val="00207142"/>
    <w:rsid w:val="0020747F"/>
    <w:rsid w:val="00207516"/>
    <w:rsid w:val="00207565"/>
    <w:rsid w:val="002076C8"/>
    <w:rsid w:val="00207A2C"/>
    <w:rsid w:val="00207A8A"/>
    <w:rsid w:val="00207AB1"/>
    <w:rsid w:val="00207BE2"/>
    <w:rsid w:val="00207D11"/>
    <w:rsid w:val="00210415"/>
    <w:rsid w:val="00210753"/>
    <w:rsid w:val="00210A3D"/>
    <w:rsid w:val="00210F0D"/>
    <w:rsid w:val="0021103D"/>
    <w:rsid w:val="00211454"/>
    <w:rsid w:val="0021149F"/>
    <w:rsid w:val="00211B67"/>
    <w:rsid w:val="00212205"/>
    <w:rsid w:val="00212468"/>
    <w:rsid w:val="0021323A"/>
    <w:rsid w:val="00213517"/>
    <w:rsid w:val="002136EE"/>
    <w:rsid w:val="002137AC"/>
    <w:rsid w:val="00213B9E"/>
    <w:rsid w:val="002144BC"/>
    <w:rsid w:val="0021474C"/>
    <w:rsid w:val="0021481B"/>
    <w:rsid w:val="002149BA"/>
    <w:rsid w:val="00214A2A"/>
    <w:rsid w:val="00214AB9"/>
    <w:rsid w:val="00214F5C"/>
    <w:rsid w:val="0021585E"/>
    <w:rsid w:val="002159C7"/>
    <w:rsid w:val="00215AA6"/>
    <w:rsid w:val="00217132"/>
    <w:rsid w:val="00217312"/>
    <w:rsid w:val="0021740A"/>
    <w:rsid w:val="0021743B"/>
    <w:rsid w:val="00217590"/>
    <w:rsid w:val="002175FF"/>
    <w:rsid w:val="00217CFF"/>
    <w:rsid w:val="00217DC1"/>
    <w:rsid w:val="00217F96"/>
    <w:rsid w:val="0022013F"/>
    <w:rsid w:val="00220166"/>
    <w:rsid w:val="002201F5"/>
    <w:rsid w:val="00220338"/>
    <w:rsid w:val="00220899"/>
    <w:rsid w:val="00221A12"/>
    <w:rsid w:val="00221A33"/>
    <w:rsid w:val="00221DEB"/>
    <w:rsid w:val="00223D9F"/>
    <w:rsid w:val="0022448E"/>
    <w:rsid w:val="002246CA"/>
    <w:rsid w:val="00224DB9"/>
    <w:rsid w:val="00225506"/>
    <w:rsid w:val="00225870"/>
    <w:rsid w:val="00225BA7"/>
    <w:rsid w:val="00225E9D"/>
    <w:rsid w:val="00226370"/>
    <w:rsid w:val="00226712"/>
    <w:rsid w:val="002267A4"/>
    <w:rsid w:val="00226C30"/>
    <w:rsid w:val="00226F39"/>
    <w:rsid w:val="002270A6"/>
    <w:rsid w:val="0022757C"/>
    <w:rsid w:val="0022767C"/>
    <w:rsid w:val="002301CB"/>
    <w:rsid w:val="0023027F"/>
    <w:rsid w:val="00230C6A"/>
    <w:rsid w:val="00230F34"/>
    <w:rsid w:val="00231163"/>
    <w:rsid w:val="002317D9"/>
    <w:rsid w:val="00231A41"/>
    <w:rsid w:val="0023255F"/>
    <w:rsid w:val="00232BD3"/>
    <w:rsid w:val="00232C72"/>
    <w:rsid w:val="0023301C"/>
    <w:rsid w:val="00233467"/>
    <w:rsid w:val="00233781"/>
    <w:rsid w:val="00233B4D"/>
    <w:rsid w:val="00233C25"/>
    <w:rsid w:val="00233F4C"/>
    <w:rsid w:val="00233FB1"/>
    <w:rsid w:val="002341FA"/>
    <w:rsid w:val="00234DE9"/>
    <w:rsid w:val="00235027"/>
    <w:rsid w:val="0023505B"/>
    <w:rsid w:val="002350C8"/>
    <w:rsid w:val="00235DD5"/>
    <w:rsid w:val="00235FBA"/>
    <w:rsid w:val="0023637B"/>
    <w:rsid w:val="00236453"/>
    <w:rsid w:val="00236928"/>
    <w:rsid w:val="00236CF5"/>
    <w:rsid w:val="00236E16"/>
    <w:rsid w:val="00236F8C"/>
    <w:rsid w:val="00236FB4"/>
    <w:rsid w:val="0023722B"/>
    <w:rsid w:val="00237417"/>
    <w:rsid w:val="00237657"/>
    <w:rsid w:val="00237882"/>
    <w:rsid w:val="00237A44"/>
    <w:rsid w:val="00237A8C"/>
    <w:rsid w:val="00240133"/>
    <w:rsid w:val="00240317"/>
    <w:rsid w:val="00240B92"/>
    <w:rsid w:val="00240D93"/>
    <w:rsid w:val="00240D9A"/>
    <w:rsid w:val="00240FC7"/>
    <w:rsid w:val="002414A6"/>
    <w:rsid w:val="00242060"/>
    <w:rsid w:val="0024289C"/>
    <w:rsid w:val="002428A3"/>
    <w:rsid w:val="00242FFA"/>
    <w:rsid w:val="00243352"/>
    <w:rsid w:val="00244202"/>
    <w:rsid w:val="0024489B"/>
    <w:rsid w:val="00244BF1"/>
    <w:rsid w:val="002457D8"/>
    <w:rsid w:val="00245800"/>
    <w:rsid w:val="002459E8"/>
    <w:rsid w:val="00245AA3"/>
    <w:rsid w:val="002461ED"/>
    <w:rsid w:val="002462AB"/>
    <w:rsid w:val="00246756"/>
    <w:rsid w:val="00246D1E"/>
    <w:rsid w:val="00246F14"/>
    <w:rsid w:val="00246F8B"/>
    <w:rsid w:val="00247333"/>
    <w:rsid w:val="002473DB"/>
    <w:rsid w:val="00247647"/>
    <w:rsid w:val="00247870"/>
    <w:rsid w:val="0025066F"/>
    <w:rsid w:val="0025067D"/>
    <w:rsid w:val="00250DBF"/>
    <w:rsid w:val="00250F69"/>
    <w:rsid w:val="00250FA7"/>
    <w:rsid w:val="0025118B"/>
    <w:rsid w:val="0025148B"/>
    <w:rsid w:val="0025198C"/>
    <w:rsid w:val="00251A05"/>
    <w:rsid w:val="00251B85"/>
    <w:rsid w:val="00252189"/>
    <w:rsid w:val="00252203"/>
    <w:rsid w:val="00252726"/>
    <w:rsid w:val="002527A6"/>
    <w:rsid w:val="00252A64"/>
    <w:rsid w:val="00252A7B"/>
    <w:rsid w:val="00252B5C"/>
    <w:rsid w:val="00252F16"/>
    <w:rsid w:val="002533A2"/>
    <w:rsid w:val="00253B49"/>
    <w:rsid w:val="0025472F"/>
    <w:rsid w:val="002549A1"/>
    <w:rsid w:val="00254B92"/>
    <w:rsid w:val="00255085"/>
    <w:rsid w:val="002559F7"/>
    <w:rsid w:val="00256B8F"/>
    <w:rsid w:val="00256DD0"/>
    <w:rsid w:val="00256EC9"/>
    <w:rsid w:val="00257355"/>
    <w:rsid w:val="00257482"/>
    <w:rsid w:val="00260471"/>
    <w:rsid w:val="00261D20"/>
    <w:rsid w:val="00261D54"/>
    <w:rsid w:val="00262977"/>
    <w:rsid w:val="00262B35"/>
    <w:rsid w:val="00262CB9"/>
    <w:rsid w:val="00262E64"/>
    <w:rsid w:val="00263FCD"/>
    <w:rsid w:val="00264278"/>
    <w:rsid w:val="00264552"/>
    <w:rsid w:val="00264AF2"/>
    <w:rsid w:val="00265333"/>
    <w:rsid w:val="002654A2"/>
    <w:rsid w:val="002655FF"/>
    <w:rsid w:val="00265728"/>
    <w:rsid w:val="002660F5"/>
    <w:rsid w:val="00266339"/>
    <w:rsid w:val="002667C7"/>
    <w:rsid w:val="00266A10"/>
    <w:rsid w:val="00266CF7"/>
    <w:rsid w:val="00266DBD"/>
    <w:rsid w:val="002671C7"/>
    <w:rsid w:val="00267823"/>
    <w:rsid w:val="00267EF8"/>
    <w:rsid w:val="00267F0C"/>
    <w:rsid w:val="00270092"/>
    <w:rsid w:val="002700A0"/>
    <w:rsid w:val="002702B4"/>
    <w:rsid w:val="002703B1"/>
    <w:rsid w:val="00270AD3"/>
    <w:rsid w:val="00270B60"/>
    <w:rsid w:val="00270BE7"/>
    <w:rsid w:val="00270C6B"/>
    <w:rsid w:val="00270CD6"/>
    <w:rsid w:val="00270EA6"/>
    <w:rsid w:val="002713CB"/>
    <w:rsid w:val="002726FF"/>
    <w:rsid w:val="00272EB0"/>
    <w:rsid w:val="002742C6"/>
    <w:rsid w:val="00274688"/>
    <w:rsid w:val="00274C74"/>
    <w:rsid w:val="00275405"/>
    <w:rsid w:val="00275555"/>
    <w:rsid w:val="00275574"/>
    <w:rsid w:val="00275775"/>
    <w:rsid w:val="002763E1"/>
    <w:rsid w:val="002765A5"/>
    <w:rsid w:val="002765D8"/>
    <w:rsid w:val="00276736"/>
    <w:rsid w:val="00276BB7"/>
    <w:rsid w:val="00276BE4"/>
    <w:rsid w:val="00276E9C"/>
    <w:rsid w:val="00276EB4"/>
    <w:rsid w:val="00277180"/>
    <w:rsid w:val="00277489"/>
    <w:rsid w:val="00277761"/>
    <w:rsid w:val="00277889"/>
    <w:rsid w:val="00280483"/>
    <w:rsid w:val="00280610"/>
    <w:rsid w:val="00280733"/>
    <w:rsid w:val="002808D8"/>
    <w:rsid w:val="00280B56"/>
    <w:rsid w:val="00280CAF"/>
    <w:rsid w:val="00280FB2"/>
    <w:rsid w:val="002817B8"/>
    <w:rsid w:val="00281C08"/>
    <w:rsid w:val="0028217C"/>
    <w:rsid w:val="00282454"/>
    <w:rsid w:val="00282E14"/>
    <w:rsid w:val="002831CB"/>
    <w:rsid w:val="00283683"/>
    <w:rsid w:val="00283DAE"/>
    <w:rsid w:val="00283E62"/>
    <w:rsid w:val="00283FB3"/>
    <w:rsid w:val="00284590"/>
    <w:rsid w:val="00284A11"/>
    <w:rsid w:val="0028544E"/>
    <w:rsid w:val="002855D4"/>
    <w:rsid w:val="0028587F"/>
    <w:rsid w:val="00286C6C"/>
    <w:rsid w:val="00287221"/>
    <w:rsid w:val="0028730B"/>
    <w:rsid w:val="002874FB"/>
    <w:rsid w:val="002877B1"/>
    <w:rsid w:val="0028794C"/>
    <w:rsid w:val="00287DD5"/>
    <w:rsid w:val="002902AD"/>
    <w:rsid w:val="00290325"/>
    <w:rsid w:val="002907E2"/>
    <w:rsid w:val="002908F6"/>
    <w:rsid w:val="00290A19"/>
    <w:rsid w:val="00290CDB"/>
    <w:rsid w:val="00290E62"/>
    <w:rsid w:val="00291131"/>
    <w:rsid w:val="002913B2"/>
    <w:rsid w:val="002915DA"/>
    <w:rsid w:val="0029160D"/>
    <w:rsid w:val="002918FD"/>
    <w:rsid w:val="00291D42"/>
    <w:rsid w:val="0029211D"/>
    <w:rsid w:val="00292526"/>
    <w:rsid w:val="0029254A"/>
    <w:rsid w:val="00292DD0"/>
    <w:rsid w:val="00292E99"/>
    <w:rsid w:val="00292EFC"/>
    <w:rsid w:val="00293004"/>
    <w:rsid w:val="002930EC"/>
    <w:rsid w:val="002931BC"/>
    <w:rsid w:val="0029321D"/>
    <w:rsid w:val="00293521"/>
    <w:rsid w:val="0029378F"/>
    <w:rsid w:val="00293C42"/>
    <w:rsid w:val="00293CA1"/>
    <w:rsid w:val="00293CF1"/>
    <w:rsid w:val="00293DE4"/>
    <w:rsid w:val="0029484D"/>
    <w:rsid w:val="00294AB1"/>
    <w:rsid w:val="00294B86"/>
    <w:rsid w:val="0029516F"/>
    <w:rsid w:val="002954B8"/>
    <w:rsid w:val="00295807"/>
    <w:rsid w:val="002958AF"/>
    <w:rsid w:val="00295BC6"/>
    <w:rsid w:val="002962AC"/>
    <w:rsid w:val="00296308"/>
    <w:rsid w:val="0029648C"/>
    <w:rsid w:val="002965E0"/>
    <w:rsid w:val="00296BBA"/>
    <w:rsid w:val="002973D4"/>
    <w:rsid w:val="00297805"/>
    <w:rsid w:val="00297FEF"/>
    <w:rsid w:val="002A06B7"/>
    <w:rsid w:val="002A109E"/>
    <w:rsid w:val="002A1820"/>
    <w:rsid w:val="002A1B62"/>
    <w:rsid w:val="002A1E9B"/>
    <w:rsid w:val="002A1F12"/>
    <w:rsid w:val="002A1F5E"/>
    <w:rsid w:val="002A21CB"/>
    <w:rsid w:val="002A22C7"/>
    <w:rsid w:val="002A23FA"/>
    <w:rsid w:val="002A26B2"/>
    <w:rsid w:val="002A29B4"/>
    <w:rsid w:val="002A2A05"/>
    <w:rsid w:val="002A37B1"/>
    <w:rsid w:val="002A3BD0"/>
    <w:rsid w:val="002A3CD8"/>
    <w:rsid w:val="002A4701"/>
    <w:rsid w:val="002A47DE"/>
    <w:rsid w:val="002A4CBC"/>
    <w:rsid w:val="002A4D96"/>
    <w:rsid w:val="002A4E80"/>
    <w:rsid w:val="002A5446"/>
    <w:rsid w:val="002A5878"/>
    <w:rsid w:val="002A5BFC"/>
    <w:rsid w:val="002A5C06"/>
    <w:rsid w:val="002A5DE4"/>
    <w:rsid w:val="002A5F1D"/>
    <w:rsid w:val="002A6006"/>
    <w:rsid w:val="002A629C"/>
    <w:rsid w:val="002A6D9E"/>
    <w:rsid w:val="002A7229"/>
    <w:rsid w:val="002A77F0"/>
    <w:rsid w:val="002B01B0"/>
    <w:rsid w:val="002B0519"/>
    <w:rsid w:val="002B0591"/>
    <w:rsid w:val="002B0B8C"/>
    <w:rsid w:val="002B0F95"/>
    <w:rsid w:val="002B1854"/>
    <w:rsid w:val="002B1F60"/>
    <w:rsid w:val="002B2047"/>
    <w:rsid w:val="002B277C"/>
    <w:rsid w:val="002B27BF"/>
    <w:rsid w:val="002B2EAB"/>
    <w:rsid w:val="002B2ED1"/>
    <w:rsid w:val="002B2FEA"/>
    <w:rsid w:val="002B3145"/>
    <w:rsid w:val="002B3286"/>
    <w:rsid w:val="002B35A6"/>
    <w:rsid w:val="002B3FAD"/>
    <w:rsid w:val="002B4639"/>
    <w:rsid w:val="002B4706"/>
    <w:rsid w:val="002B53E8"/>
    <w:rsid w:val="002B54ED"/>
    <w:rsid w:val="002B5508"/>
    <w:rsid w:val="002B57D6"/>
    <w:rsid w:val="002B5AEB"/>
    <w:rsid w:val="002B5C19"/>
    <w:rsid w:val="002B5ED6"/>
    <w:rsid w:val="002B609F"/>
    <w:rsid w:val="002B62AD"/>
    <w:rsid w:val="002B648A"/>
    <w:rsid w:val="002B764D"/>
    <w:rsid w:val="002B7EFD"/>
    <w:rsid w:val="002C06C2"/>
    <w:rsid w:val="002C075E"/>
    <w:rsid w:val="002C0916"/>
    <w:rsid w:val="002C0947"/>
    <w:rsid w:val="002C1247"/>
    <w:rsid w:val="002C12C5"/>
    <w:rsid w:val="002C13E4"/>
    <w:rsid w:val="002C1854"/>
    <w:rsid w:val="002C189E"/>
    <w:rsid w:val="002C19BE"/>
    <w:rsid w:val="002C2711"/>
    <w:rsid w:val="002C2C4F"/>
    <w:rsid w:val="002C2F2F"/>
    <w:rsid w:val="002C334F"/>
    <w:rsid w:val="002C3A61"/>
    <w:rsid w:val="002C3DC1"/>
    <w:rsid w:val="002C4C81"/>
    <w:rsid w:val="002C54E2"/>
    <w:rsid w:val="002C5738"/>
    <w:rsid w:val="002C7323"/>
    <w:rsid w:val="002C7786"/>
    <w:rsid w:val="002C7872"/>
    <w:rsid w:val="002C7A3E"/>
    <w:rsid w:val="002C7A4F"/>
    <w:rsid w:val="002C7D47"/>
    <w:rsid w:val="002D02A5"/>
    <w:rsid w:val="002D0454"/>
    <w:rsid w:val="002D0763"/>
    <w:rsid w:val="002D12E0"/>
    <w:rsid w:val="002D1712"/>
    <w:rsid w:val="002D182F"/>
    <w:rsid w:val="002D1BDD"/>
    <w:rsid w:val="002D1D57"/>
    <w:rsid w:val="002D24D7"/>
    <w:rsid w:val="002D288C"/>
    <w:rsid w:val="002D336E"/>
    <w:rsid w:val="002D3E08"/>
    <w:rsid w:val="002D3FFB"/>
    <w:rsid w:val="002D4291"/>
    <w:rsid w:val="002D467A"/>
    <w:rsid w:val="002D4B8E"/>
    <w:rsid w:val="002D4FDE"/>
    <w:rsid w:val="002D52C6"/>
    <w:rsid w:val="002D53F1"/>
    <w:rsid w:val="002D55CE"/>
    <w:rsid w:val="002D5796"/>
    <w:rsid w:val="002D6139"/>
    <w:rsid w:val="002D63A4"/>
    <w:rsid w:val="002D66A1"/>
    <w:rsid w:val="002D6D73"/>
    <w:rsid w:val="002D6F01"/>
    <w:rsid w:val="002D6FBB"/>
    <w:rsid w:val="002D7015"/>
    <w:rsid w:val="002D7780"/>
    <w:rsid w:val="002D7AAA"/>
    <w:rsid w:val="002D7C1A"/>
    <w:rsid w:val="002E0128"/>
    <w:rsid w:val="002E05C1"/>
    <w:rsid w:val="002E08F7"/>
    <w:rsid w:val="002E10FB"/>
    <w:rsid w:val="002E1311"/>
    <w:rsid w:val="002E1371"/>
    <w:rsid w:val="002E21FD"/>
    <w:rsid w:val="002E3132"/>
    <w:rsid w:val="002E3FCE"/>
    <w:rsid w:val="002E431C"/>
    <w:rsid w:val="002E4424"/>
    <w:rsid w:val="002E477B"/>
    <w:rsid w:val="002E59F1"/>
    <w:rsid w:val="002E606A"/>
    <w:rsid w:val="002E60B1"/>
    <w:rsid w:val="002E62EF"/>
    <w:rsid w:val="002E650A"/>
    <w:rsid w:val="002E653D"/>
    <w:rsid w:val="002E66F7"/>
    <w:rsid w:val="002E6770"/>
    <w:rsid w:val="002E67CC"/>
    <w:rsid w:val="002E69C9"/>
    <w:rsid w:val="002E6DD5"/>
    <w:rsid w:val="002E6E64"/>
    <w:rsid w:val="002E6F0B"/>
    <w:rsid w:val="002E70C6"/>
    <w:rsid w:val="002E775D"/>
    <w:rsid w:val="002E777F"/>
    <w:rsid w:val="002E7AA2"/>
    <w:rsid w:val="002E7B36"/>
    <w:rsid w:val="002F0A54"/>
    <w:rsid w:val="002F0C3E"/>
    <w:rsid w:val="002F1000"/>
    <w:rsid w:val="002F100F"/>
    <w:rsid w:val="002F1176"/>
    <w:rsid w:val="002F20B6"/>
    <w:rsid w:val="002F2457"/>
    <w:rsid w:val="002F311F"/>
    <w:rsid w:val="002F3937"/>
    <w:rsid w:val="002F3B8A"/>
    <w:rsid w:val="002F3D3E"/>
    <w:rsid w:val="002F3EF4"/>
    <w:rsid w:val="002F42D2"/>
    <w:rsid w:val="002F4462"/>
    <w:rsid w:val="002F4465"/>
    <w:rsid w:val="002F44EA"/>
    <w:rsid w:val="002F45B8"/>
    <w:rsid w:val="002F4818"/>
    <w:rsid w:val="002F4FD0"/>
    <w:rsid w:val="002F52D9"/>
    <w:rsid w:val="002F552C"/>
    <w:rsid w:val="002F558E"/>
    <w:rsid w:val="002F5727"/>
    <w:rsid w:val="002F5A61"/>
    <w:rsid w:val="002F5EF8"/>
    <w:rsid w:val="002F5F65"/>
    <w:rsid w:val="002F603F"/>
    <w:rsid w:val="002F6E1D"/>
    <w:rsid w:val="002F7223"/>
    <w:rsid w:val="002F73DE"/>
    <w:rsid w:val="002F766A"/>
    <w:rsid w:val="002F7978"/>
    <w:rsid w:val="002F7E21"/>
    <w:rsid w:val="003006A2"/>
    <w:rsid w:val="003006C6"/>
    <w:rsid w:val="003009EF"/>
    <w:rsid w:val="00300E52"/>
    <w:rsid w:val="00301A27"/>
    <w:rsid w:val="00301C6B"/>
    <w:rsid w:val="0030221D"/>
    <w:rsid w:val="00302390"/>
    <w:rsid w:val="003023E1"/>
    <w:rsid w:val="00302CFB"/>
    <w:rsid w:val="00302DDA"/>
    <w:rsid w:val="00303154"/>
    <w:rsid w:val="00303243"/>
    <w:rsid w:val="003032D8"/>
    <w:rsid w:val="00303692"/>
    <w:rsid w:val="00303DC0"/>
    <w:rsid w:val="00304108"/>
    <w:rsid w:val="0030436D"/>
    <w:rsid w:val="00304668"/>
    <w:rsid w:val="0030561B"/>
    <w:rsid w:val="003060B3"/>
    <w:rsid w:val="00306547"/>
    <w:rsid w:val="00306C48"/>
    <w:rsid w:val="00307081"/>
    <w:rsid w:val="00307389"/>
    <w:rsid w:val="00307397"/>
    <w:rsid w:val="00307944"/>
    <w:rsid w:val="00307A3F"/>
    <w:rsid w:val="00307C1F"/>
    <w:rsid w:val="00310812"/>
    <w:rsid w:val="003108DD"/>
    <w:rsid w:val="00310916"/>
    <w:rsid w:val="00310A76"/>
    <w:rsid w:val="00310FD0"/>
    <w:rsid w:val="0031139B"/>
    <w:rsid w:val="0031179C"/>
    <w:rsid w:val="00311CDD"/>
    <w:rsid w:val="00311E12"/>
    <w:rsid w:val="00312629"/>
    <w:rsid w:val="00312B9C"/>
    <w:rsid w:val="00312BD9"/>
    <w:rsid w:val="00312E8D"/>
    <w:rsid w:val="00312F13"/>
    <w:rsid w:val="00312F4B"/>
    <w:rsid w:val="00312FCB"/>
    <w:rsid w:val="00313586"/>
    <w:rsid w:val="0031363C"/>
    <w:rsid w:val="00314175"/>
    <w:rsid w:val="003146F4"/>
    <w:rsid w:val="00314E9A"/>
    <w:rsid w:val="00315D27"/>
    <w:rsid w:val="00316064"/>
    <w:rsid w:val="00316835"/>
    <w:rsid w:val="00316CE1"/>
    <w:rsid w:val="00316D1A"/>
    <w:rsid w:val="00316D74"/>
    <w:rsid w:val="00316F9B"/>
    <w:rsid w:val="003176D3"/>
    <w:rsid w:val="00317723"/>
    <w:rsid w:val="00317770"/>
    <w:rsid w:val="003205E8"/>
    <w:rsid w:val="0032099F"/>
    <w:rsid w:val="00321316"/>
    <w:rsid w:val="00321CC9"/>
    <w:rsid w:val="00321E19"/>
    <w:rsid w:val="003222F0"/>
    <w:rsid w:val="00322425"/>
    <w:rsid w:val="00322952"/>
    <w:rsid w:val="00322AC2"/>
    <w:rsid w:val="00322D47"/>
    <w:rsid w:val="00323156"/>
    <w:rsid w:val="00323238"/>
    <w:rsid w:val="003235DA"/>
    <w:rsid w:val="003237A3"/>
    <w:rsid w:val="003239FB"/>
    <w:rsid w:val="00323B22"/>
    <w:rsid w:val="00323C57"/>
    <w:rsid w:val="0032416F"/>
    <w:rsid w:val="00324561"/>
    <w:rsid w:val="00324A0A"/>
    <w:rsid w:val="00324A9E"/>
    <w:rsid w:val="00324DBC"/>
    <w:rsid w:val="00324E25"/>
    <w:rsid w:val="00324E7F"/>
    <w:rsid w:val="003253AA"/>
    <w:rsid w:val="00325EEA"/>
    <w:rsid w:val="00326951"/>
    <w:rsid w:val="00327087"/>
    <w:rsid w:val="003274CD"/>
    <w:rsid w:val="003274F9"/>
    <w:rsid w:val="00327807"/>
    <w:rsid w:val="003300AA"/>
    <w:rsid w:val="00330161"/>
    <w:rsid w:val="00331077"/>
    <w:rsid w:val="00331082"/>
    <w:rsid w:val="00331281"/>
    <w:rsid w:val="00331698"/>
    <w:rsid w:val="00331BA6"/>
    <w:rsid w:val="00331ED6"/>
    <w:rsid w:val="00331F28"/>
    <w:rsid w:val="003321CF"/>
    <w:rsid w:val="00332411"/>
    <w:rsid w:val="00332501"/>
    <w:rsid w:val="00332BEB"/>
    <w:rsid w:val="00332C34"/>
    <w:rsid w:val="00332CAB"/>
    <w:rsid w:val="00333392"/>
    <w:rsid w:val="00333492"/>
    <w:rsid w:val="0033468D"/>
    <w:rsid w:val="0033488D"/>
    <w:rsid w:val="00335E8C"/>
    <w:rsid w:val="003362A7"/>
    <w:rsid w:val="00336309"/>
    <w:rsid w:val="00336344"/>
    <w:rsid w:val="0033639F"/>
    <w:rsid w:val="003363B8"/>
    <w:rsid w:val="003368A6"/>
    <w:rsid w:val="00336E33"/>
    <w:rsid w:val="00336EBC"/>
    <w:rsid w:val="003374B6"/>
    <w:rsid w:val="00337635"/>
    <w:rsid w:val="0033782C"/>
    <w:rsid w:val="00337CFC"/>
    <w:rsid w:val="003400C3"/>
    <w:rsid w:val="0034033B"/>
    <w:rsid w:val="003404AA"/>
    <w:rsid w:val="003405AC"/>
    <w:rsid w:val="003406B7"/>
    <w:rsid w:val="00340858"/>
    <w:rsid w:val="00340C34"/>
    <w:rsid w:val="00340CA3"/>
    <w:rsid w:val="0034126B"/>
    <w:rsid w:val="003415E3"/>
    <w:rsid w:val="003420DA"/>
    <w:rsid w:val="003421A1"/>
    <w:rsid w:val="00342F0E"/>
    <w:rsid w:val="003433E4"/>
    <w:rsid w:val="0034350B"/>
    <w:rsid w:val="00343667"/>
    <w:rsid w:val="003436A9"/>
    <w:rsid w:val="003438FD"/>
    <w:rsid w:val="00343A31"/>
    <w:rsid w:val="00343AEE"/>
    <w:rsid w:val="0034437B"/>
    <w:rsid w:val="00344FC3"/>
    <w:rsid w:val="003451AD"/>
    <w:rsid w:val="0034566A"/>
    <w:rsid w:val="00345DFF"/>
    <w:rsid w:val="00345E0F"/>
    <w:rsid w:val="00346147"/>
    <w:rsid w:val="00346521"/>
    <w:rsid w:val="00346614"/>
    <w:rsid w:val="003466C7"/>
    <w:rsid w:val="003467F1"/>
    <w:rsid w:val="00346A14"/>
    <w:rsid w:val="003473D3"/>
    <w:rsid w:val="00347779"/>
    <w:rsid w:val="0034777C"/>
    <w:rsid w:val="003504F1"/>
    <w:rsid w:val="003507D7"/>
    <w:rsid w:val="003508C3"/>
    <w:rsid w:val="003509FE"/>
    <w:rsid w:val="003517DF"/>
    <w:rsid w:val="00351E32"/>
    <w:rsid w:val="00351ECB"/>
    <w:rsid w:val="00351F6E"/>
    <w:rsid w:val="00352086"/>
    <w:rsid w:val="003526A3"/>
    <w:rsid w:val="00352707"/>
    <w:rsid w:val="003527AA"/>
    <w:rsid w:val="003529DF"/>
    <w:rsid w:val="00352C1B"/>
    <w:rsid w:val="003532BA"/>
    <w:rsid w:val="00353F40"/>
    <w:rsid w:val="003542C0"/>
    <w:rsid w:val="00354596"/>
    <w:rsid w:val="00354A5B"/>
    <w:rsid w:val="00354F8B"/>
    <w:rsid w:val="003558BB"/>
    <w:rsid w:val="003558DB"/>
    <w:rsid w:val="00355EF5"/>
    <w:rsid w:val="00355F4B"/>
    <w:rsid w:val="003560D2"/>
    <w:rsid w:val="003563B4"/>
    <w:rsid w:val="003565C5"/>
    <w:rsid w:val="0035691E"/>
    <w:rsid w:val="00356B85"/>
    <w:rsid w:val="00356D98"/>
    <w:rsid w:val="00356E42"/>
    <w:rsid w:val="003570E6"/>
    <w:rsid w:val="00357596"/>
    <w:rsid w:val="0036030A"/>
    <w:rsid w:val="00360413"/>
    <w:rsid w:val="00360542"/>
    <w:rsid w:val="00360668"/>
    <w:rsid w:val="00360718"/>
    <w:rsid w:val="003607FF"/>
    <w:rsid w:val="00360A4F"/>
    <w:rsid w:val="00360F3F"/>
    <w:rsid w:val="00360FC3"/>
    <w:rsid w:val="00361995"/>
    <w:rsid w:val="003619BB"/>
    <w:rsid w:val="00361C9B"/>
    <w:rsid w:val="00361CA1"/>
    <w:rsid w:val="00361D5B"/>
    <w:rsid w:val="00361E49"/>
    <w:rsid w:val="00361FA7"/>
    <w:rsid w:val="0036204B"/>
    <w:rsid w:val="003621A9"/>
    <w:rsid w:val="00362277"/>
    <w:rsid w:val="00362D3F"/>
    <w:rsid w:val="00362DF2"/>
    <w:rsid w:val="00362E26"/>
    <w:rsid w:val="003637C0"/>
    <w:rsid w:val="00363A17"/>
    <w:rsid w:val="00363B2E"/>
    <w:rsid w:val="00363B67"/>
    <w:rsid w:val="00363D9D"/>
    <w:rsid w:val="003645B6"/>
    <w:rsid w:val="0036555B"/>
    <w:rsid w:val="003658F4"/>
    <w:rsid w:val="00365AF2"/>
    <w:rsid w:val="00365C40"/>
    <w:rsid w:val="00365EDF"/>
    <w:rsid w:val="003669C0"/>
    <w:rsid w:val="003669D6"/>
    <w:rsid w:val="00366E0C"/>
    <w:rsid w:val="0036738F"/>
    <w:rsid w:val="00367632"/>
    <w:rsid w:val="003677FC"/>
    <w:rsid w:val="00367BD4"/>
    <w:rsid w:val="00367CE0"/>
    <w:rsid w:val="003700C2"/>
    <w:rsid w:val="0037098A"/>
    <w:rsid w:val="00370EBB"/>
    <w:rsid w:val="00371392"/>
    <w:rsid w:val="00371BA9"/>
    <w:rsid w:val="00371F2B"/>
    <w:rsid w:val="00371F33"/>
    <w:rsid w:val="003722B2"/>
    <w:rsid w:val="003723F3"/>
    <w:rsid w:val="00372E64"/>
    <w:rsid w:val="00372E9E"/>
    <w:rsid w:val="003738DF"/>
    <w:rsid w:val="003748E9"/>
    <w:rsid w:val="00374EEE"/>
    <w:rsid w:val="00374FCE"/>
    <w:rsid w:val="0037534D"/>
    <w:rsid w:val="0037556F"/>
    <w:rsid w:val="003756C4"/>
    <w:rsid w:val="003759AF"/>
    <w:rsid w:val="00375A7E"/>
    <w:rsid w:val="00376374"/>
    <w:rsid w:val="00376918"/>
    <w:rsid w:val="003769CC"/>
    <w:rsid w:val="003770C8"/>
    <w:rsid w:val="0037710C"/>
    <w:rsid w:val="003773C2"/>
    <w:rsid w:val="00377527"/>
    <w:rsid w:val="00377F90"/>
    <w:rsid w:val="0038039B"/>
    <w:rsid w:val="0038051B"/>
    <w:rsid w:val="0038129A"/>
    <w:rsid w:val="00381569"/>
    <w:rsid w:val="003815B2"/>
    <w:rsid w:val="003815DA"/>
    <w:rsid w:val="003818A1"/>
    <w:rsid w:val="00381D4A"/>
    <w:rsid w:val="00381D8E"/>
    <w:rsid w:val="00382675"/>
    <w:rsid w:val="003827DC"/>
    <w:rsid w:val="00382EA2"/>
    <w:rsid w:val="00382F32"/>
    <w:rsid w:val="0038319E"/>
    <w:rsid w:val="0038334B"/>
    <w:rsid w:val="0038383C"/>
    <w:rsid w:val="00383BA6"/>
    <w:rsid w:val="00383BFE"/>
    <w:rsid w:val="00384185"/>
    <w:rsid w:val="0038426B"/>
    <w:rsid w:val="003843A7"/>
    <w:rsid w:val="00384600"/>
    <w:rsid w:val="003847B5"/>
    <w:rsid w:val="003849D4"/>
    <w:rsid w:val="00384ADD"/>
    <w:rsid w:val="0038520C"/>
    <w:rsid w:val="003856C0"/>
    <w:rsid w:val="00385A5C"/>
    <w:rsid w:val="00385DDF"/>
    <w:rsid w:val="0038613D"/>
    <w:rsid w:val="003866B3"/>
    <w:rsid w:val="00386795"/>
    <w:rsid w:val="003868B7"/>
    <w:rsid w:val="00386B6C"/>
    <w:rsid w:val="00386E0F"/>
    <w:rsid w:val="003872C8"/>
    <w:rsid w:val="00387626"/>
    <w:rsid w:val="00387762"/>
    <w:rsid w:val="0039032B"/>
    <w:rsid w:val="00390A7C"/>
    <w:rsid w:val="003914E2"/>
    <w:rsid w:val="00391527"/>
    <w:rsid w:val="00391ADF"/>
    <w:rsid w:val="00391F3F"/>
    <w:rsid w:val="00391F7C"/>
    <w:rsid w:val="00392506"/>
    <w:rsid w:val="003926C0"/>
    <w:rsid w:val="00392AF1"/>
    <w:rsid w:val="00392D31"/>
    <w:rsid w:val="00393079"/>
    <w:rsid w:val="003930D4"/>
    <w:rsid w:val="00393170"/>
    <w:rsid w:val="00393453"/>
    <w:rsid w:val="003934A8"/>
    <w:rsid w:val="003935BD"/>
    <w:rsid w:val="00393DA2"/>
    <w:rsid w:val="003947E1"/>
    <w:rsid w:val="00394E14"/>
    <w:rsid w:val="0039514A"/>
    <w:rsid w:val="00395163"/>
    <w:rsid w:val="0039570F"/>
    <w:rsid w:val="00395BA4"/>
    <w:rsid w:val="00395BB3"/>
    <w:rsid w:val="00395F01"/>
    <w:rsid w:val="00396017"/>
    <w:rsid w:val="003960B0"/>
    <w:rsid w:val="00396249"/>
    <w:rsid w:val="0039669F"/>
    <w:rsid w:val="00396D71"/>
    <w:rsid w:val="00397403"/>
    <w:rsid w:val="003975EA"/>
    <w:rsid w:val="00397A67"/>
    <w:rsid w:val="003A04B9"/>
    <w:rsid w:val="003A0947"/>
    <w:rsid w:val="003A09AE"/>
    <w:rsid w:val="003A14A6"/>
    <w:rsid w:val="003A1D8B"/>
    <w:rsid w:val="003A2E54"/>
    <w:rsid w:val="003A2F00"/>
    <w:rsid w:val="003A32E4"/>
    <w:rsid w:val="003A34A7"/>
    <w:rsid w:val="003A3832"/>
    <w:rsid w:val="003A3BC6"/>
    <w:rsid w:val="003A3E1A"/>
    <w:rsid w:val="003A3FD6"/>
    <w:rsid w:val="003A4026"/>
    <w:rsid w:val="003A4365"/>
    <w:rsid w:val="003A5F86"/>
    <w:rsid w:val="003A5F9B"/>
    <w:rsid w:val="003A5FA5"/>
    <w:rsid w:val="003A6011"/>
    <w:rsid w:val="003A6046"/>
    <w:rsid w:val="003A6072"/>
    <w:rsid w:val="003A70E0"/>
    <w:rsid w:val="003A72CB"/>
    <w:rsid w:val="003A744D"/>
    <w:rsid w:val="003A75E8"/>
    <w:rsid w:val="003A7763"/>
    <w:rsid w:val="003B0AD9"/>
    <w:rsid w:val="003B0C05"/>
    <w:rsid w:val="003B0C87"/>
    <w:rsid w:val="003B0DE6"/>
    <w:rsid w:val="003B1289"/>
    <w:rsid w:val="003B2662"/>
    <w:rsid w:val="003B27AE"/>
    <w:rsid w:val="003B3098"/>
    <w:rsid w:val="003B30B6"/>
    <w:rsid w:val="003B3349"/>
    <w:rsid w:val="003B3379"/>
    <w:rsid w:val="003B3823"/>
    <w:rsid w:val="003B3B3F"/>
    <w:rsid w:val="003B3FEE"/>
    <w:rsid w:val="003B4272"/>
    <w:rsid w:val="003B4554"/>
    <w:rsid w:val="003B4664"/>
    <w:rsid w:val="003B47F2"/>
    <w:rsid w:val="003B4A2E"/>
    <w:rsid w:val="003B4D1C"/>
    <w:rsid w:val="003B55D8"/>
    <w:rsid w:val="003B5926"/>
    <w:rsid w:val="003B5FE0"/>
    <w:rsid w:val="003B6043"/>
    <w:rsid w:val="003B61B3"/>
    <w:rsid w:val="003B6AF8"/>
    <w:rsid w:val="003B6EB5"/>
    <w:rsid w:val="003B6EBE"/>
    <w:rsid w:val="003B71D8"/>
    <w:rsid w:val="003B73AB"/>
    <w:rsid w:val="003B75E6"/>
    <w:rsid w:val="003B7B37"/>
    <w:rsid w:val="003B7E29"/>
    <w:rsid w:val="003C01AE"/>
    <w:rsid w:val="003C056E"/>
    <w:rsid w:val="003C06EF"/>
    <w:rsid w:val="003C0BB5"/>
    <w:rsid w:val="003C0D2D"/>
    <w:rsid w:val="003C0E6F"/>
    <w:rsid w:val="003C1155"/>
    <w:rsid w:val="003C11EC"/>
    <w:rsid w:val="003C189C"/>
    <w:rsid w:val="003C1A8E"/>
    <w:rsid w:val="003C1BF5"/>
    <w:rsid w:val="003C206D"/>
    <w:rsid w:val="003C252A"/>
    <w:rsid w:val="003C27AC"/>
    <w:rsid w:val="003C2E2E"/>
    <w:rsid w:val="003C2F33"/>
    <w:rsid w:val="003C2FE2"/>
    <w:rsid w:val="003C3933"/>
    <w:rsid w:val="003C3B80"/>
    <w:rsid w:val="003C3CF8"/>
    <w:rsid w:val="003C3D1B"/>
    <w:rsid w:val="003C4023"/>
    <w:rsid w:val="003C465F"/>
    <w:rsid w:val="003C55AE"/>
    <w:rsid w:val="003C59E0"/>
    <w:rsid w:val="003C5B03"/>
    <w:rsid w:val="003C5DD7"/>
    <w:rsid w:val="003C6ABA"/>
    <w:rsid w:val="003C6B7E"/>
    <w:rsid w:val="003C6CAD"/>
    <w:rsid w:val="003C7072"/>
    <w:rsid w:val="003C71BA"/>
    <w:rsid w:val="003C7380"/>
    <w:rsid w:val="003C77C5"/>
    <w:rsid w:val="003D0250"/>
    <w:rsid w:val="003D054D"/>
    <w:rsid w:val="003D0CE3"/>
    <w:rsid w:val="003D0D9F"/>
    <w:rsid w:val="003D1029"/>
    <w:rsid w:val="003D114E"/>
    <w:rsid w:val="003D15EB"/>
    <w:rsid w:val="003D1E92"/>
    <w:rsid w:val="003D2215"/>
    <w:rsid w:val="003D22AF"/>
    <w:rsid w:val="003D24C0"/>
    <w:rsid w:val="003D2993"/>
    <w:rsid w:val="003D2BD6"/>
    <w:rsid w:val="003D3340"/>
    <w:rsid w:val="003D3998"/>
    <w:rsid w:val="003D40E9"/>
    <w:rsid w:val="003D41F8"/>
    <w:rsid w:val="003D4391"/>
    <w:rsid w:val="003D4F38"/>
    <w:rsid w:val="003D52C8"/>
    <w:rsid w:val="003D5973"/>
    <w:rsid w:val="003D60B8"/>
    <w:rsid w:val="003D651A"/>
    <w:rsid w:val="003D65B5"/>
    <w:rsid w:val="003D6786"/>
    <w:rsid w:val="003D681F"/>
    <w:rsid w:val="003D6BC4"/>
    <w:rsid w:val="003D7065"/>
    <w:rsid w:val="003D781D"/>
    <w:rsid w:val="003D7CFC"/>
    <w:rsid w:val="003D7ED9"/>
    <w:rsid w:val="003E0240"/>
    <w:rsid w:val="003E05C2"/>
    <w:rsid w:val="003E07CC"/>
    <w:rsid w:val="003E08B0"/>
    <w:rsid w:val="003E1716"/>
    <w:rsid w:val="003E1A73"/>
    <w:rsid w:val="003E1AEC"/>
    <w:rsid w:val="003E1CB0"/>
    <w:rsid w:val="003E2573"/>
    <w:rsid w:val="003E26E8"/>
    <w:rsid w:val="003E2E58"/>
    <w:rsid w:val="003E311A"/>
    <w:rsid w:val="003E3599"/>
    <w:rsid w:val="003E370D"/>
    <w:rsid w:val="003E3740"/>
    <w:rsid w:val="003E399D"/>
    <w:rsid w:val="003E3FEB"/>
    <w:rsid w:val="003E4C82"/>
    <w:rsid w:val="003E4D6A"/>
    <w:rsid w:val="003E4DD7"/>
    <w:rsid w:val="003E5316"/>
    <w:rsid w:val="003E56CD"/>
    <w:rsid w:val="003E6099"/>
    <w:rsid w:val="003E67D7"/>
    <w:rsid w:val="003E67FD"/>
    <w:rsid w:val="003E6821"/>
    <w:rsid w:val="003E751C"/>
    <w:rsid w:val="003E79B5"/>
    <w:rsid w:val="003E7B65"/>
    <w:rsid w:val="003E7C05"/>
    <w:rsid w:val="003E7E8E"/>
    <w:rsid w:val="003F00F4"/>
    <w:rsid w:val="003F08DE"/>
    <w:rsid w:val="003F0E14"/>
    <w:rsid w:val="003F0EF6"/>
    <w:rsid w:val="003F143C"/>
    <w:rsid w:val="003F1B5B"/>
    <w:rsid w:val="003F1C27"/>
    <w:rsid w:val="003F1C6B"/>
    <w:rsid w:val="003F1F53"/>
    <w:rsid w:val="003F20BD"/>
    <w:rsid w:val="003F2217"/>
    <w:rsid w:val="003F22AE"/>
    <w:rsid w:val="003F2B11"/>
    <w:rsid w:val="003F2C1F"/>
    <w:rsid w:val="003F2FA0"/>
    <w:rsid w:val="003F33B9"/>
    <w:rsid w:val="003F3530"/>
    <w:rsid w:val="003F3583"/>
    <w:rsid w:val="003F3C4D"/>
    <w:rsid w:val="003F3DAD"/>
    <w:rsid w:val="003F3E6D"/>
    <w:rsid w:val="003F4249"/>
    <w:rsid w:val="003F4829"/>
    <w:rsid w:val="003F4992"/>
    <w:rsid w:val="003F4E96"/>
    <w:rsid w:val="003F4EE9"/>
    <w:rsid w:val="003F4F01"/>
    <w:rsid w:val="003F5007"/>
    <w:rsid w:val="003F566B"/>
    <w:rsid w:val="003F5785"/>
    <w:rsid w:val="003F5CFB"/>
    <w:rsid w:val="003F5DCD"/>
    <w:rsid w:val="003F5E22"/>
    <w:rsid w:val="003F6612"/>
    <w:rsid w:val="003F6699"/>
    <w:rsid w:val="003F6781"/>
    <w:rsid w:val="003F67D2"/>
    <w:rsid w:val="003F682C"/>
    <w:rsid w:val="003F6848"/>
    <w:rsid w:val="003F69EA"/>
    <w:rsid w:val="003F6B65"/>
    <w:rsid w:val="003F6C46"/>
    <w:rsid w:val="003F6C69"/>
    <w:rsid w:val="003F6D0E"/>
    <w:rsid w:val="003F6D31"/>
    <w:rsid w:val="003F706E"/>
    <w:rsid w:val="003F776F"/>
    <w:rsid w:val="003F788E"/>
    <w:rsid w:val="003F7FAB"/>
    <w:rsid w:val="00400508"/>
    <w:rsid w:val="004007D4"/>
    <w:rsid w:val="00400B2B"/>
    <w:rsid w:val="00400D50"/>
    <w:rsid w:val="00400F05"/>
    <w:rsid w:val="004013E1"/>
    <w:rsid w:val="004015BF"/>
    <w:rsid w:val="004016B4"/>
    <w:rsid w:val="00401741"/>
    <w:rsid w:val="004018BB"/>
    <w:rsid w:val="00401A4A"/>
    <w:rsid w:val="00401C0B"/>
    <w:rsid w:val="00401EC6"/>
    <w:rsid w:val="00401FB8"/>
    <w:rsid w:val="00401FFB"/>
    <w:rsid w:val="0040208B"/>
    <w:rsid w:val="004021C0"/>
    <w:rsid w:val="004022A4"/>
    <w:rsid w:val="004024FD"/>
    <w:rsid w:val="0040284E"/>
    <w:rsid w:val="00402D91"/>
    <w:rsid w:val="00402F23"/>
    <w:rsid w:val="00402F2C"/>
    <w:rsid w:val="004031BC"/>
    <w:rsid w:val="00403564"/>
    <w:rsid w:val="00403D36"/>
    <w:rsid w:val="004042E4"/>
    <w:rsid w:val="004046F9"/>
    <w:rsid w:val="00404823"/>
    <w:rsid w:val="004048CE"/>
    <w:rsid w:val="00404EE0"/>
    <w:rsid w:val="00404F6D"/>
    <w:rsid w:val="00405665"/>
    <w:rsid w:val="004056D9"/>
    <w:rsid w:val="004060CD"/>
    <w:rsid w:val="004060E0"/>
    <w:rsid w:val="00406221"/>
    <w:rsid w:val="004066F4"/>
    <w:rsid w:val="004067B5"/>
    <w:rsid w:val="00406996"/>
    <w:rsid w:val="004075ED"/>
    <w:rsid w:val="00410069"/>
    <w:rsid w:val="00410084"/>
    <w:rsid w:val="00410088"/>
    <w:rsid w:val="00410134"/>
    <w:rsid w:val="00410326"/>
    <w:rsid w:val="00410B2D"/>
    <w:rsid w:val="00411528"/>
    <w:rsid w:val="0041175F"/>
    <w:rsid w:val="00411AA0"/>
    <w:rsid w:val="00411FBA"/>
    <w:rsid w:val="00412929"/>
    <w:rsid w:val="00412938"/>
    <w:rsid w:val="00412A29"/>
    <w:rsid w:val="004136D6"/>
    <w:rsid w:val="004137DA"/>
    <w:rsid w:val="00413AF5"/>
    <w:rsid w:val="00413D19"/>
    <w:rsid w:val="00413DB3"/>
    <w:rsid w:val="00413E46"/>
    <w:rsid w:val="00414291"/>
    <w:rsid w:val="004147DD"/>
    <w:rsid w:val="0041494F"/>
    <w:rsid w:val="00414F31"/>
    <w:rsid w:val="00415984"/>
    <w:rsid w:val="00415DBB"/>
    <w:rsid w:val="00416087"/>
    <w:rsid w:val="004161A9"/>
    <w:rsid w:val="00416517"/>
    <w:rsid w:val="004168F5"/>
    <w:rsid w:val="00416F02"/>
    <w:rsid w:val="00417407"/>
    <w:rsid w:val="004179B0"/>
    <w:rsid w:val="00417B33"/>
    <w:rsid w:val="00417F9C"/>
    <w:rsid w:val="0042025A"/>
    <w:rsid w:val="0042142E"/>
    <w:rsid w:val="004215A5"/>
    <w:rsid w:val="00422342"/>
    <w:rsid w:val="004225EF"/>
    <w:rsid w:val="00422C33"/>
    <w:rsid w:val="0042306D"/>
    <w:rsid w:val="00423431"/>
    <w:rsid w:val="00423772"/>
    <w:rsid w:val="00423C12"/>
    <w:rsid w:val="004244FD"/>
    <w:rsid w:val="00424B26"/>
    <w:rsid w:val="00424BAD"/>
    <w:rsid w:val="00424EE1"/>
    <w:rsid w:val="00425209"/>
    <w:rsid w:val="004257C9"/>
    <w:rsid w:val="00425BC8"/>
    <w:rsid w:val="00426A64"/>
    <w:rsid w:val="00426A89"/>
    <w:rsid w:val="00427021"/>
    <w:rsid w:val="0042703E"/>
    <w:rsid w:val="0042712C"/>
    <w:rsid w:val="004277BD"/>
    <w:rsid w:val="004278AD"/>
    <w:rsid w:val="00427CAA"/>
    <w:rsid w:val="00427D53"/>
    <w:rsid w:val="00427F87"/>
    <w:rsid w:val="004306E2"/>
    <w:rsid w:val="00430F93"/>
    <w:rsid w:val="00431590"/>
    <w:rsid w:val="00431AF8"/>
    <w:rsid w:val="00431DB1"/>
    <w:rsid w:val="0043204E"/>
    <w:rsid w:val="0043277D"/>
    <w:rsid w:val="00432B4C"/>
    <w:rsid w:val="004334FE"/>
    <w:rsid w:val="004335CB"/>
    <w:rsid w:val="00433684"/>
    <w:rsid w:val="00433D6A"/>
    <w:rsid w:val="00433EBA"/>
    <w:rsid w:val="00434569"/>
    <w:rsid w:val="004345A5"/>
    <w:rsid w:val="00434610"/>
    <w:rsid w:val="004346E7"/>
    <w:rsid w:val="00434B71"/>
    <w:rsid w:val="00434C37"/>
    <w:rsid w:val="00434DDF"/>
    <w:rsid w:val="00434E3C"/>
    <w:rsid w:val="00434F87"/>
    <w:rsid w:val="0043578A"/>
    <w:rsid w:val="00436158"/>
    <w:rsid w:val="00436469"/>
    <w:rsid w:val="0043684E"/>
    <w:rsid w:val="00436B90"/>
    <w:rsid w:val="00436C1D"/>
    <w:rsid w:val="00436D1E"/>
    <w:rsid w:val="00436F98"/>
    <w:rsid w:val="0043767D"/>
    <w:rsid w:val="004377D3"/>
    <w:rsid w:val="0043788C"/>
    <w:rsid w:val="00437EE2"/>
    <w:rsid w:val="0044026C"/>
    <w:rsid w:val="004402A9"/>
    <w:rsid w:val="00440D02"/>
    <w:rsid w:val="0044102A"/>
    <w:rsid w:val="004413DE"/>
    <w:rsid w:val="00441B70"/>
    <w:rsid w:val="00441E06"/>
    <w:rsid w:val="00441FF0"/>
    <w:rsid w:val="00442079"/>
    <w:rsid w:val="00442427"/>
    <w:rsid w:val="004430E3"/>
    <w:rsid w:val="0044310C"/>
    <w:rsid w:val="00443318"/>
    <w:rsid w:val="0044374F"/>
    <w:rsid w:val="004438A0"/>
    <w:rsid w:val="00444527"/>
    <w:rsid w:val="00444647"/>
    <w:rsid w:val="00444652"/>
    <w:rsid w:val="00444983"/>
    <w:rsid w:val="004454A8"/>
    <w:rsid w:val="00445CFF"/>
    <w:rsid w:val="00445ECF"/>
    <w:rsid w:val="00445FBA"/>
    <w:rsid w:val="00446A6F"/>
    <w:rsid w:val="00447354"/>
    <w:rsid w:val="004478E1"/>
    <w:rsid w:val="004506A9"/>
    <w:rsid w:val="004511B3"/>
    <w:rsid w:val="004513B3"/>
    <w:rsid w:val="00451485"/>
    <w:rsid w:val="0045149E"/>
    <w:rsid w:val="00451579"/>
    <w:rsid w:val="00451F84"/>
    <w:rsid w:val="004523E9"/>
    <w:rsid w:val="00452A43"/>
    <w:rsid w:val="00452FD8"/>
    <w:rsid w:val="00452FF0"/>
    <w:rsid w:val="004533B7"/>
    <w:rsid w:val="0045399B"/>
    <w:rsid w:val="0045405E"/>
    <w:rsid w:val="004542D9"/>
    <w:rsid w:val="00454C02"/>
    <w:rsid w:val="00454D58"/>
    <w:rsid w:val="004556F2"/>
    <w:rsid w:val="00455B90"/>
    <w:rsid w:val="00455FAB"/>
    <w:rsid w:val="004565F9"/>
    <w:rsid w:val="004568CC"/>
    <w:rsid w:val="00456B31"/>
    <w:rsid w:val="0045735E"/>
    <w:rsid w:val="004579F8"/>
    <w:rsid w:val="00457DCF"/>
    <w:rsid w:val="004601DB"/>
    <w:rsid w:val="004604E2"/>
    <w:rsid w:val="00460690"/>
    <w:rsid w:val="00460782"/>
    <w:rsid w:val="004608C0"/>
    <w:rsid w:val="00460B56"/>
    <w:rsid w:val="00461025"/>
    <w:rsid w:val="0046106A"/>
    <w:rsid w:val="00461A5A"/>
    <w:rsid w:val="004623FB"/>
    <w:rsid w:val="00462433"/>
    <w:rsid w:val="00462B62"/>
    <w:rsid w:val="00462E6A"/>
    <w:rsid w:val="00463E62"/>
    <w:rsid w:val="004642AE"/>
    <w:rsid w:val="00464A75"/>
    <w:rsid w:val="00464B68"/>
    <w:rsid w:val="0046510A"/>
    <w:rsid w:val="004651B7"/>
    <w:rsid w:val="004653E5"/>
    <w:rsid w:val="004653E6"/>
    <w:rsid w:val="004654F5"/>
    <w:rsid w:val="00465520"/>
    <w:rsid w:val="00465974"/>
    <w:rsid w:val="00465B16"/>
    <w:rsid w:val="00465F50"/>
    <w:rsid w:val="00466308"/>
    <w:rsid w:val="0046632B"/>
    <w:rsid w:val="00466601"/>
    <w:rsid w:val="00466C8E"/>
    <w:rsid w:val="004670C6"/>
    <w:rsid w:val="0046713F"/>
    <w:rsid w:val="004672F4"/>
    <w:rsid w:val="00467455"/>
    <w:rsid w:val="00467933"/>
    <w:rsid w:val="00467BE3"/>
    <w:rsid w:val="0047045B"/>
    <w:rsid w:val="00470537"/>
    <w:rsid w:val="00470B89"/>
    <w:rsid w:val="00470F30"/>
    <w:rsid w:val="0047183E"/>
    <w:rsid w:val="004718EB"/>
    <w:rsid w:val="00471D3C"/>
    <w:rsid w:val="00471D71"/>
    <w:rsid w:val="00471DF3"/>
    <w:rsid w:val="00472A6F"/>
    <w:rsid w:val="0047346D"/>
    <w:rsid w:val="00473756"/>
    <w:rsid w:val="00473A49"/>
    <w:rsid w:val="00473D11"/>
    <w:rsid w:val="00474225"/>
    <w:rsid w:val="00474289"/>
    <w:rsid w:val="00474484"/>
    <w:rsid w:val="00474D9D"/>
    <w:rsid w:val="00475165"/>
    <w:rsid w:val="004751B8"/>
    <w:rsid w:val="0047569F"/>
    <w:rsid w:val="00475B1C"/>
    <w:rsid w:val="00475B62"/>
    <w:rsid w:val="00476619"/>
    <w:rsid w:val="00476ABE"/>
    <w:rsid w:val="00476E1C"/>
    <w:rsid w:val="00477698"/>
    <w:rsid w:val="00477710"/>
    <w:rsid w:val="00477E44"/>
    <w:rsid w:val="00480081"/>
    <w:rsid w:val="004806D5"/>
    <w:rsid w:val="00480B5C"/>
    <w:rsid w:val="00480C3D"/>
    <w:rsid w:val="004816CB"/>
    <w:rsid w:val="00481AC5"/>
    <w:rsid w:val="00481E6F"/>
    <w:rsid w:val="00481FE9"/>
    <w:rsid w:val="004820F5"/>
    <w:rsid w:val="00482224"/>
    <w:rsid w:val="0048268B"/>
    <w:rsid w:val="00482742"/>
    <w:rsid w:val="00482796"/>
    <w:rsid w:val="00483290"/>
    <w:rsid w:val="00483423"/>
    <w:rsid w:val="004838ED"/>
    <w:rsid w:val="00483936"/>
    <w:rsid w:val="00483DED"/>
    <w:rsid w:val="00484215"/>
    <w:rsid w:val="004846B7"/>
    <w:rsid w:val="00484B5D"/>
    <w:rsid w:val="004851EF"/>
    <w:rsid w:val="004854F5"/>
    <w:rsid w:val="0048593F"/>
    <w:rsid w:val="00485BDA"/>
    <w:rsid w:val="00485D17"/>
    <w:rsid w:val="00485FB2"/>
    <w:rsid w:val="0048610C"/>
    <w:rsid w:val="0048618D"/>
    <w:rsid w:val="00486260"/>
    <w:rsid w:val="004866AE"/>
    <w:rsid w:val="00486AEC"/>
    <w:rsid w:val="00486F94"/>
    <w:rsid w:val="00487364"/>
    <w:rsid w:val="0048754B"/>
    <w:rsid w:val="0048759C"/>
    <w:rsid w:val="00487812"/>
    <w:rsid w:val="00487B2D"/>
    <w:rsid w:val="00487B47"/>
    <w:rsid w:val="00487EEF"/>
    <w:rsid w:val="004903B0"/>
    <w:rsid w:val="00490499"/>
    <w:rsid w:val="0049064C"/>
    <w:rsid w:val="0049092E"/>
    <w:rsid w:val="00491303"/>
    <w:rsid w:val="004915F2"/>
    <w:rsid w:val="00491BE4"/>
    <w:rsid w:val="00491E05"/>
    <w:rsid w:val="00491FAE"/>
    <w:rsid w:val="00492312"/>
    <w:rsid w:val="00492344"/>
    <w:rsid w:val="00492426"/>
    <w:rsid w:val="00492756"/>
    <w:rsid w:val="00492BA5"/>
    <w:rsid w:val="00492C65"/>
    <w:rsid w:val="0049308B"/>
    <w:rsid w:val="0049311F"/>
    <w:rsid w:val="004938EE"/>
    <w:rsid w:val="00493D15"/>
    <w:rsid w:val="0049416B"/>
    <w:rsid w:val="00494508"/>
    <w:rsid w:val="00494D09"/>
    <w:rsid w:val="00494F92"/>
    <w:rsid w:val="00494FB1"/>
    <w:rsid w:val="00495026"/>
    <w:rsid w:val="00495925"/>
    <w:rsid w:val="00495BB3"/>
    <w:rsid w:val="00495F93"/>
    <w:rsid w:val="00496030"/>
    <w:rsid w:val="00496B0D"/>
    <w:rsid w:val="00496B1D"/>
    <w:rsid w:val="00496C36"/>
    <w:rsid w:val="00497118"/>
    <w:rsid w:val="00497BBD"/>
    <w:rsid w:val="00497CA1"/>
    <w:rsid w:val="004A009E"/>
    <w:rsid w:val="004A03B1"/>
    <w:rsid w:val="004A04AD"/>
    <w:rsid w:val="004A1AE1"/>
    <w:rsid w:val="004A1CD5"/>
    <w:rsid w:val="004A2DDD"/>
    <w:rsid w:val="004A2F13"/>
    <w:rsid w:val="004A319F"/>
    <w:rsid w:val="004A3317"/>
    <w:rsid w:val="004A33E7"/>
    <w:rsid w:val="004A33FB"/>
    <w:rsid w:val="004A3910"/>
    <w:rsid w:val="004A39D7"/>
    <w:rsid w:val="004A3A51"/>
    <w:rsid w:val="004A3C9C"/>
    <w:rsid w:val="004A3E98"/>
    <w:rsid w:val="004A41E2"/>
    <w:rsid w:val="004A43C6"/>
    <w:rsid w:val="004A4F26"/>
    <w:rsid w:val="004A5706"/>
    <w:rsid w:val="004A599B"/>
    <w:rsid w:val="004A5EF2"/>
    <w:rsid w:val="004A5F1F"/>
    <w:rsid w:val="004A6015"/>
    <w:rsid w:val="004A643B"/>
    <w:rsid w:val="004A6818"/>
    <w:rsid w:val="004A7738"/>
    <w:rsid w:val="004A7BD1"/>
    <w:rsid w:val="004B05A3"/>
    <w:rsid w:val="004B0721"/>
    <w:rsid w:val="004B077E"/>
    <w:rsid w:val="004B0869"/>
    <w:rsid w:val="004B0A1B"/>
    <w:rsid w:val="004B1113"/>
    <w:rsid w:val="004B1E5C"/>
    <w:rsid w:val="004B2650"/>
    <w:rsid w:val="004B299C"/>
    <w:rsid w:val="004B2A2C"/>
    <w:rsid w:val="004B2E46"/>
    <w:rsid w:val="004B2EF8"/>
    <w:rsid w:val="004B30E9"/>
    <w:rsid w:val="004B3235"/>
    <w:rsid w:val="004B349F"/>
    <w:rsid w:val="004B3644"/>
    <w:rsid w:val="004B3966"/>
    <w:rsid w:val="004B4972"/>
    <w:rsid w:val="004B4BCE"/>
    <w:rsid w:val="004B521C"/>
    <w:rsid w:val="004B52F5"/>
    <w:rsid w:val="004B560B"/>
    <w:rsid w:val="004B5FFA"/>
    <w:rsid w:val="004B648C"/>
    <w:rsid w:val="004B65B4"/>
    <w:rsid w:val="004B6B2F"/>
    <w:rsid w:val="004B6EB0"/>
    <w:rsid w:val="004B6FAA"/>
    <w:rsid w:val="004B70AD"/>
    <w:rsid w:val="004B7181"/>
    <w:rsid w:val="004B72B5"/>
    <w:rsid w:val="004B7377"/>
    <w:rsid w:val="004B7494"/>
    <w:rsid w:val="004B7693"/>
    <w:rsid w:val="004B778F"/>
    <w:rsid w:val="004B7921"/>
    <w:rsid w:val="004B7CB9"/>
    <w:rsid w:val="004C00B7"/>
    <w:rsid w:val="004C0268"/>
    <w:rsid w:val="004C0AB6"/>
    <w:rsid w:val="004C15AC"/>
    <w:rsid w:val="004C1686"/>
    <w:rsid w:val="004C16ED"/>
    <w:rsid w:val="004C198F"/>
    <w:rsid w:val="004C1BD0"/>
    <w:rsid w:val="004C1CA7"/>
    <w:rsid w:val="004C1D0B"/>
    <w:rsid w:val="004C1D14"/>
    <w:rsid w:val="004C232B"/>
    <w:rsid w:val="004C2417"/>
    <w:rsid w:val="004C24C3"/>
    <w:rsid w:val="004C2E39"/>
    <w:rsid w:val="004C348B"/>
    <w:rsid w:val="004C37EA"/>
    <w:rsid w:val="004C3DE6"/>
    <w:rsid w:val="004C44BB"/>
    <w:rsid w:val="004C47B6"/>
    <w:rsid w:val="004C4A81"/>
    <w:rsid w:val="004C53A4"/>
    <w:rsid w:val="004C5ABB"/>
    <w:rsid w:val="004C5CAF"/>
    <w:rsid w:val="004C64B2"/>
    <w:rsid w:val="004C6A0A"/>
    <w:rsid w:val="004C6C0E"/>
    <w:rsid w:val="004C728A"/>
    <w:rsid w:val="004C730F"/>
    <w:rsid w:val="004C7CCA"/>
    <w:rsid w:val="004D0174"/>
    <w:rsid w:val="004D0546"/>
    <w:rsid w:val="004D072B"/>
    <w:rsid w:val="004D0B71"/>
    <w:rsid w:val="004D1125"/>
    <w:rsid w:val="004D13CD"/>
    <w:rsid w:val="004D190D"/>
    <w:rsid w:val="004D1C53"/>
    <w:rsid w:val="004D1DB5"/>
    <w:rsid w:val="004D210C"/>
    <w:rsid w:val="004D266D"/>
    <w:rsid w:val="004D27BA"/>
    <w:rsid w:val="004D3E5A"/>
    <w:rsid w:val="004D3FFA"/>
    <w:rsid w:val="004D44A6"/>
    <w:rsid w:val="004D4B8F"/>
    <w:rsid w:val="004D4D63"/>
    <w:rsid w:val="004D5049"/>
    <w:rsid w:val="004D5453"/>
    <w:rsid w:val="004D566E"/>
    <w:rsid w:val="004D58FF"/>
    <w:rsid w:val="004D5EC1"/>
    <w:rsid w:val="004D5F76"/>
    <w:rsid w:val="004D63D5"/>
    <w:rsid w:val="004D6907"/>
    <w:rsid w:val="004D6AFD"/>
    <w:rsid w:val="004D6C7B"/>
    <w:rsid w:val="004D6DD8"/>
    <w:rsid w:val="004D6F76"/>
    <w:rsid w:val="004D70AF"/>
    <w:rsid w:val="004D7645"/>
    <w:rsid w:val="004D7963"/>
    <w:rsid w:val="004D7B5F"/>
    <w:rsid w:val="004D7C09"/>
    <w:rsid w:val="004D7E27"/>
    <w:rsid w:val="004E0A3D"/>
    <w:rsid w:val="004E0BC8"/>
    <w:rsid w:val="004E100F"/>
    <w:rsid w:val="004E10B8"/>
    <w:rsid w:val="004E1165"/>
    <w:rsid w:val="004E124A"/>
    <w:rsid w:val="004E1DE9"/>
    <w:rsid w:val="004E1E39"/>
    <w:rsid w:val="004E1E57"/>
    <w:rsid w:val="004E28CD"/>
    <w:rsid w:val="004E2B78"/>
    <w:rsid w:val="004E2C10"/>
    <w:rsid w:val="004E2D46"/>
    <w:rsid w:val="004E3016"/>
    <w:rsid w:val="004E32D5"/>
    <w:rsid w:val="004E3311"/>
    <w:rsid w:val="004E3759"/>
    <w:rsid w:val="004E383D"/>
    <w:rsid w:val="004E3B35"/>
    <w:rsid w:val="004E4361"/>
    <w:rsid w:val="004E44EB"/>
    <w:rsid w:val="004E52C0"/>
    <w:rsid w:val="004E5478"/>
    <w:rsid w:val="004E587E"/>
    <w:rsid w:val="004E5C0F"/>
    <w:rsid w:val="004E5E72"/>
    <w:rsid w:val="004E5F2E"/>
    <w:rsid w:val="004E6FDB"/>
    <w:rsid w:val="004E725A"/>
    <w:rsid w:val="004E72C3"/>
    <w:rsid w:val="004E7C98"/>
    <w:rsid w:val="004E7D82"/>
    <w:rsid w:val="004F0843"/>
    <w:rsid w:val="004F1119"/>
    <w:rsid w:val="004F16AF"/>
    <w:rsid w:val="004F1BDE"/>
    <w:rsid w:val="004F2005"/>
    <w:rsid w:val="004F20AF"/>
    <w:rsid w:val="004F20CB"/>
    <w:rsid w:val="004F243A"/>
    <w:rsid w:val="004F323C"/>
    <w:rsid w:val="004F38D9"/>
    <w:rsid w:val="004F3D94"/>
    <w:rsid w:val="004F432C"/>
    <w:rsid w:val="004F444D"/>
    <w:rsid w:val="004F444E"/>
    <w:rsid w:val="004F47C1"/>
    <w:rsid w:val="004F4891"/>
    <w:rsid w:val="004F48AD"/>
    <w:rsid w:val="004F498B"/>
    <w:rsid w:val="004F4FF9"/>
    <w:rsid w:val="004F5041"/>
    <w:rsid w:val="004F51B0"/>
    <w:rsid w:val="004F5665"/>
    <w:rsid w:val="004F5999"/>
    <w:rsid w:val="004F5BED"/>
    <w:rsid w:val="004F6406"/>
    <w:rsid w:val="004F6A5F"/>
    <w:rsid w:val="004F6B9A"/>
    <w:rsid w:val="004F6D70"/>
    <w:rsid w:val="004F6EF1"/>
    <w:rsid w:val="004F73F6"/>
    <w:rsid w:val="004F7578"/>
    <w:rsid w:val="004F784C"/>
    <w:rsid w:val="004F7B50"/>
    <w:rsid w:val="004F7E50"/>
    <w:rsid w:val="004F7F48"/>
    <w:rsid w:val="00500514"/>
    <w:rsid w:val="005005F0"/>
    <w:rsid w:val="0050065E"/>
    <w:rsid w:val="005008D1"/>
    <w:rsid w:val="005008FA"/>
    <w:rsid w:val="005009D6"/>
    <w:rsid w:val="00500C7A"/>
    <w:rsid w:val="00501421"/>
    <w:rsid w:val="00501EA5"/>
    <w:rsid w:val="00502217"/>
    <w:rsid w:val="005026F1"/>
    <w:rsid w:val="00502919"/>
    <w:rsid w:val="00502A4F"/>
    <w:rsid w:val="00502C1F"/>
    <w:rsid w:val="00502D08"/>
    <w:rsid w:val="00503164"/>
    <w:rsid w:val="005031D1"/>
    <w:rsid w:val="00503620"/>
    <w:rsid w:val="0050380B"/>
    <w:rsid w:val="0050389D"/>
    <w:rsid w:val="00503C94"/>
    <w:rsid w:val="00503EFF"/>
    <w:rsid w:val="00504619"/>
    <w:rsid w:val="005048D4"/>
    <w:rsid w:val="00504E54"/>
    <w:rsid w:val="0050554B"/>
    <w:rsid w:val="005063E4"/>
    <w:rsid w:val="00506B2A"/>
    <w:rsid w:val="00506E19"/>
    <w:rsid w:val="00506E1B"/>
    <w:rsid w:val="00507089"/>
    <w:rsid w:val="00507738"/>
    <w:rsid w:val="00507AA5"/>
    <w:rsid w:val="00507E75"/>
    <w:rsid w:val="005102C3"/>
    <w:rsid w:val="00510314"/>
    <w:rsid w:val="005109AC"/>
    <w:rsid w:val="00510F32"/>
    <w:rsid w:val="00511188"/>
    <w:rsid w:val="005114B1"/>
    <w:rsid w:val="00511714"/>
    <w:rsid w:val="0051215F"/>
    <w:rsid w:val="005122BB"/>
    <w:rsid w:val="0051230E"/>
    <w:rsid w:val="00512876"/>
    <w:rsid w:val="00512B56"/>
    <w:rsid w:val="00513641"/>
    <w:rsid w:val="005137FE"/>
    <w:rsid w:val="00513D59"/>
    <w:rsid w:val="00513DF0"/>
    <w:rsid w:val="00513E22"/>
    <w:rsid w:val="005147A5"/>
    <w:rsid w:val="00514AFC"/>
    <w:rsid w:val="0051506B"/>
    <w:rsid w:val="005161BD"/>
    <w:rsid w:val="00516482"/>
    <w:rsid w:val="00516A79"/>
    <w:rsid w:val="00516CA7"/>
    <w:rsid w:val="005173D3"/>
    <w:rsid w:val="00517A27"/>
    <w:rsid w:val="00520202"/>
    <w:rsid w:val="00520A2F"/>
    <w:rsid w:val="00520ED4"/>
    <w:rsid w:val="005210DF"/>
    <w:rsid w:val="00521E1E"/>
    <w:rsid w:val="00521EDC"/>
    <w:rsid w:val="00522700"/>
    <w:rsid w:val="0052277D"/>
    <w:rsid w:val="0052285D"/>
    <w:rsid w:val="005229F7"/>
    <w:rsid w:val="00522B13"/>
    <w:rsid w:val="00522CC2"/>
    <w:rsid w:val="00523D89"/>
    <w:rsid w:val="005242C9"/>
    <w:rsid w:val="005242FA"/>
    <w:rsid w:val="00524581"/>
    <w:rsid w:val="00524663"/>
    <w:rsid w:val="00524CDB"/>
    <w:rsid w:val="00524CF9"/>
    <w:rsid w:val="00525220"/>
    <w:rsid w:val="005255A0"/>
    <w:rsid w:val="00525AC6"/>
    <w:rsid w:val="005263D4"/>
    <w:rsid w:val="00526590"/>
    <w:rsid w:val="0052659C"/>
    <w:rsid w:val="0052697A"/>
    <w:rsid w:val="00526E06"/>
    <w:rsid w:val="00527023"/>
    <w:rsid w:val="005277EA"/>
    <w:rsid w:val="00527926"/>
    <w:rsid w:val="00530156"/>
    <w:rsid w:val="00530ABB"/>
    <w:rsid w:val="00530CA9"/>
    <w:rsid w:val="00530E10"/>
    <w:rsid w:val="005310A9"/>
    <w:rsid w:val="00531177"/>
    <w:rsid w:val="00531369"/>
    <w:rsid w:val="005316E7"/>
    <w:rsid w:val="00531963"/>
    <w:rsid w:val="0053263D"/>
    <w:rsid w:val="00532CCB"/>
    <w:rsid w:val="00533179"/>
    <w:rsid w:val="005332E7"/>
    <w:rsid w:val="0053333D"/>
    <w:rsid w:val="00533812"/>
    <w:rsid w:val="00533C76"/>
    <w:rsid w:val="00533E60"/>
    <w:rsid w:val="005346DC"/>
    <w:rsid w:val="005351B4"/>
    <w:rsid w:val="005354D4"/>
    <w:rsid w:val="0053577C"/>
    <w:rsid w:val="00535B07"/>
    <w:rsid w:val="005361FD"/>
    <w:rsid w:val="00536711"/>
    <w:rsid w:val="00536ADA"/>
    <w:rsid w:val="005370F1"/>
    <w:rsid w:val="0053737B"/>
    <w:rsid w:val="00537A4E"/>
    <w:rsid w:val="00537B9B"/>
    <w:rsid w:val="00537DAF"/>
    <w:rsid w:val="00540E58"/>
    <w:rsid w:val="00541A86"/>
    <w:rsid w:val="00541B92"/>
    <w:rsid w:val="00541E77"/>
    <w:rsid w:val="0054228E"/>
    <w:rsid w:val="00542913"/>
    <w:rsid w:val="005431EF"/>
    <w:rsid w:val="00543634"/>
    <w:rsid w:val="0054399C"/>
    <w:rsid w:val="00543C33"/>
    <w:rsid w:val="00543F99"/>
    <w:rsid w:val="00544EE1"/>
    <w:rsid w:val="00545563"/>
    <w:rsid w:val="00545BB1"/>
    <w:rsid w:val="00545ECE"/>
    <w:rsid w:val="005466E1"/>
    <w:rsid w:val="00546978"/>
    <w:rsid w:val="00546A6D"/>
    <w:rsid w:val="00546B1B"/>
    <w:rsid w:val="0054729C"/>
    <w:rsid w:val="005478C6"/>
    <w:rsid w:val="005479D9"/>
    <w:rsid w:val="00547D7F"/>
    <w:rsid w:val="00550891"/>
    <w:rsid w:val="00550B0B"/>
    <w:rsid w:val="00551A44"/>
    <w:rsid w:val="00552229"/>
    <w:rsid w:val="0055236A"/>
    <w:rsid w:val="0055255C"/>
    <w:rsid w:val="00552982"/>
    <w:rsid w:val="00552C79"/>
    <w:rsid w:val="00553AE8"/>
    <w:rsid w:val="00553CF9"/>
    <w:rsid w:val="005543CB"/>
    <w:rsid w:val="00554562"/>
    <w:rsid w:val="00554755"/>
    <w:rsid w:val="005548E3"/>
    <w:rsid w:val="0055500B"/>
    <w:rsid w:val="00555519"/>
    <w:rsid w:val="005558EF"/>
    <w:rsid w:val="00555DC8"/>
    <w:rsid w:val="00555E1C"/>
    <w:rsid w:val="00555E26"/>
    <w:rsid w:val="00556188"/>
    <w:rsid w:val="005563C4"/>
    <w:rsid w:val="005568B5"/>
    <w:rsid w:val="005569BE"/>
    <w:rsid w:val="00556DC2"/>
    <w:rsid w:val="0055731C"/>
    <w:rsid w:val="005575B5"/>
    <w:rsid w:val="005579AF"/>
    <w:rsid w:val="00557E2E"/>
    <w:rsid w:val="00557E6B"/>
    <w:rsid w:val="00557F95"/>
    <w:rsid w:val="005602E7"/>
    <w:rsid w:val="0056051D"/>
    <w:rsid w:val="00560877"/>
    <w:rsid w:val="00560AF1"/>
    <w:rsid w:val="00561409"/>
    <w:rsid w:val="00561A87"/>
    <w:rsid w:val="00561B5D"/>
    <w:rsid w:val="00561FD8"/>
    <w:rsid w:val="00562491"/>
    <w:rsid w:val="0056275E"/>
    <w:rsid w:val="00563253"/>
    <w:rsid w:val="005637B8"/>
    <w:rsid w:val="0056391F"/>
    <w:rsid w:val="00563D9D"/>
    <w:rsid w:val="0056410E"/>
    <w:rsid w:val="00565144"/>
    <w:rsid w:val="0056539B"/>
    <w:rsid w:val="00565A3C"/>
    <w:rsid w:val="00565AD0"/>
    <w:rsid w:val="00565BE8"/>
    <w:rsid w:val="005660B8"/>
    <w:rsid w:val="00566100"/>
    <w:rsid w:val="0056645D"/>
    <w:rsid w:val="00566B87"/>
    <w:rsid w:val="00566C30"/>
    <w:rsid w:val="00566D95"/>
    <w:rsid w:val="00566DCB"/>
    <w:rsid w:val="00566F95"/>
    <w:rsid w:val="00566FF8"/>
    <w:rsid w:val="00567011"/>
    <w:rsid w:val="00567C3B"/>
    <w:rsid w:val="005703EA"/>
    <w:rsid w:val="00570422"/>
    <w:rsid w:val="00570A92"/>
    <w:rsid w:val="00570B4C"/>
    <w:rsid w:val="00570FC5"/>
    <w:rsid w:val="00572046"/>
    <w:rsid w:val="0057265F"/>
    <w:rsid w:val="00572723"/>
    <w:rsid w:val="00572D4A"/>
    <w:rsid w:val="00573107"/>
    <w:rsid w:val="00573AD8"/>
    <w:rsid w:val="00573B18"/>
    <w:rsid w:val="00573C55"/>
    <w:rsid w:val="005745ED"/>
    <w:rsid w:val="00574DA0"/>
    <w:rsid w:val="00574F3B"/>
    <w:rsid w:val="005752E2"/>
    <w:rsid w:val="00575673"/>
    <w:rsid w:val="00575C24"/>
    <w:rsid w:val="00575FA8"/>
    <w:rsid w:val="00576561"/>
    <w:rsid w:val="00576F86"/>
    <w:rsid w:val="005771DF"/>
    <w:rsid w:val="005773B3"/>
    <w:rsid w:val="005774B2"/>
    <w:rsid w:val="00577597"/>
    <w:rsid w:val="00577B79"/>
    <w:rsid w:val="00580155"/>
    <w:rsid w:val="00580483"/>
    <w:rsid w:val="00580BE7"/>
    <w:rsid w:val="00580F5B"/>
    <w:rsid w:val="0058109C"/>
    <w:rsid w:val="0058163C"/>
    <w:rsid w:val="00581A05"/>
    <w:rsid w:val="00582B11"/>
    <w:rsid w:val="00582B76"/>
    <w:rsid w:val="005834EA"/>
    <w:rsid w:val="005838DD"/>
    <w:rsid w:val="00583D28"/>
    <w:rsid w:val="00583EB8"/>
    <w:rsid w:val="00583F4C"/>
    <w:rsid w:val="0058415E"/>
    <w:rsid w:val="005843D3"/>
    <w:rsid w:val="00584AF5"/>
    <w:rsid w:val="005854D5"/>
    <w:rsid w:val="00585911"/>
    <w:rsid w:val="00585F30"/>
    <w:rsid w:val="00585FCE"/>
    <w:rsid w:val="0058672C"/>
    <w:rsid w:val="005868FF"/>
    <w:rsid w:val="00586902"/>
    <w:rsid w:val="00586C2F"/>
    <w:rsid w:val="00587034"/>
    <w:rsid w:val="0058726D"/>
    <w:rsid w:val="00587576"/>
    <w:rsid w:val="00587BAE"/>
    <w:rsid w:val="00587ED4"/>
    <w:rsid w:val="00590133"/>
    <w:rsid w:val="0059043C"/>
    <w:rsid w:val="00590717"/>
    <w:rsid w:val="00590B92"/>
    <w:rsid w:val="00590BD8"/>
    <w:rsid w:val="0059112E"/>
    <w:rsid w:val="005913B4"/>
    <w:rsid w:val="00591A1E"/>
    <w:rsid w:val="00591E21"/>
    <w:rsid w:val="00591E29"/>
    <w:rsid w:val="00591E64"/>
    <w:rsid w:val="005925C9"/>
    <w:rsid w:val="00592614"/>
    <w:rsid w:val="005928F1"/>
    <w:rsid w:val="00592E14"/>
    <w:rsid w:val="00592FA6"/>
    <w:rsid w:val="0059323D"/>
    <w:rsid w:val="00593340"/>
    <w:rsid w:val="00593472"/>
    <w:rsid w:val="00593C41"/>
    <w:rsid w:val="00593D01"/>
    <w:rsid w:val="00593D94"/>
    <w:rsid w:val="00593DC2"/>
    <w:rsid w:val="005943DC"/>
    <w:rsid w:val="00594495"/>
    <w:rsid w:val="0059499F"/>
    <w:rsid w:val="005949F7"/>
    <w:rsid w:val="00594D60"/>
    <w:rsid w:val="00594F10"/>
    <w:rsid w:val="0059582D"/>
    <w:rsid w:val="00595AE8"/>
    <w:rsid w:val="00595C65"/>
    <w:rsid w:val="00595DF7"/>
    <w:rsid w:val="00595FCA"/>
    <w:rsid w:val="0059663E"/>
    <w:rsid w:val="00596976"/>
    <w:rsid w:val="00596D7F"/>
    <w:rsid w:val="0059716B"/>
    <w:rsid w:val="005A011A"/>
    <w:rsid w:val="005A060D"/>
    <w:rsid w:val="005A075F"/>
    <w:rsid w:val="005A1813"/>
    <w:rsid w:val="005A1BEC"/>
    <w:rsid w:val="005A1BFD"/>
    <w:rsid w:val="005A1C01"/>
    <w:rsid w:val="005A202E"/>
    <w:rsid w:val="005A23D0"/>
    <w:rsid w:val="005A2AD2"/>
    <w:rsid w:val="005A34D6"/>
    <w:rsid w:val="005A3988"/>
    <w:rsid w:val="005A3A1D"/>
    <w:rsid w:val="005A3B8B"/>
    <w:rsid w:val="005A4C7F"/>
    <w:rsid w:val="005A4CBE"/>
    <w:rsid w:val="005A4DE9"/>
    <w:rsid w:val="005A5ABB"/>
    <w:rsid w:val="005A6036"/>
    <w:rsid w:val="005A606A"/>
    <w:rsid w:val="005A65D0"/>
    <w:rsid w:val="005A675E"/>
    <w:rsid w:val="005A6A81"/>
    <w:rsid w:val="005A6F73"/>
    <w:rsid w:val="005A7406"/>
    <w:rsid w:val="005A78D7"/>
    <w:rsid w:val="005B019D"/>
    <w:rsid w:val="005B042F"/>
    <w:rsid w:val="005B0454"/>
    <w:rsid w:val="005B046C"/>
    <w:rsid w:val="005B07F4"/>
    <w:rsid w:val="005B0D4C"/>
    <w:rsid w:val="005B1054"/>
    <w:rsid w:val="005B1D57"/>
    <w:rsid w:val="005B1E6D"/>
    <w:rsid w:val="005B1F2F"/>
    <w:rsid w:val="005B2380"/>
    <w:rsid w:val="005B2860"/>
    <w:rsid w:val="005B3029"/>
    <w:rsid w:val="005B382D"/>
    <w:rsid w:val="005B3E5D"/>
    <w:rsid w:val="005B4226"/>
    <w:rsid w:val="005B42FE"/>
    <w:rsid w:val="005B4390"/>
    <w:rsid w:val="005B4499"/>
    <w:rsid w:val="005B488C"/>
    <w:rsid w:val="005B4B89"/>
    <w:rsid w:val="005B5257"/>
    <w:rsid w:val="005B54A5"/>
    <w:rsid w:val="005B5936"/>
    <w:rsid w:val="005B62A4"/>
    <w:rsid w:val="005B663F"/>
    <w:rsid w:val="005B6920"/>
    <w:rsid w:val="005B786E"/>
    <w:rsid w:val="005C0274"/>
    <w:rsid w:val="005C0525"/>
    <w:rsid w:val="005C085E"/>
    <w:rsid w:val="005C08C4"/>
    <w:rsid w:val="005C125F"/>
    <w:rsid w:val="005C198F"/>
    <w:rsid w:val="005C1B87"/>
    <w:rsid w:val="005C1DE5"/>
    <w:rsid w:val="005C1EA6"/>
    <w:rsid w:val="005C2039"/>
    <w:rsid w:val="005C2C2C"/>
    <w:rsid w:val="005C2C95"/>
    <w:rsid w:val="005C32AE"/>
    <w:rsid w:val="005C3567"/>
    <w:rsid w:val="005C374D"/>
    <w:rsid w:val="005C3CE5"/>
    <w:rsid w:val="005C3F42"/>
    <w:rsid w:val="005C4094"/>
    <w:rsid w:val="005C41B3"/>
    <w:rsid w:val="005C4336"/>
    <w:rsid w:val="005C48DE"/>
    <w:rsid w:val="005C5806"/>
    <w:rsid w:val="005C5936"/>
    <w:rsid w:val="005C5A44"/>
    <w:rsid w:val="005C5B92"/>
    <w:rsid w:val="005C67E5"/>
    <w:rsid w:val="005C6A82"/>
    <w:rsid w:val="005C6AD9"/>
    <w:rsid w:val="005C7405"/>
    <w:rsid w:val="005C7605"/>
    <w:rsid w:val="005D0A75"/>
    <w:rsid w:val="005D0D81"/>
    <w:rsid w:val="005D1917"/>
    <w:rsid w:val="005D2C24"/>
    <w:rsid w:val="005D2FB3"/>
    <w:rsid w:val="005D2FF5"/>
    <w:rsid w:val="005D34BC"/>
    <w:rsid w:val="005D3EB6"/>
    <w:rsid w:val="005D3ED0"/>
    <w:rsid w:val="005D4239"/>
    <w:rsid w:val="005D45BF"/>
    <w:rsid w:val="005D4EF3"/>
    <w:rsid w:val="005D5A30"/>
    <w:rsid w:val="005D5EAB"/>
    <w:rsid w:val="005D6728"/>
    <w:rsid w:val="005D7D20"/>
    <w:rsid w:val="005E0191"/>
    <w:rsid w:val="005E07D1"/>
    <w:rsid w:val="005E0E7F"/>
    <w:rsid w:val="005E1117"/>
    <w:rsid w:val="005E1B43"/>
    <w:rsid w:val="005E1DAF"/>
    <w:rsid w:val="005E1EE2"/>
    <w:rsid w:val="005E2726"/>
    <w:rsid w:val="005E29B8"/>
    <w:rsid w:val="005E2FA1"/>
    <w:rsid w:val="005E305C"/>
    <w:rsid w:val="005E30D4"/>
    <w:rsid w:val="005E35E9"/>
    <w:rsid w:val="005E4236"/>
    <w:rsid w:val="005E4D4C"/>
    <w:rsid w:val="005E5189"/>
    <w:rsid w:val="005E519C"/>
    <w:rsid w:val="005E51AA"/>
    <w:rsid w:val="005E5383"/>
    <w:rsid w:val="005E53AE"/>
    <w:rsid w:val="005E5532"/>
    <w:rsid w:val="005E5630"/>
    <w:rsid w:val="005E5A1D"/>
    <w:rsid w:val="005E5C97"/>
    <w:rsid w:val="005E5CC1"/>
    <w:rsid w:val="005E629C"/>
    <w:rsid w:val="005E6898"/>
    <w:rsid w:val="005E7208"/>
    <w:rsid w:val="005E7BEB"/>
    <w:rsid w:val="005E7D26"/>
    <w:rsid w:val="005F0230"/>
    <w:rsid w:val="005F03CC"/>
    <w:rsid w:val="005F0761"/>
    <w:rsid w:val="005F17A7"/>
    <w:rsid w:val="005F1DF1"/>
    <w:rsid w:val="005F1EB6"/>
    <w:rsid w:val="005F26BA"/>
    <w:rsid w:val="005F2815"/>
    <w:rsid w:val="005F2FA2"/>
    <w:rsid w:val="005F3361"/>
    <w:rsid w:val="005F3493"/>
    <w:rsid w:val="005F4F54"/>
    <w:rsid w:val="005F5187"/>
    <w:rsid w:val="005F5246"/>
    <w:rsid w:val="005F549D"/>
    <w:rsid w:val="005F55EB"/>
    <w:rsid w:val="005F5A71"/>
    <w:rsid w:val="005F6009"/>
    <w:rsid w:val="005F65C5"/>
    <w:rsid w:val="005F69D4"/>
    <w:rsid w:val="005F6E39"/>
    <w:rsid w:val="005F76B9"/>
    <w:rsid w:val="005F7B11"/>
    <w:rsid w:val="005F7B70"/>
    <w:rsid w:val="005F7C62"/>
    <w:rsid w:val="005F7EE2"/>
    <w:rsid w:val="0060009A"/>
    <w:rsid w:val="0060009F"/>
    <w:rsid w:val="006005DE"/>
    <w:rsid w:val="00601AA6"/>
    <w:rsid w:val="00601B71"/>
    <w:rsid w:val="0060261B"/>
    <w:rsid w:val="00602649"/>
    <w:rsid w:val="00602AD3"/>
    <w:rsid w:val="00603372"/>
    <w:rsid w:val="006036FB"/>
    <w:rsid w:val="00603866"/>
    <w:rsid w:val="00603DF5"/>
    <w:rsid w:val="00603E2A"/>
    <w:rsid w:val="0060431D"/>
    <w:rsid w:val="006046C0"/>
    <w:rsid w:val="00604D3E"/>
    <w:rsid w:val="00604D7B"/>
    <w:rsid w:val="00605370"/>
    <w:rsid w:val="0060540D"/>
    <w:rsid w:val="00605449"/>
    <w:rsid w:val="006055B5"/>
    <w:rsid w:val="0060580F"/>
    <w:rsid w:val="00606131"/>
    <w:rsid w:val="00606838"/>
    <w:rsid w:val="006069D5"/>
    <w:rsid w:val="00606D25"/>
    <w:rsid w:val="00606E1B"/>
    <w:rsid w:val="006071DB"/>
    <w:rsid w:val="00607855"/>
    <w:rsid w:val="006078DB"/>
    <w:rsid w:val="00607D19"/>
    <w:rsid w:val="00607E25"/>
    <w:rsid w:val="00607E5D"/>
    <w:rsid w:val="006100CB"/>
    <w:rsid w:val="00610142"/>
    <w:rsid w:val="006101FE"/>
    <w:rsid w:val="00610399"/>
    <w:rsid w:val="00610758"/>
    <w:rsid w:val="00610B2F"/>
    <w:rsid w:val="00610C2E"/>
    <w:rsid w:val="006111D1"/>
    <w:rsid w:val="00611FD9"/>
    <w:rsid w:val="00612122"/>
    <w:rsid w:val="0061212B"/>
    <w:rsid w:val="00612673"/>
    <w:rsid w:val="00612BB1"/>
    <w:rsid w:val="00613424"/>
    <w:rsid w:val="0061395A"/>
    <w:rsid w:val="00613C15"/>
    <w:rsid w:val="00614507"/>
    <w:rsid w:val="00614910"/>
    <w:rsid w:val="00615566"/>
    <w:rsid w:val="00615591"/>
    <w:rsid w:val="00615760"/>
    <w:rsid w:val="00616830"/>
    <w:rsid w:val="006169D2"/>
    <w:rsid w:val="00617336"/>
    <w:rsid w:val="006177C8"/>
    <w:rsid w:val="00617A3B"/>
    <w:rsid w:val="0062012A"/>
    <w:rsid w:val="0062051C"/>
    <w:rsid w:val="00620A7C"/>
    <w:rsid w:val="006213AF"/>
    <w:rsid w:val="00621C72"/>
    <w:rsid w:val="00622A42"/>
    <w:rsid w:val="00622CC4"/>
    <w:rsid w:val="00622D08"/>
    <w:rsid w:val="00622D77"/>
    <w:rsid w:val="00622F98"/>
    <w:rsid w:val="0062331A"/>
    <w:rsid w:val="006238E0"/>
    <w:rsid w:val="00623C2F"/>
    <w:rsid w:val="00623F40"/>
    <w:rsid w:val="006245B6"/>
    <w:rsid w:val="0062479E"/>
    <w:rsid w:val="00624BB8"/>
    <w:rsid w:val="00625046"/>
    <w:rsid w:val="006251F0"/>
    <w:rsid w:val="00625873"/>
    <w:rsid w:val="00625BDF"/>
    <w:rsid w:val="00625C42"/>
    <w:rsid w:val="00625D60"/>
    <w:rsid w:val="00626711"/>
    <w:rsid w:val="0062672D"/>
    <w:rsid w:val="00627120"/>
    <w:rsid w:val="0062734E"/>
    <w:rsid w:val="0063070E"/>
    <w:rsid w:val="0063073B"/>
    <w:rsid w:val="00630A63"/>
    <w:rsid w:val="00630ABE"/>
    <w:rsid w:val="00630B92"/>
    <w:rsid w:val="006316E5"/>
    <w:rsid w:val="00631B00"/>
    <w:rsid w:val="00631EFD"/>
    <w:rsid w:val="00632695"/>
    <w:rsid w:val="00632795"/>
    <w:rsid w:val="00632B29"/>
    <w:rsid w:val="00632D02"/>
    <w:rsid w:val="00632D1E"/>
    <w:rsid w:val="0063302C"/>
    <w:rsid w:val="006331E8"/>
    <w:rsid w:val="00633380"/>
    <w:rsid w:val="006336D2"/>
    <w:rsid w:val="00633D22"/>
    <w:rsid w:val="00633ECE"/>
    <w:rsid w:val="00634021"/>
    <w:rsid w:val="00634163"/>
    <w:rsid w:val="0063463E"/>
    <w:rsid w:val="00634F3B"/>
    <w:rsid w:val="00634F52"/>
    <w:rsid w:val="00634FB2"/>
    <w:rsid w:val="0063508B"/>
    <w:rsid w:val="0063554B"/>
    <w:rsid w:val="006357D6"/>
    <w:rsid w:val="00635EC2"/>
    <w:rsid w:val="00636476"/>
    <w:rsid w:val="00636747"/>
    <w:rsid w:val="00636BA8"/>
    <w:rsid w:val="00636BF3"/>
    <w:rsid w:val="00636F9D"/>
    <w:rsid w:val="00637088"/>
    <w:rsid w:val="00637465"/>
    <w:rsid w:val="00637993"/>
    <w:rsid w:val="00637EE0"/>
    <w:rsid w:val="00640572"/>
    <w:rsid w:val="006406AA"/>
    <w:rsid w:val="006407DA"/>
    <w:rsid w:val="006408F3"/>
    <w:rsid w:val="00640A29"/>
    <w:rsid w:val="00640BD8"/>
    <w:rsid w:val="006411BA"/>
    <w:rsid w:val="0064131A"/>
    <w:rsid w:val="00641957"/>
    <w:rsid w:val="006419AD"/>
    <w:rsid w:val="006419B2"/>
    <w:rsid w:val="00641BAC"/>
    <w:rsid w:val="00641C39"/>
    <w:rsid w:val="00641E56"/>
    <w:rsid w:val="00641EB6"/>
    <w:rsid w:val="00642FAE"/>
    <w:rsid w:val="00643254"/>
    <w:rsid w:val="006434B2"/>
    <w:rsid w:val="006434C1"/>
    <w:rsid w:val="00643581"/>
    <w:rsid w:val="00643D0D"/>
    <w:rsid w:val="00643EC3"/>
    <w:rsid w:val="00643FF7"/>
    <w:rsid w:val="00644086"/>
    <w:rsid w:val="006441C7"/>
    <w:rsid w:val="006447F1"/>
    <w:rsid w:val="006449E2"/>
    <w:rsid w:val="00644B58"/>
    <w:rsid w:val="00644D0A"/>
    <w:rsid w:val="00645661"/>
    <w:rsid w:val="006459F4"/>
    <w:rsid w:val="00645FD6"/>
    <w:rsid w:val="006460C4"/>
    <w:rsid w:val="006461C7"/>
    <w:rsid w:val="00646556"/>
    <w:rsid w:val="006469D0"/>
    <w:rsid w:val="00646A6D"/>
    <w:rsid w:val="00646C7D"/>
    <w:rsid w:val="00646CA8"/>
    <w:rsid w:val="00646D29"/>
    <w:rsid w:val="00646F1C"/>
    <w:rsid w:val="006470E3"/>
    <w:rsid w:val="0064710E"/>
    <w:rsid w:val="00647370"/>
    <w:rsid w:val="00647982"/>
    <w:rsid w:val="00647B0F"/>
    <w:rsid w:val="00647C47"/>
    <w:rsid w:val="00647E94"/>
    <w:rsid w:val="00650DEE"/>
    <w:rsid w:val="00651459"/>
    <w:rsid w:val="006514F9"/>
    <w:rsid w:val="00652233"/>
    <w:rsid w:val="00652337"/>
    <w:rsid w:val="006524BF"/>
    <w:rsid w:val="006528C0"/>
    <w:rsid w:val="00652DFC"/>
    <w:rsid w:val="006539A0"/>
    <w:rsid w:val="00653E7D"/>
    <w:rsid w:val="00654334"/>
    <w:rsid w:val="0065438F"/>
    <w:rsid w:val="00654A83"/>
    <w:rsid w:val="00654AC2"/>
    <w:rsid w:val="00654DD8"/>
    <w:rsid w:val="006551E8"/>
    <w:rsid w:val="00656338"/>
    <w:rsid w:val="0065717E"/>
    <w:rsid w:val="006571D6"/>
    <w:rsid w:val="0065769F"/>
    <w:rsid w:val="00657AA1"/>
    <w:rsid w:val="00660361"/>
    <w:rsid w:val="00660642"/>
    <w:rsid w:val="006607D5"/>
    <w:rsid w:val="00660F26"/>
    <w:rsid w:val="00661038"/>
    <w:rsid w:val="0066129C"/>
    <w:rsid w:val="00661767"/>
    <w:rsid w:val="00661E56"/>
    <w:rsid w:val="0066202B"/>
    <w:rsid w:val="006626DB"/>
    <w:rsid w:val="00662B05"/>
    <w:rsid w:val="00662D6C"/>
    <w:rsid w:val="00662E23"/>
    <w:rsid w:val="00662EBF"/>
    <w:rsid w:val="00662F8E"/>
    <w:rsid w:val="006630C5"/>
    <w:rsid w:val="00663132"/>
    <w:rsid w:val="00663228"/>
    <w:rsid w:val="0066401A"/>
    <w:rsid w:val="00664077"/>
    <w:rsid w:val="006640EB"/>
    <w:rsid w:val="0066410A"/>
    <w:rsid w:val="006642AD"/>
    <w:rsid w:val="006645CC"/>
    <w:rsid w:val="00664888"/>
    <w:rsid w:val="00664976"/>
    <w:rsid w:val="00664AA2"/>
    <w:rsid w:val="00665370"/>
    <w:rsid w:val="0066590F"/>
    <w:rsid w:val="00665A27"/>
    <w:rsid w:val="006662A4"/>
    <w:rsid w:val="00666315"/>
    <w:rsid w:val="0066686E"/>
    <w:rsid w:val="0066689D"/>
    <w:rsid w:val="00666D8D"/>
    <w:rsid w:val="00667014"/>
    <w:rsid w:val="00667501"/>
    <w:rsid w:val="00667BD8"/>
    <w:rsid w:val="0067081C"/>
    <w:rsid w:val="00670AB0"/>
    <w:rsid w:val="00670EB3"/>
    <w:rsid w:val="00671007"/>
    <w:rsid w:val="0067102F"/>
    <w:rsid w:val="006711F8"/>
    <w:rsid w:val="00671DE2"/>
    <w:rsid w:val="00671E9D"/>
    <w:rsid w:val="00671F6E"/>
    <w:rsid w:val="00672193"/>
    <w:rsid w:val="0067266D"/>
    <w:rsid w:val="00672C2B"/>
    <w:rsid w:val="00672DF0"/>
    <w:rsid w:val="00672EE5"/>
    <w:rsid w:val="00672F2E"/>
    <w:rsid w:val="006734D2"/>
    <w:rsid w:val="006737CB"/>
    <w:rsid w:val="00673AD4"/>
    <w:rsid w:val="0067437C"/>
    <w:rsid w:val="0067458D"/>
    <w:rsid w:val="00674903"/>
    <w:rsid w:val="006749CC"/>
    <w:rsid w:val="00674C00"/>
    <w:rsid w:val="00674E69"/>
    <w:rsid w:val="00675725"/>
    <w:rsid w:val="00675E7B"/>
    <w:rsid w:val="00676B4E"/>
    <w:rsid w:val="00676E0F"/>
    <w:rsid w:val="00677079"/>
    <w:rsid w:val="0067753E"/>
    <w:rsid w:val="00677C9B"/>
    <w:rsid w:val="006801A0"/>
    <w:rsid w:val="0068079A"/>
    <w:rsid w:val="006808A8"/>
    <w:rsid w:val="0068140B"/>
    <w:rsid w:val="0068144E"/>
    <w:rsid w:val="006814BC"/>
    <w:rsid w:val="00681866"/>
    <w:rsid w:val="00681AB9"/>
    <w:rsid w:val="00681C62"/>
    <w:rsid w:val="00682521"/>
    <w:rsid w:val="00682640"/>
    <w:rsid w:val="006829C2"/>
    <w:rsid w:val="00682D14"/>
    <w:rsid w:val="00682DA2"/>
    <w:rsid w:val="00682E8C"/>
    <w:rsid w:val="00683631"/>
    <w:rsid w:val="0068365D"/>
    <w:rsid w:val="006845FF"/>
    <w:rsid w:val="00685365"/>
    <w:rsid w:val="00685488"/>
    <w:rsid w:val="0068593C"/>
    <w:rsid w:val="00685AEB"/>
    <w:rsid w:val="00685EA4"/>
    <w:rsid w:val="00685F42"/>
    <w:rsid w:val="00686104"/>
    <w:rsid w:val="0068650C"/>
    <w:rsid w:val="00686CB3"/>
    <w:rsid w:val="00687138"/>
    <w:rsid w:val="0068747E"/>
    <w:rsid w:val="00687566"/>
    <w:rsid w:val="00687809"/>
    <w:rsid w:val="00687939"/>
    <w:rsid w:val="00687B12"/>
    <w:rsid w:val="00687D98"/>
    <w:rsid w:val="0069078C"/>
    <w:rsid w:val="00690B8B"/>
    <w:rsid w:val="006919C3"/>
    <w:rsid w:val="00691C09"/>
    <w:rsid w:val="00691D3D"/>
    <w:rsid w:val="006920DE"/>
    <w:rsid w:val="006923B8"/>
    <w:rsid w:val="00692560"/>
    <w:rsid w:val="0069260E"/>
    <w:rsid w:val="0069263E"/>
    <w:rsid w:val="00692780"/>
    <w:rsid w:val="00692DB6"/>
    <w:rsid w:val="00692E17"/>
    <w:rsid w:val="00692F9E"/>
    <w:rsid w:val="0069303E"/>
    <w:rsid w:val="00693468"/>
    <w:rsid w:val="006938D0"/>
    <w:rsid w:val="00693C9F"/>
    <w:rsid w:val="00693E5A"/>
    <w:rsid w:val="00694388"/>
    <w:rsid w:val="00694417"/>
    <w:rsid w:val="0069487F"/>
    <w:rsid w:val="00694996"/>
    <w:rsid w:val="00694DB7"/>
    <w:rsid w:val="00695013"/>
    <w:rsid w:val="00695191"/>
    <w:rsid w:val="006953E9"/>
    <w:rsid w:val="00695B97"/>
    <w:rsid w:val="00695F13"/>
    <w:rsid w:val="0069614A"/>
    <w:rsid w:val="00696326"/>
    <w:rsid w:val="006963A9"/>
    <w:rsid w:val="006964DB"/>
    <w:rsid w:val="006967B3"/>
    <w:rsid w:val="006968D4"/>
    <w:rsid w:val="00697322"/>
    <w:rsid w:val="006A00E0"/>
    <w:rsid w:val="006A0387"/>
    <w:rsid w:val="006A0693"/>
    <w:rsid w:val="006A0E8E"/>
    <w:rsid w:val="006A1677"/>
    <w:rsid w:val="006A1C75"/>
    <w:rsid w:val="006A1DAC"/>
    <w:rsid w:val="006A2140"/>
    <w:rsid w:val="006A285D"/>
    <w:rsid w:val="006A2BB5"/>
    <w:rsid w:val="006A3ED9"/>
    <w:rsid w:val="006A4005"/>
    <w:rsid w:val="006A497A"/>
    <w:rsid w:val="006A49E3"/>
    <w:rsid w:val="006A4B86"/>
    <w:rsid w:val="006A4EBF"/>
    <w:rsid w:val="006A4F90"/>
    <w:rsid w:val="006A5CFB"/>
    <w:rsid w:val="006A65F1"/>
    <w:rsid w:val="006A66CB"/>
    <w:rsid w:val="006A6CD4"/>
    <w:rsid w:val="006A6D17"/>
    <w:rsid w:val="006A6E2A"/>
    <w:rsid w:val="006A77D0"/>
    <w:rsid w:val="006B0231"/>
    <w:rsid w:val="006B0261"/>
    <w:rsid w:val="006B0802"/>
    <w:rsid w:val="006B0D59"/>
    <w:rsid w:val="006B0D7C"/>
    <w:rsid w:val="006B0E17"/>
    <w:rsid w:val="006B119A"/>
    <w:rsid w:val="006B129F"/>
    <w:rsid w:val="006B1736"/>
    <w:rsid w:val="006B246F"/>
    <w:rsid w:val="006B2CC0"/>
    <w:rsid w:val="006B2CE6"/>
    <w:rsid w:val="006B2D11"/>
    <w:rsid w:val="006B355E"/>
    <w:rsid w:val="006B3AAC"/>
    <w:rsid w:val="006B41A7"/>
    <w:rsid w:val="006B441E"/>
    <w:rsid w:val="006B47EC"/>
    <w:rsid w:val="006B5032"/>
    <w:rsid w:val="006B50E6"/>
    <w:rsid w:val="006B5260"/>
    <w:rsid w:val="006B5382"/>
    <w:rsid w:val="006B5C48"/>
    <w:rsid w:val="006B5C9C"/>
    <w:rsid w:val="006B5EA1"/>
    <w:rsid w:val="006B6335"/>
    <w:rsid w:val="006B6343"/>
    <w:rsid w:val="006B748B"/>
    <w:rsid w:val="006B7830"/>
    <w:rsid w:val="006B7F1A"/>
    <w:rsid w:val="006C0055"/>
    <w:rsid w:val="006C0172"/>
    <w:rsid w:val="006C04C1"/>
    <w:rsid w:val="006C1386"/>
    <w:rsid w:val="006C15E1"/>
    <w:rsid w:val="006C169E"/>
    <w:rsid w:val="006C19CC"/>
    <w:rsid w:val="006C1AD1"/>
    <w:rsid w:val="006C1B6A"/>
    <w:rsid w:val="006C21B2"/>
    <w:rsid w:val="006C23D6"/>
    <w:rsid w:val="006C2676"/>
    <w:rsid w:val="006C27BB"/>
    <w:rsid w:val="006C29A7"/>
    <w:rsid w:val="006C2FB0"/>
    <w:rsid w:val="006C30D0"/>
    <w:rsid w:val="006C3264"/>
    <w:rsid w:val="006C36C4"/>
    <w:rsid w:val="006C3998"/>
    <w:rsid w:val="006C39EE"/>
    <w:rsid w:val="006C3E7A"/>
    <w:rsid w:val="006C43EB"/>
    <w:rsid w:val="006C4476"/>
    <w:rsid w:val="006C4806"/>
    <w:rsid w:val="006C4B4E"/>
    <w:rsid w:val="006C4C7E"/>
    <w:rsid w:val="006C553F"/>
    <w:rsid w:val="006C5643"/>
    <w:rsid w:val="006C5DA8"/>
    <w:rsid w:val="006C5E60"/>
    <w:rsid w:val="006C615B"/>
    <w:rsid w:val="006C618E"/>
    <w:rsid w:val="006C66DB"/>
    <w:rsid w:val="006C66F5"/>
    <w:rsid w:val="006C678E"/>
    <w:rsid w:val="006C6CDB"/>
    <w:rsid w:val="006C6E0D"/>
    <w:rsid w:val="006C7B9D"/>
    <w:rsid w:val="006C7ECA"/>
    <w:rsid w:val="006D029F"/>
    <w:rsid w:val="006D02F1"/>
    <w:rsid w:val="006D0713"/>
    <w:rsid w:val="006D0735"/>
    <w:rsid w:val="006D0928"/>
    <w:rsid w:val="006D09EC"/>
    <w:rsid w:val="006D0A11"/>
    <w:rsid w:val="006D0F11"/>
    <w:rsid w:val="006D1170"/>
    <w:rsid w:val="006D1737"/>
    <w:rsid w:val="006D219B"/>
    <w:rsid w:val="006D30A9"/>
    <w:rsid w:val="006D3179"/>
    <w:rsid w:val="006D484D"/>
    <w:rsid w:val="006D4933"/>
    <w:rsid w:val="006D4DB3"/>
    <w:rsid w:val="006D59A3"/>
    <w:rsid w:val="006D5F3D"/>
    <w:rsid w:val="006D6433"/>
    <w:rsid w:val="006D66B2"/>
    <w:rsid w:val="006D7305"/>
    <w:rsid w:val="006D750C"/>
    <w:rsid w:val="006D75A2"/>
    <w:rsid w:val="006D7989"/>
    <w:rsid w:val="006D7B79"/>
    <w:rsid w:val="006D7C18"/>
    <w:rsid w:val="006D7C45"/>
    <w:rsid w:val="006E03B5"/>
    <w:rsid w:val="006E04AB"/>
    <w:rsid w:val="006E0755"/>
    <w:rsid w:val="006E09A0"/>
    <w:rsid w:val="006E1094"/>
    <w:rsid w:val="006E177A"/>
    <w:rsid w:val="006E1A6E"/>
    <w:rsid w:val="006E1B00"/>
    <w:rsid w:val="006E228F"/>
    <w:rsid w:val="006E2874"/>
    <w:rsid w:val="006E3298"/>
    <w:rsid w:val="006E3762"/>
    <w:rsid w:val="006E3C49"/>
    <w:rsid w:val="006E3F61"/>
    <w:rsid w:val="006E457D"/>
    <w:rsid w:val="006E4759"/>
    <w:rsid w:val="006E48BC"/>
    <w:rsid w:val="006E4F8A"/>
    <w:rsid w:val="006E599C"/>
    <w:rsid w:val="006E5A50"/>
    <w:rsid w:val="006E5CDA"/>
    <w:rsid w:val="006E62F8"/>
    <w:rsid w:val="006E693D"/>
    <w:rsid w:val="006E6A00"/>
    <w:rsid w:val="006E6FB0"/>
    <w:rsid w:val="006E7492"/>
    <w:rsid w:val="006E766E"/>
    <w:rsid w:val="006E7723"/>
    <w:rsid w:val="006E79FD"/>
    <w:rsid w:val="006E7A97"/>
    <w:rsid w:val="006E7ACB"/>
    <w:rsid w:val="006E7BC8"/>
    <w:rsid w:val="006E7FF4"/>
    <w:rsid w:val="006F0174"/>
    <w:rsid w:val="006F048A"/>
    <w:rsid w:val="006F08E3"/>
    <w:rsid w:val="006F1374"/>
    <w:rsid w:val="006F1497"/>
    <w:rsid w:val="006F1C7F"/>
    <w:rsid w:val="006F2161"/>
    <w:rsid w:val="006F2539"/>
    <w:rsid w:val="006F2D17"/>
    <w:rsid w:val="006F3907"/>
    <w:rsid w:val="006F3918"/>
    <w:rsid w:val="006F3A68"/>
    <w:rsid w:val="006F3E6C"/>
    <w:rsid w:val="006F47C7"/>
    <w:rsid w:val="006F49A5"/>
    <w:rsid w:val="006F4C5B"/>
    <w:rsid w:val="006F50EB"/>
    <w:rsid w:val="006F58D2"/>
    <w:rsid w:val="006F5C6B"/>
    <w:rsid w:val="006F5C89"/>
    <w:rsid w:val="006F64C8"/>
    <w:rsid w:val="006F676A"/>
    <w:rsid w:val="006F7E47"/>
    <w:rsid w:val="0070011E"/>
    <w:rsid w:val="007007D8"/>
    <w:rsid w:val="00700910"/>
    <w:rsid w:val="00701280"/>
    <w:rsid w:val="0070137E"/>
    <w:rsid w:val="007014AA"/>
    <w:rsid w:val="007014FE"/>
    <w:rsid w:val="00702076"/>
    <w:rsid w:val="007020D0"/>
    <w:rsid w:val="0070266A"/>
    <w:rsid w:val="00702CEA"/>
    <w:rsid w:val="00702F77"/>
    <w:rsid w:val="00703B3D"/>
    <w:rsid w:val="00703CE0"/>
    <w:rsid w:val="007041C7"/>
    <w:rsid w:val="00704744"/>
    <w:rsid w:val="00705B72"/>
    <w:rsid w:val="00705D8F"/>
    <w:rsid w:val="00705DDB"/>
    <w:rsid w:val="007062A8"/>
    <w:rsid w:val="00706B44"/>
    <w:rsid w:val="007070F4"/>
    <w:rsid w:val="00707289"/>
    <w:rsid w:val="007075ED"/>
    <w:rsid w:val="00707FA4"/>
    <w:rsid w:val="00710310"/>
    <w:rsid w:val="00710772"/>
    <w:rsid w:val="00710EDF"/>
    <w:rsid w:val="00710F1B"/>
    <w:rsid w:val="00710F42"/>
    <w:rsid w:val="007114BD"/>
    <w:rsid w:val="00711599"/>
    <w:rsid w:val="00711BF4"/>
    <w:rsid w:val="00711F3C"/>
    <w:rsid w:val="00712055"/>
    <w:rsid w:val="0071238D"/>
    <w:rsid w:val="0071261B"/>
    <w:rsid w:val="00712E49"/>
    <w:rsid w:val="00713088"/>
    <w:rsid w:val="0071344A"/>
    <w:rsid w:val="00713498"/>
    <w:rsid w:val="00713776"/>
    <w:rsid w:val="00713BDC"/>
    <w:rsid w:val="00713D48"/>
    <w:rsid w:val="00713DB8"/>
    <w:rsid w:val="007141F2"/>
    <w:rsid w:val="00714605"/>
    <w:rsid w:val="00714624"/>
    <w:rsid w:val="0071479B"/>
    <w:rsid w:val="00714ADF"/>
    <w:rsid w:val="00715408"/>
    <w:rsid w:val="007160FD"/>
    <w:rsid w:val="0071620C"/>
    <w:rsid w:val="007162A1"/>
    <w:rsid w:val="007162BF"/>
    <w:rsid w:val="00717192"/>
    <w:rsid w:val="00717949"/>
    <w:rsid w:val="00720093"/>
    <w:rsid w:val="00720339"/>
    <w:rsid w:val="00720619"/>
    <w:rsid w:val="007208D6"/>
    <w:rsid w:val="00720EBE"/>
    <w:rsid w:val="00720F49"/>
    <w:rsid w:val="007212FD"/>
    <w:rsid w:val="0072138E"/>
    <w:rsid w:val="0072159E"/>
    <w:rsid w:val="0072190E"/>
    <w:rsid w:val="00722482"/>
    <w:rsid w:val="00722539"/>
    <w:rsid w:val="007226E3"/>
    <w:rsid w:val="00722BE7"/>
    <w:rsid w:val="00723121"/>
    <w:rsid w:val="00723247"/>
    <w:rsid w:val="007232BE"/>
    <w:rsid w:val="0072334E"/>
    <w:rsid w:val="007233B3"/>
    <w:rsid w:val="0072370D"/>
    <w:rsid w:val="007239D6"/>
    <w:rsid w:val="00723A93"/>
    <w:rsid w:val="00723B2E"/>
    <w:rsid w:val="007246BA"/>
    <w:rsid w:val="00724723"/>
    <w:rsid w:val="00724744"/>
    <w:rsid w:val="00724976"/>
    <w:rsid w:val="00724CCF"/>
    <w:rsid w:val="007250CD"/>
    <w:rsid w:val="00725123"/>
    <w:rsid w:val="00725366"/>
    <w:rsid w:val="0072544F"/>
    <w:rsid w:val="00726008"/>
    <w:rsid w:val="00727864"/>
    <w:rsid w:val="00727A58"/>
    <w:rsid w:val="007301AE"/>
    <w:rsid w:val="0073032D"/>
    <w:rsid w:val="00730E51"/>
    <w:rsid w:val="00731702"/>
    <w:rsid w:val="007318EC"/>
    <w:rsid w:val="007323DF"/>
    <w:rsid w:val="007325B5"/>
    <w:rsid w:val="00732610"/>
    <w:rsid w:val="0073277A"/>
    <w:rsid w:val="00732888"/>
    <w:rsid w:val="00732A76"/>
    <w:rsid w:val="00732ED9"/>
    <w:rsid w:val="00733739"/>
    <w:rsid w:val="0073390C"/>
    <w:rsid w:val="00734228"/>
    <w:rsid w:val="00734599"/>
    <w:rsid w:val="00734874"/>
    <w:rsid w:val="007348FB"/>
    <w:rsid w:val="007349AD"/>
    <w:rsid w:val="00734C22"/>
    <w:rsid w:val="00734C91"/>
    <w:rsid w:val="00734FA3"/>
    <w:rsid w:val="00735BD4"/>
    <w:rsid w:val="0073671C"/>
    <w:rsid w:val="00736C04"/>
    <w:rsid w:val="00736C3B"/>
    <w:rsid w:val="00736E73"/>
    <w:rsid w:val="00737229"/>
    <w:rsid w:val="00737673"/>
    <w:rsid w:val="00737E6B"/>
    <w:rsid w:val="007408DF"/>
    <w:rsid w:val="00740BCE"/>
    <w:rsid w:val="007418A2"/>
    <w:rsid w:val="00741D63"/>
    <w:rsid w:val="00741D6B"/>
    <w:rsid w:val="007425F4"/>
    <w:rsid w:val="00742B31"/>
    <w:rsid w:val="00742FBC"/>
    <w:rsid w:val="0074304D"/>
    <w:rsid w:val="0074306E"/>
    <w:rsid w:val="00743D32"/>
    <w:rsid w:val="00743FCD"/>
    <w:rsid w:val="007441AD"/>
    <w:rsid w:val="007443D9"/>
    <w:rsid w:val="0074466E"/>
    <w:rsid w:val="007448B5"/>
    <w:rsid w:val="00744DD9"/>
    <w:rsid w:val="0074591F"/>
    <w:rsid w:val="00745BB6"/>
    <w:rsid w:val="00745D59"/>
    <w:rsid w:val="0074604C"/>
    <w:rsid w:val="007460A2"/>
    <w:rsid w:val="00746426"/>
    <w:rsid w:val="00746993"/>
    <w:rsid w:val="00747A79"/>
    <w:rsid w:val="00747C87"/>
    <w:rsid w:val="0075051F"/>
    <w:rsid w:val="0075054A"/>
    <w:rsid w:val="00751328"/>
    <w:rsid w:val="007523B2"/>
    <w:rsid w:val="007525CB"/>
    <w:rsid w:val="0075264D"/>
    <w:rsid w:val="007526A2"/>
    <w:rsid w:val="0075283C"/>
    <w:rsid w:val="00752845"/>
    <w:rsid w:val="00752AA5"/>
    <w:rsid w:val="00752CA2"/>
    <w:rsid w:val="00752F55"/>
    <w:rsid w:val="00753078"/>
    <w:rsid w:val="00753C03"/>
    <w:rsid w:val="00754233"/>
    <w:rsid w:val="00754624"/>
    <w:rsid w:val="00754757"/>
    <w:rsid w:val="007547AB"/>
    <w:rsid w:val="007549B0"/>
    <w:rsid w:val="00754ABC"/>
    <w:rsid w:val="00754E42"/>
    <w:rsid w:val="00755D65"/>
    <w:rsid w:val="0075657F"/>
    <w:rsid w:val="0075658A"/>
    <w:rsid w:val="00756891"/>
    <w:rsid w:val="00756B7B"/>
    <w:rsid w:val="00756CF1"/>
    <w:rsid w:val="00756E92"/>
    <w:rsid w:val="0075708F"/>
    <w:rsid w:val="0075712A"/>
    <w:rsid w:val="007579D9"/>
    <w:rsid w:val="00757FA4"/>
    <w:rsid w:val="007601B2"/>
    <w:rsid w:val="007602EB"/>
    <w:rsid w:val="00760788"/>
    <w:rsid w:val="00760868"/>
    <w:rsid w:val="00760A08"/>
    <w:rsid w:val="00760B35"/>
    <w:rsid w:val="00760CCA"/>
    <w:rsid w:val="00760F89"/>
    <w:rsid w:val="00761FA4"/>
    <w:rsid w:val="0076217D"/>
    <w:rsid w:val="007621C0"/>
    <w:rsid w:val="0076280A"/>
    <w:rsid w:val="007629ED"/>
    <w:rsid w:val="00762BD4"/>
    <w:rsid w:val="00762CBA"/>
    <w:rsid w:val="007632E0"/>
    <w:rsid w:val="00763329"/>
    <w:rsid w:val="00763530"/>
    <w:rsid w:val="00763E03"/>
    <w:rsid w:val="00763F81"/>
    <w:rsid w:val="00764167"/>
    <w:rsid w:val="007641E6"/>
    <w:rsid w:val="007646DD"/>
    <w:rsid w:val="00765174"/>
    <w:rsid w:val="00765543"/>
    <w:rsid w:val="0076572F"/>
    <w:rsid w:val="00765746"/>
    <w:rsid w:val="0076592F"/>
    <w:rsid w:val="00765C95"/>
    <w:rsid w:val="00765CBA"/>
    <w:rsid w:val="00765EC5"/>
    <w:rsid w:val="007662AE"/>
    <w:rsid w:val="00766381"/>
    <w:rsid w:val="0076678C"/>
    <w:rsid w:val="00766D31"/>
    <w:rsid w:val="00767331"/>
    <w:rsid w:val="007675DB"/>
    <w:rsid w:val="007675F7"/>
    <w:rsid w:val="00770716"/>
    <w:rsid w:val="00770C52"/>
    <w:rsid w:val="00770E20"/>
    <w:rsid w:val="00770E89"/>
    <w:rsid w:val="00770EC2"/>
    <w:rsid w:val="007710EF"/>
    <w:rsid w:val="00771606"/>
    <w:rsid w:val="00771C35"/>
    <w:rsid w:val="00772320"/>
    <w:rsid w:val="00772641"/>
    <w:rsid w:val="007726FF"/>
    <w:rsid w:val="007728D4"/>
    <w:rsid w:val="00772B16"/>
    <w:rsid w:val="00773254"/>
    <w:rsid w:val="007735C9"/>
    <w:rsid w:val="00773811"/>
    <w:rsid w:val="00773AB3"/>
    <w:rsid w:val="00773E4F"/>
    <w:rsid w:val="007742E7"/>
    <w:rsid w:val="00774437"/>
    <w:rsid w:val="007747CE"/>
    <w:rsid w:val="00774B69"/>
    <w:rsid w:val="00774F14"/>
    <w:rsid w:val="007758E9"/>
    <w:rsid w:val="0077639F"/>
    <w:rsid w:val="00776755"/>
    <w:rsid w:val="00776E9B"/>
    <w:rsid w:val="007772D6"/>
    <w:rsid w:val="0077788B"/>
    <w:rsid w:val="00777A36"/>
    <w:rsid w:val="00777C84"/>
    <w:rsid w:val="00777E4E"/>
    <w:rsid w:val="007804DE"/>
    <w:rsid w:val="00780978"/>
    <w:rsid w:val="007809A6"/>
    <w:rsid w:val="00780EC6"/>
    <w:rsid w:val="00781BCF"/>
    <w:rsid w:val="00781DD7"/>
    <w:rsid w:val="00782017"/>
    <w:rsid w:val="007820BD"/>
    <w:rsid w:val="00782787"/>
    <w:rsid w:val="007829C0"/>
    <w:rsid w:val="00782DC7"/>
    <w:rsid w:val="00782DF3"/>
    <w:rsid w:val="00782EB3"/>
    <w:rsid w:val="0078313A"/>
    <w:rsid w:val="00783449"/>
    <w:rsid w:val="0078355A"/>
    <w:rsid w:val="00783AAA"/>
    <w:rsid w:val="00783B17"/>
    <w:rsid w:val="007840A1"/>
    <w:rsid w:val="00784BCB"/>
    <w:rsid w:val="00784BE5"/>
    <w:rsid w:val="0078509E"/>
    <w:rsid w:val="0078517C"/>
    <w:rsid w:val="00785B52"/>
    <w:rsid w:val="00785CC7"/>
    <w:rsid w:val="00786044"/>
    <w:rsid w:val="007860AD"/>
    <w:rsid w:val="007864D4"/>
    <w:rsid w:val="00786BCA"/>
    <w:rsid w:val="00786D44"/>
    <w:rsid w:val="0078786E"/>
    <w:rsid w:val="007878C6"/>
    <w:rsid w:val="00787942"/>
    <w:rsid w:val="00787D26"/>
    <w:rsid w:val="00787D31"/>
    <w:rsid w:val="00787FBB"/>
    <w:rsid w:val="00790640"/>
    <w:rsid w:val="00790EA4"/>
    <w:rsid w:val="00790F7E"/>
    <w:rsid w:val="00791B35"/>
    <w:rsid w:val="00791DA2"/>
    <w:rsid w:val="007925ED"/>
    <w:rsid w:val="00792B08"/>
    <w:rsid w:val="00792CD3"/>
    <w:rsid w:val="00793972"/>
    <w:rsid w:val="00793F5F"/>
    <w:rsid w:val="00793F61"/>
    <w:rsid w:val="00793F82"/>
    <w:rsid w:val="007945C6"/>
    <w:rsid w:val="00794792"/>
    <w:rsid w:val="00794B36"/>
    <w:rsid w:val="00794C28"/>
    <w:rsid w:val="00794D0D"/>
    <w:rsid w:val="00795766"/>
    <w:rsid w:val="0079597D"/>
    <w:rsid w:val="00795F35"/>
    <w:rsid w:val="0079622B"/>
    <w:rsid w:val="00796417"/>
    <w:rsid w:val="00796FC3"/>
    <w:rsid w:val="007973E3"/>
    <w:rsid w:val="007978C2"/>
    <w:rsid w:val="00797AC5"/>
    <w:rsid w:val="00797CB8"/>
    <w:rsid w:val="007A021C"/>
    <w:rsid w:val="007A07D8"/>
    <w:rsid w:val="007A07F5"/>
    <w:rsid w:val="007A0887"/>
    <w:rsid w:val="007A0EDF"/>
    <w:rsid w:val="007A0FE0"/>
    <w:rsid w:val="007A149B"/>
    <w:rsid w:val="007A17AF"/>
    <w:rsid w:val="007A27D3"/>
    <w:rsid w:val="007A2D26"/>
    <w:rsid w:val="007A2DCE"/>
    <w:rsid w:val="007A313B"/>
    <w:rsid w:val="007A3365"/>
    <w:rsid w:val="007A33FE"/>
    <w:rsid w:val="007A3456"/>
    <w:rsid w:val="007A36EB"/>
    <w:rsid w:val="007A38C7"/>
    <w:rsid w:val="007A3AB8"/>
    <w:rsid w:val="007A4890"/>
    <w:rsid w:val="007A4BE6"/>
    <w:rsid w:val="007A4D1E"/>
    <w:rsid w:val="007A4DC4"/>
    <w:rsid w:val="007A4F37"/>
    <w:rsid w:val="007A50CE"/>
    <w:rsid w:val="007A51C9"/>
    <w:rsid w:val="007A5573"/>
    <w:rsid w:val="007A597A"/>
    <w:rsid w:val="007A5A0A"/>
    <w:rsid w:val="007A5B12"/>
    <w:rsid w:val="007A6584"/>
    <w:rsid w:val="007A78A5"/>
    <w:rsid w:val="007A7DEE"/>
    <w:rsid w:val="007A7E7E"/>
    <w:rsid w:val="007B0410"/>
    <w:rsid w:val="007B0E3A"/>
    <w:rsid w:val="007B10BD"/>
    <w:rsid w:val="007B125C"/>
    <w:rsid w:val="007B13A0"/>
    <w:rsid w:val="007B1417"/>
    <w:rsid w:val="007B1B1F"/>
    <w:rsid w:val="007B1C9C"/>
    <w:rsid w:val="007B20CD"/>
    <w:rsid w:val="007B220D"/>
    <w:rsid w:val="007B22BB"/>
    <w:rsid w:val="007B2544"/>
    <w:rsid w:val="007B2C50"/>
    <w:rsid w:val="007B2E93"/>
    <w:rsid w:val="007B2F04"/>
    <w:rsid w:val="007B2FDB"/>
    <w:rsid w:val="007B308D"/>
    <w:rsid w:val="007B3267"/>
    <w:rsid w:val="007B36A9"/>
    <w:rsid w:val="007B39BF"/>
    <w:rsid w:val="007B39F4"/>
    <w:rsid w:val="007B3B24"/>
    <w:rsid w:val="007B3CF8"/>
    <w:rsid w:val="007B400E"/>
    <w:rsid w:val="007B46DF"/>
    <w:rsid w:val="007B48D8"/>
    <w:rsid w:val="007B4FA9"/>
    <w:rsid w:val="007B521B"/>
    <w:rsid w:val="007B54CB"/>
    <w:rsid w:val="007B6048"/>
    <w:rsid w:val="007B6251"/>
    <w:rsid w:val="007B6CB3"/>
    <w:rsid w:val="007B7188"/>
    <w:rsid w:val="007B721C"/>
    <w:rsid w:val="007B722E"/>
    <w:rsid w:val="007B7337"/>
    <w:rsid w:val="007B79E8"/>
    <w:rsid w:val="007B7EEF"/>
    <w:rsid w:val="007C0247"/>
    <w:rsid w:val="007C05FF"/>
    <w:rsid w:val="007C0BBC"/>
    <w:rsid w:val="007C128C"/>
    <w:rsid w:val="007C143B"/>
    <w:rsid w:val="007C17D0"/>
    <w:rsid w:val="007C1F5E"/>
    <w:rsid w:val="007C205B"/>
    <w:rsid w:val="007C2962"/>
    <w:rsid w:val="007C31ED"/>
    <w:rsid w:val="007C32A1"/>
    <w:rsid w:val="007C3402"/>
    <w:rsid w:val="007C34C0"/>
    <w:rsid w:val="007C36AA"/>
    <w:rsid w:val="007C3A19"/>
    <w:rsid w:val="007C3B74"/>
    <w:rsid w:val="007C44B3"/>
    <w:rsid w:val="007C44C8"/>
    <w:rsid w:val="007C45E7"/>
    <w:rsid w:val="007C49FF"/>
    <w:rsid w:val="007C500B"/>
    <w:rsid w:val="007C53BE"/>
    <w:rsid w:val="007C5896"/>
    <w:rsid w:val="007C59A3"/>
    <w:rsid w:val="007C5F40"/>
    <w:rsid w:val="007C6101"/>
    <w:rsid w:val="007C6168"/>
    <w:rsid w:val="007C6355"/>
    <w:rsid w:val="007C673C"/>
    <w:rsid w:val="007C67EC"/>
    <w:rsid w:val="007C6B53"/>
    <w:rsid w:val="007C7C81"/>
    <w:rsid w:val="007C7F70"/>
    <w:rsid w:val="007D000A"/>
    <w:rsid w:val="007D002F"/>
    <w:rsid w:val="007D01AE"/>
    <w:rsid w:val="007D0649"/>
    <w:rsid w:val="007D0C4A"/>
    <w:rsid w:val="007D0E68"/>
    <w:rsid w:val="007D12AE"/>
    <w:rsid w:val="007D136C"/>
    <w:rsid w:val="007D13F4"/>
    <w:rsid w:val="007D14E0"/>
    <w:rsid w:val="007D1891"/>
    <w:rsid w:val="007D2054"/>
    <w:rsid w:val="007D2196"/>
    <w:rsid w:val="007D2251"/>
    <w:rsid w:val="007D229D"/>
    <w:rsid w:val="007D2485"/>
    <w:rsid w:val="007D2539"/>
    <w:rsid w:val="007D27FF"/>
    <w:rsid w:val="007D2DC0"/>
    <w:rsid w:val="007D2E7B"/>
    <w:rsid w:val="007D2F08"/>
    <w:rsid w:val="007D30B6"/>
    <w:rsid w:val="007D30BB"/>
    <w:rsid w:val="007D3160"/>
    <w:rsid w:val="007D3336"/>
    <w:rsid w:val="007D3979"/>
    <w:rsid w:val="007D3A61"/>
    <w:rsid w:val="007D43FA"/>
    <w:rsid w:val="007D44B1"/>
    <w:rsid w:val="007D459F"/>
    <w:rsid w:val="007D4BDB"/>
    <w:rsid w:val="007D5265"/>
    <w:rsid w:val="007D5AA5"/>
    <w:rsid w:val="007D5CF3"/>
    <w:rsid w:val="007D5D76"/>
    <w:rsid w:val="007D6634"/>
    <w:rsid w:val="007D714F"/>
    <w:rsid w:val="007D7908"/>
    <w:rsid w:val="007D7E6B"/>
    <w:rsid w:val="007E012F"/>
    <w:rsid w:val="007E0247"/>
    <w:rsid w:val="007E0624"/>
    <w:rsid w:val="007E06DC"/>
    <w:rsid w:val="007E12C7"/>
    <w:rsid w:val="007E1381"/>
    <w:rsid w:val="007E15A3"/>
    <w:rsid w:val="007E15DD"/>
    <w:rsid w:val="007E1C7F"/>
    <w:rsid w:val="007E1EF5"/>
    <w:rsid w:val="007E1F62"/>
    <w:rsid w:val="007E2230"/>
    <w:rsid w:val="007E2639"/>
    <w:rsid w:val="007E2887"/>
    <w:rsid w:val="007E2987"/>
    <w:rsid w:val="007E360F"/>
    <w:rsid w:val="007E362A"/>
    <w:rsid w:val="007E3695"/>
    <w:rsid w:val="007E3FD2"/>
    <w:rsid w:val="007E437D"/>
    <w:rsid w:val="007E44B6"/>
    <w:rsid w:val="007E4BC1"/>
    <w:rsid w:val="007E4D71"/>
    <w:rsid w:val="007E5031"/>
    <w:rsid w:val="007E55F4"/>
    <w:rsid w:val="007E5878"/>
    <w:rsid w:val="007E6085"/>
    <w:rsid w:val="007E6C2E"/>
    <w:rsid w:val="007E6F9D"/>
    <w:rsid w:val="007E70A9"/>
    <w:rsid w:val="007E70E2"/>
    <w:rsid w:val="007E76D7"/>
    <w:rsid w:val="007F00E8"/>
    <w:rsid w:val="007F04D2"/>
    <w:rsid w:val="007F0BE1"/>
    <w:rsid w:val="007F0EB1"/>
    <w:rsid w:val="007F1052"/>
    <w:rsid w:val="007F10B0"/>
    <w:rsid w:val="007F1A7C"/>
    <w:rsid w:val="007F1EF9"/>
    <w:rsid w:val="007F2194"/>
    <w:rsid w:val="007F2390"/>
    <w:rsid w:val="007F23D3"/>
    <w:rsid w:val="007F2896"/>
    <w:rsid w:val="007F3DBB"/>
    <w:rsid w:val="007F42D6"/>
    <w:rsid w:val="007F445F"/>
    <w:rsid w:val="007F4829"/>
    <w:rsid w:val="007F49B0"/>
    <w:rsid w:val="007F4AF4"/>
    <w:rsid w:val="007F5478"/>
    <w:rsid w:val="007F54AC"/>
    <w:rsid w:val="007F5532"/>
    <w:rsid w:val="007F5560"/>
    <w:rsid w:val="007F5CD5"/>
    <w:rsid w:val="007F61E5"/>
    <w:rsid w:val="007F6361"/>
    <w:rsid w:val="007F6497"/>
    <w:rsid w:val="007F66C6"/>
    <w:rsid w:val="007F67D2"/>
    <w:rsid w:val="007F6DB3"/>
    <w:rsid w:val="007F712A"/>
    <w:rsid w:val="007F75B0"/>
    <w:rsid w:val="007F77DD"/>
    <w:rsid w:val="007F7CD0"/>
    <w:rsid w:val="007F7D3A"/>
    <w:rsid w:val="007F7E02"/>
    <w:rsid w:val="007F7F9F"/>
    <w:rsid w:val="007F7FF1"/>
    <w:rsid w:val="008006C7"/>
    <w:rsid w:val="00800D37"/>
    <w:rsid w:val="00800DFB"/>
    <w:rsid w:val="008010B4"/>
    <w:rsid w:val="008012B3"/>
    <w:rsid w:val="008014ED"/>
    <w:rsid w:val="00801798"/>
    <w:rsid w:val="008019BD"/>
    <w:rsid w:val="0080291C"/>
    <w:rsid w:val="00802A9F"/>
    <w:rsid w:val="00802E19"/>
    <w:rsid w:val="00802E5A"/>
    <w:rsid w:val="00803050"/>
    <w:rsid w:val="008032E2"/>
    <w:rsid w:val="00803A9C"/>
    <w:rsid w:val="00803C97"/>
    <w:rsid w:val="00803FF5"/>
    <w:rsid w:val="00804615"/>
    <w:rsid w:val="00804D55"/>
    <w:rsid w:val="00804E61"/>
    <w:rsid w:val="008050A1"/>
    <w:rsid w:val="0080566C"/>
    <w:rsid w:val="00806059"/>
    <w:rsid w:val="0080611A"/>
    <w:rsid w:val="008066BA"/>
    <w:rsid w:val="0080757B"/>
    <w:rsid w:val="00807EDD"/>
    <w:rsid w:val="00810098"/>
    <w:rsid w:val="008101E7"/>
    <w:rsid w:val="008105CF"/>
    <w:rsid w:val="0081071E"/>
    <w:rsid w:val="008110B2"/>
    <w:rsid w:val="00811460"/>
    <w:rsid w:val="008114AA"/>
    <w:rsid w:val="00811682"/>
    <w:rsid w:val="00811823"/>
    <w:rsid w:val="00811EA4"/>
    <w:rsid w:val="00812397"/>
    <w:rsid w:val="00812541"/>
    <w:rsid w:val="008127B0"/>
    <w:rsid w:val="008133BF"/>
    <w:rsid w:val="00813562"/>
    <w:rsid w:val="00813775"/>
    <w:rsid w:val="0081383A"/>
    <w:rsid w:val="00813905"/>
    <w:rsid w:val="00814568"/>
    <w:rsid w:val="0081471C"/>
    <w:rsid w:val="00814824"/>
    <w:rsid w:val="00814B96"/>
    <w:rsid w:val="00814EEA"/>
    <w:rsid w:val="008157D3"/>
    <w:rsid w:val="00815950"/>
    <w:rsid w:val="00816158"/>
    <w:rsid w:val="0081618D"/>
    <w:rsid w:val="0081626F"/>
    <w:rsid w:val="008167FC"/>
    <w:rsid w:val="00817960"/>
    <w:rsid w:val="00817E17"/>
    <w:rsid w:val="0082048F"/>
    <w:rsid w:val="00820B06"/>
    <w:rsid w:val="00820EA7"/>
    <w:rsid w:val="008212B1"/>
    <w:rsid w:val="00821577"/>
    <w:rsid w:val="00821AFE"/>
    <w:rsid w:val="00821F3D"/>
    <w:rsid w:val="00821FB3"/>
    <w:rsid w:val="008221AA"/>
    <w:rsid w:val="00822284"/>
    <w:rsid w:val="00822A53"/>
    <w:rsid w:val="008230DD"/>
    <w:rsid w:val="0082314E"/>
    <w:rsid w:val="00823B4B"/>
    <w:rsid w:val="00823F1E"/>
    <w:rsid w:val="00825372"/>
    <w:rsid w:val="0082547C"/>
    <w:rsid w:val="008257F7"/>
    <w:rsid w:val="008259B2"/>
    <w:rsid w:val="008265F7"/>
    <w:rsid w:val="00826DE9"/>
    <w:rsid w:val="00826E45"/>
    <w:rsid w:val="00827627"/>
    <w:rsid w:val="008276CA"/>
    <w:rsid w:val="008276EB"/>
    <w:rsid w:val="008279AE"/>
    <w:rsid w:val="00827BA8"/>
    <w:rsid w:val="00827BBD"/>
    <w:rsid w:val="00827D0C"/>
    <w:rsid w:val="00827ED8"/>
    <w:rsid w:val="00830A4C"/>
    <w:rsid w:val="00830AEF"/>
    <w:rsid w:val="00830C90"/>
    <w:rsid w:val="00830F4A"/>
    <w:rsid w:val="0083111A"/>
    <w:rsid w:val="0083118E"/>
    <w:rsid w:val="00831351"/>
    <w:rsid w:val="008315BF"/>
    <w:rsid w:val="00831702"/>
    <w:rsid w:val="00831779"/>
    <w:rsid w:val="00831B07"/>
    <w:rsid w:val="00831D62"/>
    <w:rsid w:val="008321C1"/>
    <w:rsid w:val="00832AF8"/>
    <w:rsid w:val="00832B06"/>
    <w:rsid w:val="00832D8A"/>
    <w:rsid w:val="00832EE2"/>
    <w:rsid w:val="00832FF5"/>
    <w:rsid w:val="00833386"/>
    <w:rsid w:val="00833756"/>
    <w:rsid w:val="00833A6A"/>
    <w:rsid w:val="008344C3"/>
    <w:rsid w:val="00834955"/>
    <w:rsid w:val="0083498E"/>
    <w:rsid w:val="00834FA0"/>
    <w:rsid w:val="0083568B"/>
    <w:rsid w:val="00835747"/>
    <w:rsid w:val="00835924"/>
    <w:rsid w:val="008360DE"/>
    <w:rsid w:val="008363FB"/>
    <w:rsid w:val="008368F1"/>
    <w:rsid w:val="00836919"/>
    <w:rsid w:val="0083692B"/>
    <w:rsid w:val="008400D8"/>
    <w:rsid w:val="0084070A"/>
    <w:rsid w:val="0084111C"/>
    <w:rsid w:val="008411E6"/>
    <w:rsid w:val="00841690"/>
    <w:rsid w:val="008421C8"/>
    <w:rsid w:val="0084258D"/>
    <w:rsid w:val="008427A2"/>
    <w:rsid w:val="008428E7"/>
    <w:rsid w:val="00842AB9"/>
    <w:rsid w:val="00842C81"/>
    <w:rsid w:val="0084300A"/>
    <w:rsid w:val="00843878"/>
    <w:rsid w:val="0084388D"/>
    <w:rsid w:val="00843B1F"/>
    <w:rsid w:val="00843D80"/>
    <w:rsid w:val="00843FCE"/>
    <w:rsid w:val="008441F0"/>
    <w:rsid w:val="00844FC8"/>
    <w:rsid w:val="008453BA"/>
    <w:rsid w:val="00845551"/>
    <w:rsid w:val="0084599C"/>
    <w:rsid w:val="00845BB2"/>
    <w:rsid w:val="00846102"/>
    <w:rsid w:val="0084620D"/>
    <w:rsid w:val="00846494"/>
    <w:rsid w:val="0084676A"/>
    <w:rsid w:val="00846DB4"/>
    <w:rsid w:val="00847803"/>
    <w:rsid w:val="00847903"/>
    <w:rsid w:val="00847921"/>
    <w:rsid w:val="00847B7A"/>
    <w:rsid w:val="00847FC1"/>
    <w:rsid w:val="00850B67"/>
    <w:rsid w:val="00850C48"/>
    <w:rsid w:val="00850EA7"/>
    <w:rsid w:val="00851DE8"/>
    <w:rsid w:val="008522F6"/>
    <w:rsid w:val="0085236B"/>
    <w:rsid w:val="008523A3"/>
    <w:rsid w:val="0085265F"/>
    <w:rsid w:val="00852943"/>
    <w:rsid w:val="00852B6A"/>
    <w:rsid w:val="0085320A"/>
    <w:rsid w:val="0085358E"/>
    <w:rsid w:val="008536AA"/>
    <w:rsid w:val="00853931"/>
    <w:rsid w:val="00853A5B"/>
    <w:rsid w:val="00854218"/>
    <w:rsid w:val="00854572"/>
    <w:rsid w:val="008546CE"/>
    <w:rsid w:val="008558FD"/>
    <w:rsid w:val="00855EC2"/>
    <w:rsid w:val="00856307"/>
    <w:rsid w:val="008563A0"/>
    <w:rsid w:val="00856611"/>
    <w:rsid w:val="00856953"/>
    <w:rsid w:val="00856D07"/>
    <w:rsid w:val="0085778C"/>
    <w:rsid w:val="00860020"/>
    <w:rsid w:val="0086011C"/>
    <w:rsid w:val="00860154"/>
    <w:rsid w:val="00860873"/>
    <w:rsid w:val="008609E8"/>
    <w:rsid w:val="00860B03"/>
    <w:rsid w:val="00860DC1"/>
    <w:rsid w:val="00860E61"/>
    <w:rsid w:val="00860ED1"/>
    <w:rsid w:val="00861275"/>
    <w:rsid w:val="0086140D"/>
    <w:rsid w:val="00861596"/>
    <w:rsid w:val="00861B9F"/>
    <w:rsid w:val="008620E2"/>
    <w:rsid w:val="008622BD"/>
    <w:rsid w:val="00862FFF"/>
    <w:rsid w:val="00863A75"/>
    <w:rsid w:val="00863F81"/>
    <w:rsid w:val="0086458B"/>
    <w:rsid w:val="0086490E"/>
    <w:rsid w:val="00864D49"/>
    <w:rsid w:val="00864D9E"/>
    <w:rsid w:val="008650C4"/>
    <w:rsid w:val="00865B88"/>
    <w:rsid w:val="0086622D"/>
    <w:rsid w:val="00866915"/>
    <w:rsid w:val="00866F24"/>
    <w:rsid w:val="008674A0"/>
    <w:rsid w:val="0086771B"/>
    <w:rsid w:val="00867CE6"/>
    <w:rsid w:val="00870023"/>
    <w:rsid w:val="008706DB"/>
    <w:rsid w:val="00870D3C"/>
    <w:rsid w:val="00870F7D"/>
    <w:rsid w:val="0087126C"/>
    <w:rsid w:val="008716A9"/>
    <w:rsid w:val="008721C7"/>
    <w:rsid w:val="0087245D"/>
    <w:rsid w:val="00872E7A"/>
    <w:rsid w:val="0087300C"/>
    <w:rsid w:val="008730F3"/>
    <w:rsid w:val="008731E9"/>
    <w:rsid w:val="00873788"/>
    <w:rsid w:val="008738B9"/>
    <w:rsid w:val="00873CF0"/>
    <w:rsid w:val="00874705"/>
    <w:rsid w:val="00874954"/>
    <w:rsid w:val="00874C8D"/>
    <w:rsid w:val="00875336"/>
    <w:rsid w:val="00875697"/>
    <w:rsid w:val="00875837"/>
    <w:rsid w:val="00875BDC"/>
    <w:rsid w:val="00876576"/>
    <w:rsid w:val="008768C5"/>
    <w:rsid w:val="00876E32"/>
    <w:rsid w:val="00877116"/>
    <w:rsid w:val="008772DB"/>
    <w:rsid w:val="00877B0D"/>
    <w:rsid w:val="008803DC"/>
    <w:rsid w:val="00880CA7"/>
    <w:rsid w:val="008813CA"/>
    <w:rsid w:val="00881F3D"/>
    <w:rsid w:val="008824BF"/>
    <w:rsid w:val="0088266D"/>
    <w:rsid w:val="008826E8"/>
    <w:rsid w:val="00882BDE"/>
    <w:rsid w:val="008831BA"/>
    <w:rsid w:val="00883882"/>
    <w:rsid w:val="00883DE7"/>
    <w:rsid w:val="00883EBB"/>
    <w:rsid w:val="0088411C"/>
    <w:rsid w:val="0088430C"/>
    <w:rsid w:val="008844CF"/>
    <w:rsid w:val="00884591"/>
    <w:rsid w:val="00884858"/>
    <w:rsid w:val="00884B15"/>
    <w:rsid w:val="0088532E"/>
    <w:rsid w:val="00885353"/>
    <w:rsid w:val="008853CA"/>
    <w:rsid w:val="0088544A"/>
    <w:rsid w:val="008854D1"/>
    <w:rsid w:val="008855B0"/>
    <w:rsid w:val="00885701"/>
    <w:rsid w:val="00885B7A"/>
    <w:rsid w:val="0088605A"/>
    <w:rsid w:val="008873B1"/>
    <w:rsid w:val="00887B8D"/>
    <w:rsid w:val="0089023D"/>
    <w:rsid w:val="00890287"/>
    <w:rsid w:val="008904AD"/>
    <w:rsid w:val="00890676"/>
    <w:rsid w:val="00891119"/>
    <w:rsid w:val="008912F0"/>
    <w:rsid w:val="008916AF"/>
    <w:rsid w:val="008918CF"/>
    <w:rsid w:val="00891C51"/>
    <w:rsid w:val="00891D20"/>
    <w:rsid w:val="008920D4"/>
    <w:rsid w:val="00892474"/>
    <w:rsid w:val="008925D7"/>
    <w:rsid w:val="0089383B"/>
    <w:rsid w:val="008938CE"/>
    <w:rsid w:val="00893CA6"/>
    <w:rsid w:val="00893F40"/>
    <w:rsid w:val="00893FC9"/>
    <w:rsid w:val="0089510D"/>
    <w:rsid w:val="008953F1"/>
    <w:rsid w:val="0089637E"/>
    <w:rsid w:val="00896632"/>
    <w:rsid w:val="00896716"/>
    <w:rsid w:val="00896881"/>
    <w:rsid w:val="00896B9F"/>
    <w:rsid w:val="00896C9A"/>
    <w:rsid w:val="00897034"/>
    <w:rsid w:val="0089749E"/>
    <w:rsid w:val="00897775"/>
    <w:rsid w:val="00897FB3"/>
    <w:rsid w:val="008A00B1"/>
    <w:rsid w:val="008A0526"/>
    <w:rsid w:val="008A078B"/>
    <w:rsid w:val="008A0C6B"/>
    <w:rsid w:val="008A0CB3"/>
    <w:rsid w:val="008A15FF"/>
    <w:rsid w:val="008A1AE3"/>
    <w:rsid w:val="008A1B4D"/>
    <w:rsid w:val="008A1FAC"/>
    <w:rsid w:val="008A2B1D"/>
    <w:rsid w:val="008A2B89"/>
    <w:rsid w:val="008A2BC8"/>
    <w:rsid w:val="008A3005"/>
    <w:rsid w:val="008A3DE4"/>
    <w:rsid w:val="008A4E88"/>
    <w:rsid w:val="008A5897"/>
    <w:rsid w:val="008A5CF4"/>
    <w:rsid w:val="008A5E6C"/>
    <w:rsid w:val="008A5EE6"/>
    <w:rsid w:val="008A5FCB"/>
    <w:rsid w:val="008A6002"/>
    <w:rsid w:val="008A60C8"/>
    <w:rsid w:val="008A620A"/>
    <w:rsid w:val="008A63B1"/>
    <w:rsid w:val="008A6783"/>
    <w:rsid w:val="008A6A1C"/>
    <w:rsid w:val="008A6BEB"/>
    <w:rsid w:val="008A6E20"/>
    <w:rsid w:val="008A7046"/>
    <w:rsid w:val="008A706F"/>
    <w:rsid w:val="008A728E"/>
    <w:rsid w:val="008A7E16"/>
    <w:rsid w:val="008B00CA"/>
    <w:rsid w:val="008B09F3"/>
    <w:rsid w:val="008B1C09"/>
    <w:rsid w:val="008B1ED5"/>
    <w:rsid w:val="008B1FD9"/>
    <w:rsid w:val="008B234E"/>
    <w:rsid w:val="008B2778"/>
    <w:rsid w:val="008B29FC"/>
    <w:rsid w:val="008B2A35"/>
    <w:rsid w:val="008B38AB"/>
    <w:rsid w:val="008B3A4B"/>
    <w:rsid w:val="008B3AD9"/>
    <w:rsid w:val="008B4241"/>
    <w:rsid w:val="008B549D"/>
    <w:rsid w:val="008B5860"/>
    <w:rsid w:val="008B592A"/>
    <w:rsid w:val="008B5AF1"/>
    <w:rsid w:val="008B5D04"/>
    <w:rsid w:val="008B62ED"/>
    <w:rsid w:val="008B667E"/>
    <w:rsid w:val="008B6A28"/>
    <w:rsid w:val="008B6AAA"/>
    <w:rsid w:val="008C0207"/>
    <w:rsid w:val="008C0317"/>
    <w:rsid w:val="008C04EE"/>
    <w:rsid w:val="008C09B4"/>
    <w:rsid w:val="008C14B0"/>
    <w:rsid w:val="008C20C5"/>
    <w:rsid w:val="008C2D96"/>
    <w:rsid w:val="008C3407"/>
    <w:rsid w:val="008C3892"/>
    <w:rsid w:val="008C4046"/>
    <w:rsid w:val="008C422A"/>
    <w:rsid w:val="008C43A0"/>
    <w:rsid w:val="008C48CC"/>
    <w:rsid w:val="008C5779"/>
    <w:rsid w:val="008C593C"/>
    <w:rsid w:val="008C60CD"/>
    <w:rsid w:val="008C62AD"/>
    <w:rsid w:val="008C62FE"/>
    <w:rsid w:val="008C6418"/>
    <w:rsid w:val="008C658F"/>
    <w:rsid w:val="008C6B16"/>
    <w:rsid w:val="008C6E0A"/>
    <w:rsid w:val="008C6F1A"/>
    <w:rsid w:val="008C7719"/>
    <w:rsid w:val="008C798B"/>
    <w:rsid w:val="008C7A51"/>
    <w:rsid w:val="008C7B50"/>
    <w:rsid w:val="008C7E26"/>
    <w:rsid w:val="008D0139"/>
    <w:rsid w:val="008D1245"/>
    <w:rsid w:val="008D178A"/>
    <w:rsid w:val="008D1D1F"/>
    <w:rsid w:val="008D1DDA"/>
    <w:rsid w:val="008D20BF"/>
    <w:rsid w:val="008D245C"/>
    <w:rsid w:val="008D269E"/>
    <w:rsid w:val="008D2B82"/>
    <w:rsid w:val="008D2B9D"/>
    <w:rsid w:val="008D33AC"/>
    <w:rsid w:val="008D3596"/>
    <w:rsid w:val="008D3905"/>
    <w:rsid w:val="008D3B44"/>
    <w:rsid w:val="008D3C5B"/>
    <w:rsid w:val="008D457F"/>
    <w:rsid w:val="008D45B8"/>
    <w:rsid w:val="008D4C6C"/>
    <w:rsid w:val="008D5012"/>
    <w:rsid w:val="008D5BBF"/>
    <w:rsid w:val="008D6533"/>
    <w:rsid w:val="008D6D8B"/>
    <w:rsid w:val="008D6F20"/>
    <w:rsid w:val="008D7189"/>
    <w:rsid w:val="008D71C9"/>
    <w:rsid w:val="008D7FA1"/>
    <w:rsid w:val="008E0276"/>
    <w:rsid w:val="008E122C"/>
    <w:rsid w:val="008E12EC"/>
    <w:rsid w:val="008E198E"/>
    <w:rsid w:val="008E19BB"/>
    <w:rsid w:val="008E2158"/>
    <w:rsid w:val="008E25A1"/>
    <w:rsid w:val="008E266D"/>
    <w:rsid w:val="008E2965"/>
    <w:rsid w:val="008E2C86"/>
    <w:rsid w:val="008E2DE6"/>
    <w:rsid w:val="008E3308"/>
    <w:rsid w:val="008E34BC"/>
    <w:rsid w:val="008E365C"/>
    <w:rsid w:val="008E3A61"/>
    <w:rsid w:val="008E44EF"/>
    <w:rsid w:val="008E456D"/>
    <w:rsid w:val="008E4792"/>
    <w:rsid w:val="008E47AF"/>
    <w:rsid w:val="008E4A72"/>
    <w:rsid w:val="008E4A8F"/>
    <w:rsid w:val="008E4A98"/>
    <w:rsid w:val="008E4D65"/>
    <w:rsid w:val="008E4DD5"/>
    <w:rsid w:val="008E516F"/>
    <w:rsid w:val="008E5916"/>
    <w:rsid w:val="008E5F47"/>
    <w:rsid w:val="008E6374"/>
    <w:rsid w:val="008E650F"/>
    <w:rsid w:val="008E701E"/>
    <w:rsid w:val="008E7737"/>
    <w:rsid w:val="008E7764"/>
    <w:rsid w:val="008E787F"/>
    <w:rsid w:val="008E7FD4"/>
    <w:rsid w:val="008F0A1A"/>
    <w:rsid w:val="008F0E17"/>
    <w:rsid w:val="008F0E60"/>
    <w:rsid w:val="008F107B"/>
    <w:rsid w:val="008F11F6"/>
    <w:rsid w:val="008F142D"/>
    <w:rsid w:val="008F165D"/>
    <w:rsid w:val="008F17DC"/>
    <w:rsid w:val="008F2527"/>
    <w:rsid w:val="008F2934"/>
    <w:rsid w:val="008F30A7"/>
    <w:rsid w:val="008F3BA5"/>
    <w:rsid w:val="008F42B7"/>
    <w:rsid w:val="008F471B"/>
    <w:rsid w:val="008F4A13"/>
    <w:rsid w:val="008F4D27"/>
    <w:rsid w:val="008F5223"/>
    <w:rsid w:val="008F5366"/>
    <w:rsid w:val="008F5AE7"/>
    <w:rsid w:val="008F5D63"/>
    <w:rsid w:val="008F60DF"/>
    <w:rsid w:val="008F70A1"/>
    <w:rsid w:val="008F75DF"/>
    <w:rsid w:val="00900162"/>
    <w:rsid w:val="00900490"/>
    <w:rsid w:val="00900673"/>
    <w:rsid w:val="00900958"/>
    <w:rsid w:val="00900AE2"/>
    <w:rsid w:val="0090112B"/>
    <w:rsid w:val="009015E8"/>
    <w:rsid w:val="009018DD"/>
    <w:rsid w:val="009019D2"/>
    <w:rsid w:val="00902612"/>
    <w:rsid w:val="009026F9"/>
    <w:rsid w:val="009027F3"/>
    <w:rsid w:val="009029DE"/>
    <w:rsid w:val="00902E85"/>
    <w:rsid w:val="00902F2F"/>
    <w:rsid w:val="0090303C"/>
    <w:rsid w:val="0090318C"/>
    <w:rsid w:val="009031A2"/>
    <w:rsid w:val="009031C7"/>
    <w:rsid w:val="0090333E"/>
    <w:rsid w:val="00903C75"/>
    <w:rsid w:val="009042C2"/>
    <w:rsid w:val="009043EA"/>
    <w:rsid w:val="00904A78"/>
    <w:rsid w:val="00904A87"/>
    <w:rsid w:val="00904D76"/>
    <w:rsid w:val="00905784"/>
    <w:rsid w:val="009058FD"/>
    <w:rsid w:val="00905DCA"/>
    <w:rsid w:val="0090602E"/>
    <w:rsid w:val="00906065"/>
    <w:rsid w:val="0090607F"/>
    <w:rsid w:val="0090639C"/>
    <w:rsid w:val="0090719B"/>
    <w:rsid w:val="00907AF2"/>
    <w:rsid w:val="00907FCE"/>
    <w:rsid w:val="00910145"/>
    <w:rsid w:val="0091073D"/>
    <w:rsid w:val="00910F19"/>
    <w:rsid w:val="00911042"/>
    <w:rsid w:val="00911234"/>
    <w:rsid w:val="009115FE"/>
    <w:rsid w:val="00911667"/>
    <w:rsid w:val="00912178"/>
    <w:rsid w:val="0091339E"/>
    <w:rsid w:val="0091352F"/>
    <w:rsid w:val="00913A3E"/>
    <w:rsid w:val="00913A74"/>
    <w:rsid w:val="00913ABE"/>
    <w:rsid w:val="00913DDF"/>
    <w:rsid w:val="00913E61"/>
    <w:rsid w:val="00914015"/>
    <w:rsid w:val="009143EB"/>
    <w:rsid w:val="00914532"/>
    <w:rsid w:val="009145CB"/>
    <w:rsid w:val="0091477F"/>
    <w:rsid w:val="00914BB2"/>
    <w:rsid w:val="0091516F"/>
    <w:rsid w:val="009151C7"/>
    <w:rsid w:val="009160C6"/>
    <w:rsid w:val="00916131"/>
    <w:rsid w:val="00916434"/>
    <w:rsid w:val="009169B4"/>
    <w:rsid w:val="00916A28"/>
    <w:rsid w:val="00916B11"/>
    <w:rsid w:val="00916E04"/>
    <w:rsid w:val="009171DD"/>
    <w:rsid w:val="009174BA"/>
    <w:rsid w:val="00917933"/>
    <w:rsid w:val="009179C5"/>
    <w:rsid w:val="00917CBB"/>
    <w:rsid w:val="00920080"/>
    <w:rsid w:val="009201B0"/>
    <w:rsid w:val="009202D8"/>
    <w:rsid w:val="00920455"/>
    <w:rsid w:val="0092084A"/>
    <w:rsid w:val="00920BBC"/>
    <w:rsid w:val="00920D3F"/>
    <w:rsid w:val="009211C1"/>
    <w:rsid w:val="0092183E"/>
    <w:rsid w:val="009218B8"/>
    <w:rsid w:val="009219B8"/>
    <w:rsid w:val="009220DA"/>
    <w:rsid w:val="00922DF8"/>
    <w:rsid w:val="0092314F"/>
    <w:rsid w:val="00923D12"/>
    <w:rsid w:val="00923FD9"/>
    <w:rsid w:val="00923FEF"/>
    <w:rsid w:val="00924278"/>
    <w:rsid w:val="0092446E"/>
    <w:rsid w:val="009245DA"/>
    <w:rsid w:val="00924C1F"/>
    <w:rsid w:val="009252B4"/>
    <w:rsid w:val="0092624E"/>
    <w:rsid w:val="0092634D"/>
    <w:rsid w:val="00926368"/>
    <w:rsid w:val="00926CC3"/>
    <w:rsid w:val="00926DBB"/>
    <w:rsid w:val="009272A5"/>
    <w:rsid w:val="009272BD"/>
    <w:rsid w:val="00927A0F"/>
    <w:rsid w:val="00927A9E"/>
    <w:rsid w:val="00927D29"/>
    <w:rsid w:val="00927D86"/>
    <w:rsid w:val="00927DEB"/>
    <w:rsid w:val="00927E71"/>
    <w:rsid w:val="009301F2"/>
    <w:rsid w:val="00930663"/>
    <w:rsid w:val="009307ED"/>
    <w:rsid w:val="00930D99"/>
    <w:rsid w:val="00930FDF"/>
    <w:rsid w:val="009310D5"/>
    <w:rsid w:val="0093161C"/>
    <w:rsid w:val="00931803"/>
    <w:rsid w:val="00931CEA"/>
    <w:rsid w:val="00932260"/>
    <w:rsid w:val="00932307"/>
    <w:rsid w:val="00932393"/>
    <w:rsid w:val="009325FF"/>
    <w:rsid w:val="00932926"/>
    <w:rsid w:val="00932B05"/>
    <w:rsid w:val="00932D87"/>
    <w:rsid w:val="009331C0"/>
    <w:rsid w:val="00933244"/>
    <w:rsid w:val="009335D2"/>
    <w:rsid w:val="0093379E"/>
    <w:rsid w:val="00933F5A"/>
    <w:rsid w:val="00934905"/>
    <w:rsid w:val="00934AB2"/>
    <w:rsid w:val="00934E17"/>
    <w:rsid w:val="00935888"/>
    <w:rsid w:val="00936810"/>
    <w:rsid w:val="009370B1"/>
    <w:rsid w:val="00937813"/>
    <w:rsid w:val="00940601"/>
    <w:rsid w:val="0094149A"/>
    <w:rsid w:val="00941540"/>
    <w:rsid w:val="00941689"/>
    <w:rsid w:val="00941AD1"/>
    <w:rsid w:val="00941B19"/>
    <w:rsid w:val="00941DA6"/>
    <w:rsid w:val="009421A7"/>
    <w:rsid w:val="0094257F"/>
    <w:rsid w:val="0094288E"/>
    <w:rsid w:val="00942924"/>
    <w:rsid w:val="00942C00"/>
    <w:rsid w:val="00942ECF"/>
    <w:rsid w:val="00943397"/>
    <w:rsid w:val="009435C8"/>
    <w:rsid w:val="0094364E"/>
    <w:rsid w:val="00943B57"/>
    <w:rsid w:val="00943C4F"/>
    <w:rsid w:val="00943CDA"/>
    <w:rsid w:val="00943E3F"/>
    <w:rsid w:val="00943E4C"/>
    <w:rsid w:val="009445D3"/>
    <w:rsid w:val="0094489C"/>
    <w:rsid w:val="00944A57"/>
    <w:rsid w:val="0094507B"/>
    <w:rsid w:val="00945291"/>
    <w:rsid w:val="009452AB"/>
    <w:rsid w:val="00945760"/>
    <w:rsid w:val="0094599F"/>
    <w:rsid w:val="009459F2"/>
    <w:rsid w:val="00946520"/>
    <w:rsid w:val="009468DD"/>
    <w:rsid w:val="00946E39"/>
    <w:rsid w:val="0094776A"/>
    <w:rsid w:val="00947E08"/>
    <w:rsid w:val="00950530"/>
    <w:rsid w:val="009506EF"/>
    <w:rsid w:val="0095084D"/>
    <w:rsid w:val="0095168B"/>
    <w:rsid w:val="009518F0"/>
    <w:rsid w:val="0095198B"/>
    <w:rsid w:val="00951B89"/>
    <w:rsid w:val="00951CA9"/>
    <w:rsid w:val="009521BC"/>
    <w:rsid w:val="00952289"/>
    <w:rsid w:val="009522C5"/>
    <w:rsid w:val="009527B6"/>
    <w:rsid w:val="00952AA7"/>
    <w:rsid w:val="00952B61"/>
    <w:rsid w:val="00952E6C"/>
    <w:rsid w:val="00952FBB"/>
    <w:rsid w:val="0095375A"/>
    <w:rsid w:val="009537C6"/>
    <w:rsid w:val="00953CEE"/>
    <w:rsid w:val="00953F22"/>
    <w:rsid w:val="0095414E"/>
    <w:rsid w:val="0095466C"/>
    <w:rsid w:val="00954904"/>
    <w:rsid w:val="00954AAD"/>
    <w:rsid w:val="00954AB9"/>
    <w:rsid w:val="00954C01"/>
    <w:rsid w:val="00954D6E"/>
    <w:rsid w:val="00954E6C"/>
    <w:rsid w:val="00955416"/>
    <w:rsid w:val="009554E9"/>
    <w:rsid w:val="009557DA"/>
    <w:rsid w:val="009558EE"/>
    <w:rsid w:val="009558EF"/>
    <w:rsid w:val="00956B37"/>
    <w:rsid w:val="00956CD0"/>
    <w:rsid w:val="00956DFB"/>
    <w:rsid w:val="00956E01"/>
    <w:rsid w:val="009570D9"/>
    <w:rsid w:val="0095722E"/>
    <w:rsid w:val="00957B11"/>
    <w:rsid w:val="00957E05"/>
    <w:rsid w:val="00957EF9"/>
    <w:rsid w:val="0096053E"/>
    <w:rsid w:val="009609D1"/>
    <w:rsid w:val="00961001"/>
    <w:rsid w:val="00961117"/>
    <w:rsid w:val="00961348"/>
    <w:rsid w:val="00961968"/>
    <w:rsid w:val="0096199B"/>
    <w:rsid w:val="00962154"/>
    <w:rsid w:val="00962F76"/>
    <w:rsid w:val="009639B2"/>
    <w:rsid w:val="0096434C"/>
    <w:rsid w:val="00964615"/>
    <w:rsid w:val="00965EDE"/>
    <w:rsid w:val="00965FB5"/>
    <w:rsid w:val="009666FC"/>
    <w:rsid w:val="00966CF8"/>
    <w:rsid w:val="009670A0"/>
    <w:rsid w:val="0096733E"/>
    <w:rsid w:val="009677A9"/>
    <w:rsid w:val="00970C01"/>
    <w:rsid w:val="00970CBA"/>
    <w:rsid w:val="00970F5A"/>
    <w:rsid w:val="00971396"/>
    <w:rsid w:val="009720FD"/>
    <w:rsid w:val="00972218"/>
    <w:rsid w:val="009724B8"/>
    <w:rsid w:val="00972BB2"/>
    <w:rsid w:val="00972EF9"/>
    <w:rsid w:val="0097303F"/>
    <w:rsid w:val="009730B8"/>
    <w:rsid w:val="009731BC"/>
    <w:rsid w:val="00973723"/>
    <w:rsid w:val="00973CD7"/>
    <w:rsid w:val="009740DB"/>
    <w:rsid w:val="00974C67"/>
    <w:rsid w:val="00974D37"/>
    <w:rsid w:val="00974D93"/>
    <w:rsid w:val="00974F56"/>
    <w:rsid w:val="00975015"/>
    <w:rsid w:val="0097547E"/>
    <w:rsid w:val="00975868"/>
    <w:rsid w:val="00975B1B"/>
    <w:rsid w:val="009761DC"/>
    <w:rsid w:val="009765AE"/>
    <w:rsid w:val="00976708"/>
    <w:rsid w:val="00976F11"/>
    <w:rsid w:val="00977798"/>
    <w:rsid w:val="009778C8"/>
    <w:rsid w:val="00977B89"/>
    <w:rsid w:val="00977E94"/>
    <w:rsid w:val="009801C6"/>
    <w:rsid w:val="009804CE"/>
    <w:rsid w:val="0098064A"/>
    <w:rsid w:val="00980981"/>
    <w:rsid w:val="00980E51"/>
    <w:rsid w:val="009810EE"/>
    <w:rsid w:val="009814CC"/>
    <w:rsid w:val="00981981"/>
    <w:rsid w:val="00981D4E"/>
    <w:rsid w:val="00981EC5"/>
    <w:rsid w:val="009822C6"/>
    <w:rsid w:val="00982334"/>
    <w:rsid w:val="00982415"/>
    <w:rsid w:val="009827FE"/>
    <w:rsid w:val="00982A7F"/>
    <w:rsid w:val="00982ABD"/>
    <w:rsid w:val="00983581"/>
    <w:rsid w:val="00983A49"/>
    <w:rsid w:val="00984255"/>
    <w:rsid w:val="00984790"/>
    <w:rsid w:val="00984804"/>
    <w:rsid w:val="009848DD"/>
    <w:rsid w:val="00984CEC"/>
    <w:rsid w:val="00984E35"/>
    <w:rsid w:val="00984E97"/>
    <w:rsid w:val="0098590F"/>
    <w:rsid w:val="00985964"/>
    <w:rsid w:val="00985C1C"/>
    <w:rsid w:val="00985EA5"/>
    <w:rsid w:val="009873E2"/>
    <w:rsid w:val="00987A16"/>
    <w:rsid w:val="00987C58"/>
    <w:rsid w:val="00987ED1"/>
    <w:rsid w:val="0099137F"/>
    <w:rsid w:val="00991505"/>
    <w:rsid w:val="00991657"/>
    <w:rsid w:val="00991ABA"/>
    <w:rsid w:val="00991C7E"/>
    <w:rsid w:val="00991D88"/>
    <w:rsid w:val="00992256"/>
    <w:rsid w:val="009922F4"/>
    <w:rsid w:val="0099248D"/>
    <w:rsid w:val="009925B1"/>
    <w:rsid w:val="0099282C"/>
    <w:rsid w:val="009931C6"/>
    <w:rsid w:val="009935D5"/>
    <w:rsid w:val="009936A4"/>
    <w:rsid w:val="00993C6E"/>
    <w:rsid w:val="00994A46"/>
    <w:rsid w:val="0099549E"/>
    <w:rsid w:val="0099551B"/>
    <w:rsid w:val="0099583D"/>
    <w:rsid w:val="00995DA4"/>
    <w:rsid w:val="00996330"/>
    <w:rsid w:val="00996FF8"/>
    <w:rsid w:val="009971E4"/>
    <w:rsid w:val="009979A9"/>
    <w:rsid w:val="00997BAE"/>
    <w:rsid w:val="00997C37"/>
    <w:rsid w:val="009A0485"/>
    <w:rsid w:val="009A07CD"/>
    <w:rsid w:val="009A0DA5"/>
    <w:rsid w:val="009A0DEC"/>
    <w:rsid w:val="009A208D"/>
    <w:rsid w:val="009A27CC"/>
    <w:rsid w:val="009A2C27"/>
    <w:rsid w:val="009A2C2C"/>
    <w:rsid w:val="009A2F0A"/>
    <w:rsid w:val="009A3303"/>
    <w:rsid w:val="009A333D"/>
    <w:rsid w:val="009A34EE"/>
    <w:rsid w:val="009A3503"/>
    <w:rsid w:val="009A35FD"/>
    <w:rsid w:val="009A3A0A"/>
    <w:rsid w:val="009A43BA"/>
    <w:rsid w:val="009A5442"/>
    <w:rsid w:val="009A5489"/>
    <w:rsid w:val="009A550F"/>
    <w:rsid w:val="009A566F"/>
    <w:rsid w:val="009A5D77"/>
    <w:rsid w:val="009A5F30"/>
    <w:rsid w:val="009A5F3C"/>
    <w:rsid w:val="009A6438"/>
    <w:rsid w:val="009A64E4"/>
    <w:rsid w:val="009A6521"/>
    <w:rsid w:val="009A68A9"/>
    <w:rsid w:val="009A6B5A"/>
    <w:rsid w:val="009A6C8A"/>
    <w:rsid w:val="009A6FDB"/>
    <w:rsid w:val="009A70C6"/>
    <w:rsid w:val="009A71E5"/>
    <w:rsid w:val="009A733B"/>
    <w:rsid w:val="009A74C1"/>
    <w:rsid w:val="009A750A"/>
    <w:rsid w:val="009B0C49"/>
    <w:rsid w:val="009B11E6"/>
    <w:rsid w:val="009B14ED"/>
    <w:rsid w:val="009B1A4D"/>
    <w:rsid w:val="009B1A98"/>
    <w:rsid w:val="009B1BF9"/>
    <w:rsid w:val="009B1FEB"/>
    <w:rsid w:val="009B20C3"/>
    <w:rsid w:val="009B26E4"/>
    <w:rsid w:val="009B2C1F"/>
    <w:rsid w:val="009B35AA"/>
    <w:rsid w:val="009B36F8"/>
    <w:rsid w:val="009B3710"/>
    <w:rsid w:val="009B3926"/>
    <w:rsid w:val="009B3E91"/>
    <w:rsid w:val="009B3F9D"/>
    <w:rsid w:val="009B40E2"/>
    <w:rsid w:val="009B4304"/>
    <w:rsid w:val="009B43F0"/>
    <w:rsid w:val="009B43FC"/>
    <w:rsid w:val="009B4F7B"/>
    <w:rsid w:val="009B52AB"/>
    <w:rsid w:val="009B56CE"/>
    <w:rsid w:val="009B5AFA"/>
    <w:rsid w:val="009B5B6F"/>
    <w:rsid w:val="009B5CE6"/>
    <w:rsid w:val="009B5DAF"/>
    <w:rsid w:val="009B5E9B"/>
    <w:rsid w:val="009B6086"/>
    <w:rsid w:val="009B627F"/>
    <w:rsid w:val="009B693A"/>
    <w:rsid w:val="009B6AD7"/>
    <w:rsid w:val="009B6D8B"/>
    <w:rsid w:val="009B700D"/>
    <w:rsid w:val="009B72EB"/>
    <w:rsid w:val="009B79AD"/>
    <w:rsid w:val="009B7A27"/>
    <w:rsid w:val="009B7AA2"/>
    <w:rsid w:val="009C051A"/>
    <w:rsid w:val="009C0ADF"/>
    <w:rsid w:val="009C0D37"/>
    <w:rsid w:val="009C0D82"/>
    <w:rsid w:val="009C183E"/>
    <w:rsid w:val="009C18B2"/>
    <w:rsid w:val="009C1967"/>
    <w:rsid w:val="009C19C2"/>
    <w:rsid w:val="009C1B53"/>
    <w:rsid w:val="009C1C57"/>
    <w:rsid w:val="009C22E2"/>
    <w:rsid w:val="009C22ED"/>
    <w:rsid w:val="009C2337"/>
    <w:rsid w:val="009C280E"/>
    <w:rsid w:val="009C352C"/>
    <w:rsid w:val="009C3589"/>
    <w:rsid w:val="009C39FC"/>
    <w:rsid w:val="009C3AF2"/>
    <w:rsid w:val="009C42B3"/>
    <w:rsid w:val="009C44D1"/>
    <w:rsid w:val="009C4548"/>
    <w:rsid w:val="009C470F"/>
    <w:rsid w:val="009C51E2"/>
    <w:rsid w:val="009C52C4"/>
    <w:rsid w:val="009C54EB"/>
    <w:rsid w:val="009C5543"/>
    <w:rsid w:val="009C5E5B"/>
    <w:rsid w:val="009C66E5"/>
    <w:rsid w:val="009C6C39"/>
    <w:rsid w:val="009C6D50"/>
    <w:rsid w:val="009C74B5"/>
    <w:rsid w:val="009C78F8"/>
    <w:rsid w:val="009C7C4E"/>
    <w:rsid w:val="009C7F1D"/>
    <w:rsid w:val="009D0296"/>
    <w:rsid w:val="009D0880"/>
    <w:rsid w:val="009D0C45"/>
    <w:rsid w:val="009D13CC"/>
    <w:rsid w:val="009D1797"/>
    <w:rsid w:val="009D1B21"/>
    <w:rsid w:val="009D1B30"/>
    <w:rsid w:val="009D1BEF"/>
    <w:rsid w:val="009D1E45"/>
    <w:rsid w:val="009D2539"/>
    <w:rsid w:val="009D2687"/>
    <w:rsid w:val="009D3267"/>
    <w:rsid w:val="009D3631"/>
    <w:rsid w:val="009D37B9"/>
    <w:rsid w:val="009D3B33"/>
    <w:rsid w:val="009D3E99"/>
    <w:rsid w:val="009D44CD"/>
    <w:rsid w:val="009D47CC"/>
    <w:rsid w:val="009D4907"/>
    <w:rsid w:val="009D4BB6"/>
    <w:rsid w:val="009D4D36"/>
    <w:rsid w:val="009D51F7"/>
    <w:rsid w:val="009D5DA1"/>
    <w:rsid w:val="009D6178"/>
    <w:rsid w:val="009D6216"/>
    <w:rsid w:val="009D6395"/>
    <w:rsid w:val="009D762F"/>
    <w:rsid w:val="009D7B6B"/>
    <w:rsid w:val="009D7BD4"/>
    <w:rsid w:val="009E0441"/>
    <w:rsid w:val="009E06EE"/>
    <w:rsid w:val="009E0F4D"/>
    <w:rsid w:val="009E1360"/>
    <w:rsid w:val="009E16F9"/>
    <w:rsid w:val="009E19D0"/>
    <w:rsid w:val="009E209D"/>
    <w:rsid w:val="009E234B"/>
    <w:rsid w:val="009E2417"/>
    <w:rsid w:val="009E25EB"/>
    <w:rsid w:val="009E2877"/>
    <w:rsid w:val="009E2AD6"/>
    <w:rsid w:val="009E3061"/>
    <w:rsid w:val="009E32CF"/>
    <w:rsid w:val="009E3B46"/>
    <w:rsid w:val="009E3B67"/>
    <w:rsid w:val="009E3F8A"/>
    <w:rsid w:val="009E51FF"/>
    <w:rsid w:val="009E559E"/>
    <w:rsid w:val="009E594D"/>
    <w:rsid w:val="009E5DB0"/>
    <w:rsid w:val="009E62A5"/>
    <w:rsid w:val="009E6DD7"/>
    <w:rsid w:val="009E799D"/>
    <w:rsid w:val="009E7AA6"/>
    <w:rsid w:val="009F027A"/>
    <w:rsid w:val="009F03C1"/>
    <w:rsid w:val="009F1379"/>
    <w:rsid w:val="009F1428"/>
    <w:rsid w:val="009F15D4"/>
    <w:rsid w:val="009F207C"/>
    <w:rsid w:val="009F2360"/>
    <w:rsid w:val="009F2726"/>
    <w:rsid w:val="009F2862"/>
    <w:rsid w:val="009F2A39"/>
    <w:rsid w:val="009F2A53"/>
    <w:rsid w:val="009F32A4"/>
    <w:rsid w:val="009F3604"/>
    <w:rsid w:val="009F3AF6"/>
    <w:rsid w:val="009F3D2A"/>
    <w:rsid w:val="009F3FD5"/>
    <w:rsid w:val="009F4441"/>
    <w:rsid w:val="009F44E7"/>
    <w:rsid w:val="009F689E"/>
    <w:rsid w:val="009F68BC"/>
    <w:rsid w:val="009F7666"/>
    <w:rsid w:val="00A0005A"/>
    <w:rsid w:val="00A0018B"/>
    <w:rsid w:val="00A00263"/>
    <w:rsid w:val="00A00357"/>
    <w:rsid w:val="00A004B7"/>
    <w:rsid w:val="00A00740"/>
    <w:rsid w:val="00A00966"/>
    <w:rsid w:val="00A00A66"/>
    <w:rsid w:val="00A0100F"/>
    <w:rsid w:val="00A0113C"/>
    <w:rsid w:val="00A011B0"/>
    <w:rsid w:val="00A01B67"/>
    <w:rsid w:val="00A01D00"/>
    <w:rsid w:val="00A0204F"/>
    <w:rsid w:val="00A02292"/>
    <w:rsid w:val="00A025BD"/>
    <w:rsid w:val="00A0321D"/>
    <w:rsid w:val="00A037FC"/>
    <w:rsid w:val="00A039FE"/>
    <w:rsid w:val="00A044CE"/>
    <w:rsid w:val="00A04A1C"/>
    <w:rsid w:val="00A04CCA"/>
    <w:rsid w:val="00A0557F"/>
    <w:rsid w:val="00A057EB"/>
    <w:rsid w:val="00A0590C"/>
    <w:rsid w:val="00A069CD"/>
    <w:rsid w:val="00A06DFA"/>
    <w:rsid w:val="00A070C9"/>
    <w:rsid w:val="00A07D20"/>
    <w:rsid w:val="00A07E8B"/>
    <w:rsid w:val="00A10056"/>
    <w:rsid w:val="00A105BE"/>
    <w:rsid w:val="00A10776"/>
    <w:rsid w:val="00A11442"/>
    <w:rsid w:val="00A11BA5"/>
    <w:rsid w:val="00A11E1E"/>
    <w:rsid w:val="00A121F6"/>
    <w:rsid w:val="00A1231B"/>
    <w:rsid w:val="00A125E8"/>
    <w:rsid w:val="00A12641"/>
    <w:rsid w:val="00A12B20"/>
    <w:rsid w:val="00A12FB9"/>
    <w:rsid w:val="00A1316F"/>
    <w:rsid w:val="00A135FA"/>
    <w:rsid w:val="00A13B83"/>
    <w:rsid w:val="00A13FC5"/>
    <w:rsid w:val="00A141F7"/>
    <w:rsid w:val="00A14236"/>
    <w:rsid w:val="00A14651"/>
    <w:rsid w:val="00A1469F"/>
    <w:rsid w:val="00A146BF"/>
    <w:rsid w:val="00A148AF"/>
    <w:rsid w:val="00A14C10"/>
    <w:rsid w:val="00A14D30"/>
    <w:rsid w:val="00A1501B"/>
    <w:rsid w:val="00A152ED"/>
    <w:rsid w:val="00A15447"/>
    <w:rsid w:val="00A158FB"/>
    <w:rsid w:val="00A15A41"/>
    <w:rsid w:val="00A15E14"/>
    <w:rsid w:val="00A15EDE"/>
    <w:rsid w:val="00A16D69"/>
    <w:rsid w:val="00A17D25"/>
    <w:rsid w:val="00A206BA"/>
    <w:rsid w:val="00A20DC1"/>
    <w:rsid w:val="00A20DF9"/>
    <w:rsid w:val="00A21286"/>
    <w:rsid w:val="00A21379"/>
    <w:rsid w:val="00A21476"/>
    <w:rsid w:val="00A2237B"/>
    <w:rsid w:val="00A22ADB"/>
    <w:rsid w:val="00A22E84"/>
    <w:rsid w:val="00A23029"/>
    <w:rsid w:val="00A2377C"/>
    <w:rsid w:val="00A23B01"/>
    <w:rsid w:val="00A241D6"/>
    <w:rsid w:val="00A2458B"/>
    <w:rsid w:val="00A245F9"/>
    <w:rsid w:val="00A2478F"/>
    <w:rsid w:val="00A24B5E"/>
    <w:rsid w:val="00A24D89"/>
    <w:rsid w:val="00A24FC7"/>
    <w:rsid w:val="00A256BF"/>
    <w:rsid w:val="00A25CAC"/>
    <w:rsid w:val="00A25F87"/>
    <w:rsid w:val="00A260D9"/>
    <w:rsid w:val="00A2643E"/>
    <w:rsid w:val="00A26F4C"/>
    <w:rsid w:val="00A271E4"/>
    <w:rsid w:val="00A27342"/>
    <w:rsid w:val="00A27608"/>
    <w:rsid w:val="00A27FA1"/>
    <w:rsid w:val="00A300DE"/>
    <w:rsid w:val="00A300FE"/>
    <w:rsid w:val="00A30163"/>
    <w:rsid w:val="00A3048E"/>
    <w:rsid w:val="00A3057D"/>
    <w:rsid w:val="00A3073C"/>
    <w:rsid w:val="00A30BEC"/>
    <w:rsid w:val="00A30CE4"/>
    <w:rsid w:val="00A3108B"/>
    <w:rsid w:val="00A311EE"/>
    <w:rsid w:val="00A31307"/>
    <w:rsid w:val="00A31624"/>
    <w:rsid w:val="00A31CC5"/>
    <w:rsid w:val="00A3217C"/>
    <w:rsid w:val="00A327EB"/>
    <w:rsid w:val="00A32B21"/>
    <w:rsid w:val="00A330BC"/>
    <w:rsid w:val="00A33215"/>
    <w:rsid w:val="00A333C1"/>
    <w:rsid w:val="00A3354F"/>
    <w:rsid w:val="00A340D4"/>
    <w:rsid w:val="00A34429"/>
    <w:rsid w:val="00A34D0D"/>
    <w:rsid w:val="00A34D1D"/>
    <w:rsid w:val="00A34F17"/>
    <w:rsid w:val="00A356E2"/>
    <w:rsid w:val="00A3593F"/>
    <w:rsid w:val="00A35A49"/>
    <w:rsid w:val="00A35A54"/>
    <w:rsid w:val="00A360B6"/>
    <w:rsid w:val="00A36BC4"/>
    <w:rsid w:val="00A36CC0"/>
    <w:rsid w:val="00A36D18"/>
    <w:rsid w:val="00A37007"/>
    <w:rsid w:val="00A376DC"/>
    <w:rsid w:val="00A377AA"/>
    <w:rsid w:val="00A37BF9"/>
    <w:rsid w:val="00A37C7F"/>
    <w:rsid w:val="00A37E17"/>
    <w:rsid w:val="00A40731"/>
    <w:rsid w:val="00A40938"/>
    <w:rsid w:val="00A4113B"/>
    <w:rsid w:val="00A41292"/>
    <w:rsid w:val="00A416B3"/>
    <w:rsid w:val="00A41A17"/>
    <w:rsid w:val="00A41B1B"/>
    <w:rsid w:val="00A422DC"/>
    <w:rsid w:val="00A424A1"/>
    <w:rsid w:val="00A42865"/>
    <w:rsid w:val="00A42E4D"/>
    <w:rsid w:val="00A42F8C"/>
    <w:rsid w:val="00A431AB"/>
    <w:rsid w:val="00A43206"/>
    <w:rsid w:val="00A433E4"/>
    <w:rsid w:val="00A4359A"/>
    <w:rsid w:val="00A43606"/>
    <w:rsid w:val="00A43A7D"/>
    <w:rsid w:val="00A43E32"/>
    <w:rsid w:val="00A43ECE"/>
    <w:rsid w:val="00A44603"/>
    <w:rsid w:val="00A44860"/>
    <w:rsid w:val="00A44BF2"/>
    <w:rsid w:val="00A45199"/>
    <w:rsid w:val="00A4550A"/>
    <w:rsid w:val="00A45660"/>
    <w:rsid w:val="00A45699"/>
    <w:rsid w:val="00A456F4"/>
    <w:rsid w:val="00A45E3A"/>
    <w:rsid w:val="00A45E5E"/>
    <w:rsid w:val="00A4610F"/>
    <w:rsid w:val="00A46815"/>
    <w:rsid w:val="00A4685C"/>
    <w:rsid w:val="00A46CBB"/>
    <w:rsid w:val="00A50148"/>
    <w:rsid w:val="00A50C62"/>
    <w:rsid w:val="00A50DF9"/>
    <w:rsid w:val="00A51372"/>
    <w:rsid w:val="00A514A4"/>
    <w:rsid w:val="00A51576"/>
    <w:rsid w:val="00A51A6A"/>
    <w:rsid w:val="00A51EF7"/>
    <w:rsid w:val="00A52754"/>
    <w:rsid w:val="00A52A5D"/>
    <w:rsid w:val="00A52B8E"/>
    <w:rsid w:val="00A52D51"/>
    <w:rsid w:val="00A53269"/>
    <w:rsid w:val="00A53631"/>
    <w:rsid w:val="00A5374E"/>
    <w:rsid w:val="00A5470C"/>
    <w:rsid w:val="00A54750"/>
    <w:rsid w:val="00A54FD1"/>
    <w:rsid w:val="00A55158"/>
    <w:rsid w:val="00A55519"/>
    <w:rsid w:val="00A5568B"/>
    <w:rsid w:val="00A55771"/>
    <w:rsid w:val="00A55947"/>
    <w:rsid w:val="00A55ACF"/>
    <w:rsid w:val="00A55EF7"/>
    <w:rsid w:val="00A56DD0"/>
    <w:rsid w:val="00A570E4"/>
    <w:rsid w:val="00A57221"/>
    <w:rsid w:val="00A573FB"/>
    <w:rsid w:val="00A6042A"/>
    <w:rsid w:val="00A60B3B"/>
    <w:rsid w:val="00A61173"/>
    <w:rsid w:val="00A61A05"/>
    <w:rsid w:val="00A61B63"/>
    <w:rsid w:val="00A61FBA"/>
    <w:rsid w:val="00A62156"/>
    <w:rsid w:val="00A6247C"/>
    <w:rsid w:val="00A63045"/>
    <w:rsid w:val="00A630F3"/>
    <w:rsid w:val="00A634BD"/>
    <w:rsid w:val="00A64BEA"/>
    <w:rsid w:val="00A653A8"/>
    <w:rsid w:val="00A663CD"/>
    <w:rsid w:val="00A664B1"/>
    <w:rsid w:val="00A66B1C"/>
    <w:rsid w:val="00A66CC1"/>
    <w:rsid w:val="00A66F50"/>
    <w:rsid w:val="00A671FA"/>
    <w:rsid w:val="00A67268"/>
    <w:rsid w:val="00A705A8"/>
    <w:rsid w:val="00A705ED"/>
    <w:rsid w:val="00A70659"/>
    <w:rsid w:val="00A708E2"/>
    <w:rsid w:val="00A70ADC"/>
    <w:rsid w:val="00A70B4F"/>
    <w:rsid w:val="00A70D2A"/>
    <w:rsid w:val="00A72697"/>
    <w:rsid w:val="00A72A97"/>
    <w:rsid w:val="00A7348C"/>
    <w:rsid w:val="00A738DF"/>
    <w:rsid w:val="00A73BA1"/>
    <w:rsid w:val="00A7463D"/>
    <w:rsid w:val="00A749E3"/>
    <w:rsid w:val="00A7526A"/>
    <w:rsid w:val="00A754EC"/>
    <w:rsid w:val="00A7568B"/>
    <w:rsid w:val="00A75EBD"/>
    <w:rsid w:val="00A75F5D"/>
    <w:rsid w:val="00A7687C"/>
    <w:rsid w:val="00A76F5C"/>
    <w:rsid w:val="00A76FA6"/>
    <w:rsid w:val="00A777A1"/>
    <w:rsid w:val="00A7799B"/>
    <w:rsid w:val="00A77A1F"/>
    <w:rsid w:val="00A804F8"/>
    <w:rsid w:val="00A80AF1"/>
    <w:rsid w:val="00A80D86"/>
    <w:rsid w:val="00A80FE4"/>
    <w:rsid w:val="00A80FFB"/>
    <w:rsid w:val="00A81843"/>
    <w:rsid w:val="00A81C15"/>
    <w:rsid w:val="00A81C4A"/>
    <w:rsid w:val="00A81CD8"/>
    <w:rsid w:val="00A81EE0"/>
    <w:rsid w:val="00A81FDF"/>
    <w:rsid w:val="00A82330"/>
    <w:rsid w:val="00A8259F"/>
    <w:rsid w:val="00A82981"/>
    <w:rsid w:val="00A82A2E"/>
    <w:rsid w:val="00A82D51"/>
    <w:rsid w:val="00A831DE"/>
    <w:rsid w:val="00A837D0"/>
    <w:rsid w:val="00A83972"/>
    <w:rsid w:val="00A83F48"/>
    <w:rsid w:val="00A8455B"/>
    <w:rsid w:val="00A84DDA"/>
    <w:rsid w:val="00A8512B"/>
    <w:rsid w:val="00A85200"/>
    <w:rsid w:val="00A852EB"/>
    <w:rsid w:val="00A85620"/>
    <w:rsid w:val="00A85645"/>
    <w:rsid w:val="00A85A59"/>
    <w:rsid w:val="00A8620A"/>
    <w:rsid w:val="00A86754"/>
    <w:rsid w:val="00A86A90"/>
    <w:rsid w:val="00A86C23"/>
    <w:rsid w:val="00A86C32"/>
    <w:rsid w:val="00A86C81"/>
    <w:rsid w:val="00A872EA"/>
    <w:rsid w:val="00A8749F"/>
    <w:rsid w:val="00A875C8"/>
    <w:rsid w:val="00A87697"/>
    <w:rsid w:val="00A87BF7"/>
    <w:rsid w:val="00A9014C"/>
    <w:rsid w:val="00A90206"/>
    <w:rsid w:val="00A90294"/>
    <w:rsid w:val="00A903AC"/>
    <w:rsid w:val="00A9055A"/>
    <w:rsid w:val="00A9081D"/>
    <w:rsid w:val="00A90B11"/>
    <w:rsid w:val="00A90BBF"/>
    <w:rsid w:val="00A9159E"/>
    <w:rsid w:val="00A91835"/>
    <w:rsid w:val="00A919E0"/>
    <w:rsid w:val="00A92159"/>
    <w:rsid w:val="00A923AC"/>
    <w:rsid w:val="00A92A53"/>
    <w:rsid w:val="00A9357A"/>
    <w:rsid w:val="00A93AD1"/>
    <w:rsid w:val="00A93D6B"/>
    <w:rsid w:val="00A94DE7"/>
    <w:rsid w:val="00A953A0"/>
    <w:rsid w:val="00A9557B"/>
    <w:rsid w:val="00A95DE8"/>
    <w:rsid w:val="00A96011"/>
    <w:rsid w:val="00A960A9"/>
    <w:rsid w:val="00A96559"/>
    <w:rsid w:val="00A965E5"/>
    <w:rsid w:val="00A968AB"/>
    <w:rsid w:val="00A9694C"/>
    <w:rsid w:val="00A96EA6"/>
    <w:rsid w:val="00A96EB0"/>
    <w:rsid w:val="00A97521"/>
    <w:rsid w:val="00A97631"/>
    <w:rsid w:val="00A976C5"/>
    <w:rsid w:val="00A97F0C"/>
    <w:rsid w:val="00AA0EC2"/>
    <w:rsid w:val="00AA1032"/>
    <w:rsid w:val="00AA107E"/>
    <w:rsid w:val="00AA1524"/>
    <w:rsid w:val="00AA1B7B"/>
    <w:rsid w:val="00AA1EED"/>
    <w:rsid w:val="00AA240A"/>
    <w:rsid w:val="00AA2FB7"/>
    <w:rsid w:val="00AA3407"/>
    <w:rsid w:val="00AA39D9"/>
    <w:rsid w:val="00AA3A1B"/>
    <w:rsid w:val="00AA3C43"/>
    <w:rsid w:val="00AA3C70"/>
    <w:rsid w:val="00AA3C74"/>
    <w:rsid w:val="00AA3F9C"/>
    <w:rsid w:val="00AA42AD"/>
    <w:rsid w:val="00AA445C"/>
    <w:rsid w:val="00AA4BD4"/>
    <w:rsid w:val="00AA4E6F"/>
    <w:rsid w:val="00AA5084"/>
    <w:rsid w:val="00AA50B0"/>
    <w:rsid w:val="00AA559D"/>
    <w:rsid w:val="00AA5A1A"/>
    <w:rsid w:val="00AA5DCB"/>
    <w:rsid w:val="00AA5F7F"/>
    <w:rsid w:val="00AA613F"/>
    <w:rsid w:val="00AA655A"/>
    <w:rsid w:val="00AA73B4"/>
    <w:rsid w:val="00AA759F"/>
    <w:rsid w:val="00AA7BA8"/>
    <w:rsid w:val="00AA7F2A"/>
    <w:rsid w:val="00AB0425"/>
    <w:rsid w:val="00AB0728"/>
    <w:rsid w:val="00AB1040"/>
    <w:rsid w:val="00AB11BE"/>
    <w:rsid w:val="00AB1776"/>
    <w:rsid w:val="00AB1E53"/>
    <w:rsid w:val="00AB1EF4"/>
    <w:rsid w:val="00AB1F8F"/>
    <w:rsid w:val="00AB20C4"/>
    <w:rsid w:val="00AB2124"/>
    <w:rsid w:val="00AB2363"/>
    <w:rsid w:val="00AB27D0"/>
    <w:rsid w:val="00AB2A6F"/>
    <w:rsid w:val="00AB2B32"/>
    <w:rsid w:val="00AB2B96"/>
    <w:rsid w:val="00AB2C03"/>
    <w:rsid w:val="00AB2F46"/>
    <w:rsid w:val="00AB3658"/>
    <w:rsid w:val="00AB3A53"/>
    <w:rsid w:val="00AB3F0D"/>
    <w:rsid w:val="00AB4121"/>
    <w:rsid w:val="00AB4166"/>
    <w:rsid w:val="00AB4563"/>
    <w:rsid w:val="00AB4657"/>
    <w:rsid w:val="00AB4B1E"/>
    <w:rsid w:val="00AB4C48"/>
    <w:rsid w:val="00AB4D9F"/>
    <w:rsid w:val="00AB4F03"/>
    <w:rsid w:val="00AB5906"/>
    <w:rsid w:val="00AB5F19"/>
    <w:rsid w:val="00AB6AAA"/>
    <w:rsid w:val="00AB769A"/>
    <w:rsid w:val="00AB7DE2"/>
    <w:rsid w:val="00AB7E28"/>
    <w:rsid w:val="00AB7FBD"/>
    <w:rsid w:val="00AC05EF"/>
    <w:rsid w:val="00AC0C3B"/>
    <w:rsid w:val="00AC0E31"/>
    <w:rsid w:val="00AC12C6"/>
    <w:rsid w:val="00AC16B0"/>
    <w:rsid w:val="00AC177D"/>
    <w:rsid w:val="00AC17E7"/>
    <w:rsid w:val="00AC1B0C"/>
    <w:rsid w:val="00AC1C69"/>
    <w:rsid w:val="00AC1D76"/>
    <w:rsid w:val="00AC204D"/>
    <w:rsid w:val="00AC20F3"/>
    <w:rsid w:val="00AC210B"/>
    <w:rsid w:val="00AC2286"/>
    <w:rsid w:val="00AC24A4"/>
    <w:rsid w:val="00AC2851"/>
    <w:rsid w:val="00AC2ADB"/>
    <w:rsid w:val="00AC2DC9"/>
    <w:rsid w:val="00AC37B2"/>
    <w:rsid w:val="00AC38D7"/>
    <w:rsid w:val="00AC39FA"/>
    <w:rsid w:val="00AC3C97"/>
    <w:rsid w:val="00AC41A4"/>
    <w:rsid w:val="00AC41FF"/>
    <w:rsid w:val="00AC4314"/>
    <w:rsid w:val="00AC440C"/>
    <w:rsid w:val="00AC4A4C"/>
    <w:rsid w:val="00AC4D0F"/>
    <w:rsid w:val="00AC5483"/>
    <w:rsid w:val="00AC5942"/>
    <w:rsid w:val="00AC5B30"/>
    <w:rsid w:val="00AC5D84"/>
    <w:rsid w:val="00AC602C"/>
    <w:rsid w:val="00AC612F"/>
    <w:rsid w:val="00AC639A"/>
    <w:rsid w:val="00AC63EA"/>
    <w:rsid w:val="00AC67D3"/>
    <w:rsid w:val="00AC68C8"/>
    <w:rsid w:val="00AC738A"/>
    <w:rsid w:val="00AC75CB"/>
    <w:rsid w:val="00AC7CCD"/>
    <w:rsid w:val="00AD0464"/>
    <w:rsid w:val="00AD0E86"/>
    <w:rsid w:val="00AD11BF"/>
    <w:rsid w:val="00AD1739"/>
    <w:rsid w:val="00AD1880"/>
    <w:rsid w:val="00AD1C92"/>
    <w:rsid w:val="00AD1F02"/>
    <w:rsid w:val="00AD256D"/>
    <w:rsid w:val="00AD2603"/>
    <w:rsid w:val="00AD26B1"/>
    <w:rsid w:val="00AD2B18"/>
    <w:rsid w:val="00AD2DF9"/>
    <w:rsid w:val="00AD2E68"/>
    <w:rsid w:val="00AD2FC6"/>
    <w:rsid w:val="00AD319E"/>
    <w:rsid w:val="00AD3AA4"/>
    <w:rsid w:val="00AD3C26"/>
    <w:rsid w:val="00AD3E19"/>
    <w:rsid w:val="00AD411F"/>
    <w:rsid w:val="00AD4A4F"/>
    <w:rsid w:val="00AD5130"/>
    <w:rsid w:val="00AD5A17"/>
    <w:rsid w:val="00AD5F59"/>
    <w:rsid w:val="00AD61D3"/>
    <w:rsid w:val="00AD639D"/>
    <w:rsid w:val="00AD64E0"/>
    <w:rsid w:val="00AD65E2"/>
    <w:rsid w:val="00AD6668"/>
    <w:rsid w:val="00AD6953"/>
    <w:rsid w:val="00AD70A8"/>
    <w:rsid w:val="00AD7186"/>
    <w:rsid w:val="00AE0064"/>
    <w:rsid w:val="00AE0D65"/>
    <w:rsid w:val="00AE0EDC"/>
    <w:rsid w:val="00AE11D2"/>
    <w:rsid w:val="00AE139F"/>
    <w:rsid w:val="00AE1641"/>
    <w:rsid w:val="00AE23FF"/>
    <w:rsid w:val="00AE298B"/>
    <w:rsid w:val="00AE2AB6"/>
    <w:rsid w:val="00AE2D85"/>
    <w:rsid w:val="00AE3740"/>
    <w:rsid w:val="00AE374A"/>
    <w:rsid w:val="00AE380A"/>
    <w:rsid w:val="00AE42E0"/>
    <w:rsid w:val="00AE434E"/>
    <w:rsid w:val="00AE4353"/>
    <w:rsid w:val="00AE45CE"/>
    <w:rsid w:val="00AE45FB"/>
    <w:rsid w:val="00AE4CF4"/>
    <w:rsid w:val="00AE5A19"/>
    <w:rsid w:val="00AE6510"/>
    <w:rsid w:val="00AE6681"/>
    <w:rsid w:val="00AE71C2"/>
    <w:rsid w:val="00AE7272"/>
    <w:rsid w:val="00AE74C0"/>
    <w:rsid w:val="00AE7692"/>
    <w:rsid w:val="00AE7B86"/>
    <w:rsid w:val="00AE7DA3"/>
    <w:rsid w:val="00AF03A7"/>
    <w:rsid w:val="00AF0C67"/>
    <w:rsid w:val="00AF0D6C"/>
    <w:rsid w:val="00AF0DA7"/>
    <w:rsid w:val="00AF0DD9"/>
    <w:rsid w:val="00AF0EDB"/>
    <w:rsid w:val="00AF183A"/>
    <w:rsid w:val="00AF1940"/>
    <w:rsid w:val="00AF1A46"/>
    <w:rsid w:val="00AF1D57"/>
    <w:rsid w:val="00AF1ED9"/>
    <w:rsid w:val="00AF32FA"/>
    <w:rsid w:val="00AF36BA"/>
    <w:rsid w:val="00AF43A9"/>
    <w:rsid w:val="00AF51DA"/>
    <w:rsid w:val="00AF56BC"/>
    <w:rsid w:val="00AF599A"/>
    <w:rsid w:val="00AF5A46"/>
    <w:rsid w:val="00AF5CF1"/>
    <w:rsid w:val="00AF5D45"/>
    <w:rsid w:val="00AF61A4"/>
    <w:rsid w:val="00AF6290"/>
    <w:rsid w:val="00AF6867"/>
    <w:rsid w:val="00AF69C3"/>
    <w:rsid w:val="00AF6DE8"/>
    <w:rsid w:val="00AF7729"/>
    <w:rsid w:val="00AF7A25"/>
    <w:rsid w:val="00AF7B0B"/>
    <w:rsid w:val="00AF7E05"/>
    <w:rsid w:val="00B006E1"/>
    <w:rsid w:val="00B0199F"/>
    <w:rsid w:val="00B01D8F"/>
    <w:rsid w:val="00B020CF"/>
    <w:rsid w:val="00B02641"/>
    <w:rsid w:val="00B02A9A"/>
    <w:rsid w:val="00B02B36"/>
    <w:rsid w:val="00B03004"/>
    <w:rsid w:val="00B03208"/>
    <w:rsid w:val="00B03506"/>
    <w:rsid w:val="00B03B52"/>
    <w:rsid w:val="00B04616"/>
    <w:rsid w:val="00B053F9"/>
    <w:rsid w:val="00B05A59"/>
    <w:rsid w:val="00B05E8D"/>
    <w:rsid w:val="00B065B5"/>
    <w:rsid w:val="00B06916"/>
    <w:rsid w:val="00B06A45"/>
    <w:rsid w:val="00B06B50"/>
    <w:rsid w:val="00B07206"/>
    <w:rsid w:val="00B0738E"/>
    <w:rsid w:val="00B074B1"/>
    <w:rsid w:val="00B07598"/>
    <w:rsid w:val="00B07900"/>
    <w:rsid w:val="00B07EE2"/>
    <w:rsid w:val="00B100AD"/>
    <w:rsid w:val="00B10479"/>
    <w:rsid w:val="00B10815"/>
    <w:rsid w:val="00B109E5"/>
    <w:rsid w:val="00B10BC9"/>
    <w:rsid w:val="00B111A8"/>
    <w:rsid w:val="00B117CC"/>
    <w:rsid w:val="00B11C31"/>
    <w:rsid w:val="00B12CF1"/>
    <w:rsid w:val="00B131C6"/>
    <w:rsid w:val="00B13542"/>
    <w:rsid w:val="00B13C31"/>
    <w:rsid w:val="00B1411F"/>
    <w:rsid w:val="00B14469"/>
    <w:rsid w:val="00B144B7"/>
    <w:rsid w:val="00B14735"/>
    <w:rsid w:val="00B1484D"/>
    <w:rsid w:val="00B15392"/>
    <w:rsid w:val="00B153D6"/>
    <w:rsid w:val="00B15526"/>
    <w:rsid w:val="00B16329"/>
    <w:rsid w:val="00B16766"/>
    <w:rsid w:val="00B168D7"/>
    <w:rsid w:val="00B16C5F"/>
    <w:rsid w:val="00B17694"/>
    <w:rsid w:val="00B17A0C"/>
    <w:rsid w:val="00B17AFA"/>
    <w:rsid w:val="00B203BB"/>
    <w:rsid w:val="00B204CB"/>
    <w:rsid w:val="00B22054"/>
    <w:rsid w:val="00B221EA"/>
    <w:rsid w:val="00B221F4"/>
    <w:rsid w:val="00B2224C"/>
    <w:rsid w:val="00B22298"/>
    <w:rsid w:val="00B224E4"/>
    <w:rsid w:val="00B22A45"/>
    <w:rsid w:val="00B22A66"/>
    <w:rsid w:val="00B22DAF"/>
    <w:rsid w:val="00B233F6"/>
    <w:rsid w:val="00B23414"/>
    <w:rsid w:val="00B238F0"/>
    <w:rsid w:val="00B23AA1"/>
    <w:rsid w:val="00B23CCB"/>
    <w:rsid w:val="00B2401D"/>
    <w:rsid w:val="00B24808"/>
    <w:rsid w:val="00B24C87"/>
    <w:rsid w:val="00B25112"/>
    <w:rsid w:val="00B253B8"/>
    <w:rsid w:val="00B25480"/>
    <w:rsid w:val="00B25F14"/>
    <w:rsid w:val="00B261DB"/>
    <w:rsid w:val="00B261E5"/>
    <w:rsid w:val="00B26A73"/>
    <w:rsid w:val="00B26AA1"/>
    <w:rsid w:val="00B26F43"/>
    <w:rsid w:val="00B27531"/>
    <w:rsid w:val="00B27655"/>
    <w:rsid w:val="00B27C8F"/>
    <w:rsid w:val="00B300E3"/>
    <w:rsid w:val="00B306FC"/>
    <w:rsid w:val="00B31504"/>
    <w:rsid w:val="00B317A5"/>
    <w:rsid w:val="00B317D6"/>
    <w:rsid w:val="00B31A5D"/>
    <w:rsid w:val="00B31A98"/>
    <w:rsid w:val="00B31EED"/>
    <w:rsid w:val="00B31F18"/>
    <w:rsid w:val="00B3226E"/>
    <w:rsid w:val="00B325BA"/>
    <w:rsid w:val="00B32DEC"/>
    <w:rsid w:val="00B32E7D"/>
    <w:rsid w:val="00B331CD"/>
    <w:rsid w:val="00B3358D"/>
    <w:rsid w:val="00B33BCC"/>
    <w:rsid w:val="00B33DEC"/>
    <w:rsid w:val="00B34382"/>
    <w:rsid w:val="00B3459A"/>
    <w:rsid w:val="00B34D58"/>
    <w:rsid w:val="00B3541D"/>
    <w:rsid w:val="00B3579C"/>
    <w:rsid w:val="00B35BD9"/>
    <w:rsid w:val="00B3658D"/>
    <w:rsid w:val="00B368C8"/>
    <w:rsid w:val="00B372C0"/>
    <w:rsid w:val="00B37F3B"/>
    <w:rsid w:val="00B405D0"/>
    <w:rsid w:val="00B40709"/>
    <w:rsid w:val="00B40B18"/>
    <w:rsid w:val="00B40E42"/>
    <w:rsid w:val="00B411E8"/>
    <w:rsid w:val="00B41350"/>
    <w:rsid w:val="00B413B0"/>
    <w:rsid w:val="00B4177D"/>
    <w:rsid w:val="00B41A16"/>
    <w:rsid w:val="00B422B1"/>
    <w:rsid w:val="00B42643"/>
    <w:rsid w:val="00B42719"/>
    <w:rsid w:val="00B427B2"/>
    <w:rsid w:val="00B429C9"/>
    <w:rsid w:val="00B42B27"/>
    <w:rsid w:val="00B42ED2"/>
    <w:rsid w:val="00B431A1"/>
    <w:rsid w:val="00B43D15"/>
    <w:rsid w:val="00B43DE3"/>
    <w:rsid w:val="00B43F2C"/>
    <w:rsid w:val="00B445C9"/>
    <w:rsid w:val="00B4492F"/>
    <w:rsid w:val="00B44B11"/>
    <w:rsid w:val="00B44DCC"/>
    <w:rsid w:val="00B45067"/>
    <w:rsid w:val="00B450E5"/>
    <w:rsid w:val="00B45379"/>
    <w:rsid w:val="00B457C9"/>
    <w:rsid w:val="00B46224"/>
    <w:rsid w:val="00B4674C"/>
    <w:rsid w:val="00B46BEF"/>
    <w:rsid w:val="00B46F62"/>
    <w:rsid w:val="00B47879"/>
    <w:rsid w:val="00B479C0"/>
    <w:rsid w:val="00B47EF1"/>
    <w:rsid w:val="00B501AD"/>
    <w:rsid w:val="00B50562"/>
    <w:rsid w:val="00B50596"/>
    <w:rsid w:val="00B50C56"/>
    <w:rsid w:val="00B50FB7"/>
    <w:rsid w:val="00B51659"/>
    <w:rsid w:val="00B51835"/>
    <w:rsid w:val="00B51DA7"/>
    <w:rsid w:val="00B51E15"/>
    <w:rsid w:val="00B51FA8"/>
    <w:rsid w:val="00B52170"/>
    <w:rsid w:val="00B52413"/>
    <w:rsid w:val="00B5320B"/>
    <w:rsid w:val="00B533EE"/>
    <w:rsid w:val="00B53BCC"/>
    <w:rsid w:val="00B53C33"/>
    <w:rsid w:val="00B53F5C"/>
    <w:rsid w:val="00B54564"/>
    <w:rsid w:val="00B547FF"/>
    <w:rsid w:val="00B5484E"/>
    <w:rsid w:val="00B5485B"/>
    <w:rsid w:val="00B548EE"/>
    <w:rsid w:val="00B5511E"/>
    <w:rsid w:val="00B556C7"/>
    <w:rsid w:val="00B556C8"/>
    <w:rsid w:val="00B557D1"/>
    <w:rsid w:val="00B55A6A"/>
    <w:rsid w:val="00B56280"/>
    <w:rsid w:val="00B5729A"/>
    <w:rsid w:val="00B5747E"/>
    <w:rsid w:val="00B57DEC"/>
    <w:rsid w:val="00B57EA9"/>
    <w:rsid w:val="00B60055"/>
    <w:rsid w:val="00B6025E"/>
    <w:rsid w:val="00B6035D"/>
    <w:rsid w:val="00B60514"/>
    <w:rsid w:val="00B6062B"/>
    <w:rsid w:val="00B60934"/>
    <w:rsid w:val="00B610AE"/>
    <w:rsid w:val="00B6116B"/>
    <w:rsid w:val="00B6127F"/>
    <w:rsid w:val="00B615D9"/>
    <w:rsid w:val="00B61EA6"/>
    <w:rsid w:val="00B61EF7"/>
    <w:rsid w:val="00B61F22"/>
    <w:rsid w:val="00B62581"/>
    <w:rsid w:val="00B6274A"/>
    <w:rsid w:val="00B63351"/>
    <w:rsid w:val="00B63424"/>
    <w:rsid w:val="00B63CC5"/>
    <w:rsid w:val="00B64060"/>
    <w:rsid w:val="00B64462"/>
    <w:rsid w:val="00B645F2"/>
    <w:rsid w:val="00B64D90"/>
    <w:rsid w:val="00B65466"/>
    <w:rsid w:val="00B6559D"/>
    <w:rsid w:val="00B65A2F"/>
    <w:rsid w:val="00B65AE1"/>
    <w:rsid w:val="00B65E72"/>
    <w:rsid w:val="00B66B52"/>
    <w:rsid w:val="00B66B5C"/>
    <w:rsid w:val="00B66F44"/>
    <w:rsid w:val="00B6714A"/>
    <w:rsid w:val="00B6717D"/>
    <w:rsid w:val="00B6731B"/>
    <w:rsid w:val="00B67749"/>
    <w:rsid w:val="00B6783B"/>
    <w:rsid w:val="00B70454"/>
    <w:rsid w:val="00B706FD"/>
    <w:rsid w:val="00B7071E"/>
    <w:rsid w:val="00B70F4D"/>
    <w:rsid w:val="00B716EF"/>
    <w:rsid w:val="00B71D71"/>
    <w:rsid w:val="00B72115"/>
    <w:rsid w:val="00B72A32"/>
    <w:rsid w:val="00B72BE6"/>
    <w:rsid w:val="00B73042"/>
    <w:rsid w:val="00B73188"/>
    <w:rsid w:val="00B736A4"/>
    <w:rsid w:val="00B73A86"/>
    <w:rsid w:val="00B74025"/>
    <w:rsid w:val="00B74253"/>
    <w:rsid w:val="00B74920"/>
    <w:rsid w:val="00B750A3"/>
    <w:rsid w:val="00B75AA0"/>
    <w:rsid w:val="00B760C5"/>
    <w:rsid w:val="00B761AD"/>
    <w:rsid w:val="00B7635B"/>
    <w:rsid w:val="00B76567"/>
    <w:rsid w:val="00B768D2"/>
    <w:rsid w:val="00B76A87"/>
    <w:rsid w:val="00B772F4"/>
    <w:rsid w:val="00B775BE"/>
    <w:rsid w:val="00B77779"/>
    <w:rsid w:val="00B7799D"/>
    <w:rsid w:val="00B77A72"/>
    <w:rsid w:val="00B77F15"/>
    <w:rsid w:val="00B800AC"/>
    <w:rsid w:val="00B8031F"/>
    <w:rsid w:val="00B8078B"/>
    <w:rsid w:val="00B80949"/>
    <w:rsid w:val="00B80D8D"/>
    <w:rsid w:val="00B812B2"/>
    <w:rsid w:val="00B813D3"/>
    <w:rsid w:val="00B8160E"/>
    <w:rsid w:val="00B81922"/>
    <w:rsid w:val="00B81D0F"/>
    <w:rsid w:val="00B81FBD"/>
    <w:rsid w:val="00B8227A"/>
    <w:rsid w:val="00B8241F"/>
    <w:rsid w:val="00B829B1"/>
    <w:rsid w:val="00B82CB0"/>
    <w:rsid w:val="00B82D4E"/>
    <w:rsid w:val="00B82F9F"/>
    <w:rsid w:val="00B83375"/>
    <w:rsid w:val="00B838D9"/>
    <w:rsid w:val="00B83C49"/>
    <w:rsid w:val="00B83F4F"/>
    <w:rsid w:val="00B840AC"/>
    <w:rsid w:val="00B8411B"/>
    <w:rsid w:val="00B843BB"/>
    <w:rsid w:val="00B845E0"/>
    <w:rsid w:val="00B8474F"/>
    <w:rsid w:val="00B84AC2"/>
    <w:rsid w:val="00B84CE8"/>
    <w:rsid w:val="00B85069"/>
    <w:rsid w:val="00B85071"/>
    <w:rsid w:val="00B851C4"/>
    <w:rsid w:val="00B85359"/>
    <w:rsid w:val="00B8595F"/>
    <w:rsid w:val="00B85B7E"/>
    <w:rsid w:val="00B867CD"/>
    <w:rsid w:val="00B8690C"/>
    <w:rsid w:val="00B86D79"/>
    <w:rsid w:val="00B87734"/>
    <w:rsid w:val="00B87B34"/>
    <w:rsid w:val="00B90185"/>
    <w:rsid w:val="00B90234"/>
    <w:rsid w:val="00B903A9"/>
    <w:rsid w:val="00B90F0F"/>
    <w:rsid w:val="00B91223"/>
    <w:rsid w:val="00B9125B"/>
    <w:rsid w:val="00B91409"/>
    <w:rsid w:val="00B91DC8"/>
    <w:rsid w:val="00B92274"/>
    <w:rsid w:val="00B92790"/>
    <w:rsid w:val="00B92848"/>
    <w:rsid w:val="00B93125"/>
    <w:rsid w:val="00B9317C"/>
    <w:rsid w:val="00B931E7"/>
    <w:rsid w:val="00B9474B"/>
    <w:rsid w:val="00B95070"/>
    <w:rsid w:val="00B955B6"/>
    <w:rsid w:val="00B956C4"/>
    <w:rsid w:val="00B95714"/>
    <w:rsid w:val="00B95805"/>
    <w:rsid w:val="00B96053"/>
    <w:rsid w:val="00B963ED"/>
    <w:rsid w:val="00B964CE"/>
    <w:rsid w:val="00B964F6"/>
    <w:rsid w:val="00B96DCE"/>
    <w:rsid w:val="00B96E2F"/>
    <w:rsid w:val="00B96FCA"/>
    <w:rsid w:val="00B9727F"/>
    <w:rsid w:val="00B9757D"/>
    <w:rsid w:val="00B975D8"/>
    <w:rsid w:val="00B97B00"/>
    <w:rsid w:val="00B97C27"/>
    <w:rsid w:val="00BA02E6"/>
    <w:rsid w:val="00BA10BB"/>
    <w:rsid w:val="00BA1269"/>
    <w:rsid w:val="00BA1287"/>
    <w:rsid w:val="00BA16AF"/>
    <w:rsid w:val="00BA1EA9"/>
    <w:rsid w:val="00BA2E4E"/>
    <w:rsid w:val="00BA3413"/>
    <w:rsid w:val="00BA3437"/>
    <w:rsid w:val="00BA420F"/>
    <w:rsid w:val="00BA4EC9"/>
    <w:rsid w:val="00BA4FE2"/>
    <w:rsid w:val="00BA5028"/>
    <w:rsid w:val="00BA56B6"/>
    <w:rsid w:val="00BA616A"/>
    <w:rsid w:val="00BA6610"/>
    <w:rsid w:val="00BA66C9"/>
    <w:rsid w:val="00BA6A09"/>
    <w:rsid w:val="00BA6C51"/>
    <w:rsid w:val="00BA6C93"/>
    <w:rsid w:val="00BA6F40"/>
    <w:rsid w:val="00BA7312"/>
    <w:rsid w:val="00BA73D6"/>
    <w:rsid w:val="00BA76B4"/>
    <w:rsid w:val="00BB061E"/>
    <w:rsid w:val="00BB0BC8"/>
    <w:rsid w:val="00BB0F3B"/>
    <w:rsid w:val="00BB16D6"/>
    <w:rsid w:val="00BB1778"/>
    <w:rsid w:val="00BB1811"/>
    <w:rsid w:val="00BB1C5F"/>
    <w:rsid w:val="00BB2041"/>
    <w:rsid w:val="00BB2144"/>
    <w:rsid w:val="00BB2506"/>
    <w:rsid w:val="00BB26BF"/>
    <w:rsid w:val="00BB2905"/>
    <w:rsid w:val="00BB36E5"/>
    <w:rsid w:val="00BB3D1B"/>
    <w:rsid w:val="00BB3E11"/>
    <w:rsid w:val="00BB4B72"/>
    <w:rsid w:val="00BB4EBB"/>
    <w:rsid w:val="00BB56A3"/>
    <w:rsid w:val="00BB5799"/>
    <w:rsid w:val="00BB5DA5"/>
    <w:rsid w:val="00BB5F13"/>
    <w:rsid w:val="00BB6030"/>
    <w:rsid w:val="00BB60FA"/>
    <w:rsid w:val="00BB691F"/>
    <w:rsid w:val="00BB6A6C"/>
    <w:rsid w:val="00BB7086"/>
    <w:rsid w:val="00BB70AB"/>
    <w:rsid w:val="00BB764A"/>
    <w:rsid w:val="00BC0489"/>
    <w:rsid w:val="00BC06F8"/>
    <w:rsid w:val="00BC08AD"/>
    <w:rsid w:val="00BC0959"/>
    <w:rsid w:val="00BC0DD4"/>
    <w:rsid w:val="00BC0FE3"/>
    <w:rsid w:val="00BC0FF9"/>
    <w:rsid w:val="00BC1293"/>
    <w:rsid w:val="00BC1558"/>
    <w:rsid w:val="00BC1801"/>
    <w:rsid w:val="00BC1A1B"/>
    <w:rsid w:val="00BC1DC1"/>
    <w:rsid w:val="00BC244A"/>
    <w:rsid w:val="00BC259F"/>
    <w:rsid w:val="00BC3134"/>
    <w:rsid w:val="00BC318F"/>
    <w:rsid w:val="00BC3501"/>
    <w:rsid w:val="00BC3C43"/>
    <w:rsid w:val="00BC3DC8"/>
    <w:rsid w:val="00BC4140"/>
    <w:rsid w:val="00BC4902"/>
    <w:rsid w:val="00BC4AF3"/>
    <w:rsid w:val="00BC4DAC"/>
    <w:rsid w:val="00BC5101"/>
    <w:rsid w:val="00BC5508"/>
    <w:rsid w:val="00BC55DE"/>
    <w:rsid w:val="00BC599C"/>
    <w:rsid w:val="00BC5A3A"/>
    <w:rsid w:val="00BC5EB1"/>
    <w:rsid w:val="00BC6018"/>
    <w:rsid w:val="00BC62C3"/>
    <w:rsid w:val="00BC6623"/>
    <w:rsid w:val="00BC6DF5"/>
    <w:rsid w:val="00BC753D"/>
    <w:rsid w:val="00BC7773"/>
    <w:rsid w:val="00BC7ADF"/>
    <w:rsid w:val="00BD0697"/>
    <w:rsid w:val="00BD0706"/>
    <w:rsid w:val="00BD0C75"/>
    <w:rsid w:val="00BD1403"/>
    <w:rsid w:val="00BD15E1"/>
    <w:rsid w:val="00BD1DF3"/>
    <w:rsid w:val="00BD1E94"/>
    <w:rsid w:val="00BD1F03"/>
    <w:rsid w:val="00BD22CF"/>
    <w:rsid w:val="00BD2462"/>
    <w:rsid w:val="00BD2539"/>
    <w:rsid w:val="00BD34A6"/>
    <w:rsid w:val="00BD3B89"/>
    <w:rsid w:val="00BD3D09"/>
    <w:rsid w:val="00BD3D15"/>
    <w:rsid w:val="00BD4049"/>
    <w:rsid w:val="00BD4419"/>
    <w:rsid w:val="00BD4A13"/>
    <w:rsid w:val="00BD4FD5"/>
    <w:rsid w:val="00BD521B"/>
    <w:rsid w:val="00BD525B"/>
    <w:rsid w:val="00BD58DE"/>
    <w:rsid w:val="00BD5A35"/>
    <w:rsid w:val="00BD5C6E"/>
    <w:rsid w:val="00BD5DA5"/>
    <w:rsid w:val="00BD64E4"/>
    <w:rsid w:val="00BD6658"/>
    <w:rsid w:val="00BD66B7"/>
    <w:rsid w:val="00BD67D2"/>
    <w:rsid w:val="00BD6BC2"/>
    <w:rsid w:val="00BD7142"/>
    <w:rsid w:val="00BD723E"/>
    <w:rsid w:val="00BD731B"/>
    <w:rsid w:val="00BD7683"/>
    <w:rsid w:val="00BD7712"/>
    <w:rsid w:val="00BD7BB6"/>
    <w:rsid w:val="00BD7D90"/>
    <w:rsid w:val="00BE004D"/>
    <w:rsid w:val="00BE0538"/>
    <w:rsid w:val="00BE090E"/>
    <w:rsid w:val="00BE0BA0"/>
    <w:rsid w:val="00BE0D9A"/>
    <w:rsid w:val="00BE1851"/>
    <w:rsid w:val="00BE1E6F"/>
    <w:rsid w:val="00BE225D"/>
    <w:rsid w:val="00BE2879"/>
    <w:rsid w:val="00BE28F7"/>
    <w:rsid w:val="00BE2BA4"/>
    <w:rsid w:val="00BE329F"/>
    <w:rsid w:val="00BE36A9"/>
    <w:rsid w:val="00BE3A0F"/>
    <w:rsid w:val="00BE3BC9"/>
    <w:rsid w:val="00BE3EC4"/>
    <w:rsid w:val="00BE400C"/>
    <w:rsid w:val="00BE4094"/>
    <w:rsid w:val="00BE4120"/>
    <w:rsid w:val="00BE46AE"/>
    <w:rsid w:val="00BE471F"/>
    <w:rsid w:val="00BE4AE9"/>
    <w:rsid w:val="00BE4E08"/>
    <w:rsid w:val="00BE5195"/>
    <w:rsid w:val="00BE5F63"/>
    <w:rsid w:val="00BE625F"/>
    <w:rsid w:val="00BE633C"/>
    <w:rsid w:val="00BE65A4"/>
    <w:rsid w:val="00BE65D2"/>
    <w:rsid w:val="00BE680C"/>
    <w:rsid w:val="00BE6CE0"/>
    <w:rsid w:val="00BE6D10"/>
    <w:rsid w:val="00BE6D3F"/>
    <w:rsid w:val="00BE7032"/>
    <w:rsid w:val="00BE74F6"/>
    <w:rsid w:val="00BE79BF"/>
    <w:rsid w:val="00BE7A0D"/>
    <w:rsid w:val="00BE7EDD"/>
    <w:rsid w:val="00BE7F2B"/>
    <w:rsid w:val="00BF0326"/>
    <w:rsid w:val="00BF110E"/>
    <w:rsid w:val="00BF117E"/>
    <w:rsid w:val="00BF1C2A"/>
    <w:rsid w:val="00BF1CEE"/>
    <w:rsid w:val="00BF1E29"/>
    <w:rsid w:val="00BF2337"/>
    <w:rsid w:val="00BF2443"/>
    <w:rsid w:val="00BF2B1B"/>
    <w:rsid w:val="00BF2C7B"/>
    <w:rsid w:val="00BF2F9C"/>
    <w:rsid w:val="00BF32A6"/>
    <w:rsid w:val="00BF3EAF"/>
    <w:rsid w:val="00BF40F1"/>
    <w:rsid w:val="00BF41A6"/>
    <w:rsid w:val="00BF4E3C"/>
    <w:rsid w:val="00BF4EF4"/>
    <w:rsid w:val="00BF4F4E"/>
    <w:rsid w:val="00BF5300"/>
    <w:rsid w:val="00BF53E9"/>
    <w:rsid w:val="00BF5458"/>
    <w:rsid w:val="00BF54A4"/>
    <w:rsid w:val="00BF5738"/>
    <w:rsid w:val="00BF57AB"/>
    <w:rsid w:val="00BF65F2"/>
    <w:rsid w:val="00BF66CF"/>
    <w:rsid w:val="00BF68B7"/>
    <w:rsid w:val="00BF6E1C"/>
    <w:rsid w:val="00BF7408"/>
    <w:rsid w:val="00BF7803"/>
    <w:rsid w:val="00BF7E45"/>
    <w:rsid w:val="00BF7F18"/>
    <w:rsid w:val="00C00148"/>
    <w:rsid w:val="00C00187"/>
    <w:rsid w:val="00C002C4"/>
    <w:rsid w:val="00C003FA"/>
    <w:rsid w:val="00C0064B"/>
    <w:rsid w:val="00C00818"/>
    <w:rsid w:val="00C0094E"/>
    <w:rsid w:val="00C0095D"/>
    <w:rsid w:val="00C00ADF"/>
    <w:rsid w:val="00C00F5C"/>
    <w:rsid w:val="00C0115B"/>
    <w:rsid w:val="00C012EC"/>
    <w:rsid w:val="00C01A5E"/>
    <w:rsid w:val="00C01A9F"/>
    <w:rsid w:val="00C02209"/>
    <w:rsid w:val="00C02674"/>
    <w:rsid w:val="00C02933"/>
    <w:rsid w:val="00C02ADC"/>
    <w:rsid w:val="00C02FF0"/>
    <w:rsid w:val="00C034CE"/>
    <w:rsid w:val="00C03535"/>
    <w:rsid w:val="00C038E5"/>
    <w:rsid w:val="00C03961"/>
    <w:rsid w:val="00C03B48"/>
    <w:rsid w:val="00C03D56"/>
    <w:rsid w:val="00C03D72"/>
    <w:rsid w:val="00C03F2D"/>
    <w:rsid w:val="00C04625"/>
    <w:rsid w:val="00C04B59"/>
    <w:rsid w:val="00C04DD5"/>
    <w:rsid w:val="00C05990"/>
    <w:rsid w:val="00C05CA6"/>
    <w:rsid w:val="00C066AC"/>
    <w:rsid w:val="00C066EA"/>
    <w:rsid w:val="00C069A1"/>
    <w:rsid w:val="00C06B2F"/>
    <w:rsid w:val="00C06DDB"/>
    <w:rsid w:val="00C06FC4"/>
    <w:rsid w:val="00C10441"/>
    <w:rsid w:val="00C108DA"/>
    <w:rsid w:val="00C108FB"/>
    <w:rsid w:val="00C10ADB"/>
    <w:rsid w:val="00C11020"/>
    <w:rsid w:val="00C1137A"/>
    <w:rsid w:val="00C11637"/>
    <w:rsid w:val="00C11841"/>
    <w:rsid w:val="00C11942"/>
    <w:rsid w:val="00C11B16"/>
    <w:rsid w:val="00C11C32"/>
    <w:rsid w:val="00C11D17"/>
    <w:rsid w:val="00C11E79"/>
    <w:rsid w:val="00C12B18"/>
    <w:rsid w:val="00C12C9D"/>
    <w:rsid w:val="00C12EEE"/>
    <w:rsid w:val="00C133C2"/>
    <w:rsid w:val="00C134B3"/>
    <w:rsid w:val="00C13718"/>
    <w:rsid w:val="00C13894"/>
    <w:rsid w:val="00C139D3"/>
    <w:rsid w:val="00C13CD1"/>
    <w:rsid w:val="00C144E3"/>
    <w:rsid w:val="00C149B7"/>
    <w:rsid w:val="00C14C8D"/>
    <w:rsid w:val="00C14DC0"/>
    <w:rsid w:val="00C15B4E"/>
    <w:rsid w:val="00C16EF4"/>
    <w:rsid w:val="00C174DF"/>
    <w:rsid w:val="00C17602"/>
    <w:rsid w:val="00C17936"/>
    <w:rsid w:val="00C17A35"/>
    <w:rsid w:val="00C17D0D"/>
    <w:rsid w:val="00C203A0"/>
    <w:rsid w:val="00C20AA7"/>
    <w:rsid w:val="00C20C33"/>
    <w:rsid w:val="00C21581"/>
    <w:rsid w:val="00C22010"/>
    <w:rsid w:val="00C2262A"/>
    <w:rsid w:val="00C22820"/>
    <w:rsid w:val="00C22C79"/>
    <w:rsid w:val="00C231C4"/>
    <w:rsid w:val="00C23675"/>
    <w:rsid w:val="00C23C1C"/>
    <w:rsid w:val="00C23D8B"/>
    <w:rsid w:val="00C23E77"/>
    <w:rsid w:val="00C23EEF"/>
    <w:rsid w:val="00C245E2"/>
    <w:rsid w:val="00C248F4"/>
    <w:rsid w:val="00C24C5E"/>
    <w:rsid w:val="00C24D1B"/>
    <w:rsid w:val="00C24D66"/>
    <w:rsid w:val="00C25542"/>
    <w:rsid w:val="00C255E5"/>
    <w:rsid w:val="00C25CE3"/>
    <w:rsid w:val="00C25FA8"/>
    <w:rsid w:val="00C26433"/>
    <w:rsid w:val="00C26529"/>
    <w:rsid w:val="00C26810"/>
    <w:rsid w:val="00C2703C"/>
    <w:rsid w:val="00C2792B"/>
    <w:rsid w:val="00C27DAE"/>
    <w:rsid w:val="00C27FF9"/>
    <w:rsid w:val="00C30C32"/>
    <w:rsid w:val="00C312D8"/>
    <w:rsid w:val="00C313CA"/>
    <w:rsid w:val="00C3193D"/>
    <w:rsid w:val="00C32F93"/>
    <w:rsid w:val="00C33339"/>
    <w:rsid w:val="00C33612"/>
    <w:rsid w:val="00C3369C"/>
    <w:rsid w:val="00C337DA"/>
    <w:rsid w:val="00C33A33"/>
    <w:rsid w:val="00C33D42"/>
    <w:rsid w:val="00C33D56"/>
    <w:rsid w:val="00C33E01"/>
    <w:rsid w:val="00C33EDE"/>
    <w:rsid w:val="00C33F9F"/>
    <w:rsid w:val="00C34287"/>
    <w:rsid w:val="00C34566"/>
    <w:rsid w:val="00C3484F"/>
    <w:rsid w:val="00C349B4"/>
    <w:rsid w:val="00C34BC0"/>
    <w:rsid w:val="00C34BE2"/>
    <w:rsid w:val="00C34CD6"/>
    <w:rsid w:val="00C34DD7"/>
    <w:rsid w:val="00C34E44"/>
    <w:rsid w:val="00C35A3D"/>
    <w:rsid w:val="00C35C8F"/>
    <w:rsid w:val="00C35EFC"/>
    <w:rsid w:val="00C35F77"/>
    <w:rsid w:val="00C36001"/>
    <w:rsid w:val="00C36268"/>
    <w:rsid w:val="00C3688D"/>
    <w:rsid w:val="00C36C6A"/>
    <w:rsid w:val="00C36EF8"/>
    <w:rsid w:val="00C3711C"/>
    <w:rsid w:val="00C37792"/>
    <w:rsid w:val="00C377DC"/>
    <w:rsid w:val="00C37E1D"/>
    <w:rsid w:val="00C4023A"/>
    <w:rsid w:val="00C404A9"/>
    <w:rsid w:val="00C40745"/>
    <w:rsid w:val="00C40AB4"/>
    <w:rsid w:val="00C40C45"/>
    <w:rsid w:val="00C40C67"/>
    <w:rsid w:val="00C40D13"/>
    <w:rsid w:val="00C41017"/>
    <w:rsid w:val="00C4162B"/>
    <w:rsid w:val="00C41CC7"/>
    <w:rsid w:val="00C41E0B"/>
    <w:rsid w:val="00C42171"/>
    <w:rsid w:val="00C421EC"/>
    <w:rsid w:val="00C425E9"/>
    <w:rsid w:val="00C42858"/>
    <w:rsid w:val="00C4333D"/>
    <w:rsid w:val="00C436D4"/>
    <w:rsid w:val="00C437AD"/>
    <w:rsid w:val="00C43BD4"/>
    <w:rsid w:val="00C43ED3"/>
    <w:rsid w:val="00C4426B"/>
    <w:rsid w:val="00C444AB"/>
    <w:rsid w:val="00C4479F"/>
    <w:rsid w:val="00C448E6"/>
    <w:rsid w:val="00C44A34"/>
    <w:rsid w:val="00C4519D"/>
    <w:rsid w:val="00C45267"/>
    <w:rsid w:val="00C4565E"/>
    <w:rsid w:val="00C45814"/>
    <w:rsid w:val="00C45955"/>
    <w:rsid w:val="00C45F12"/>
    <w:rsid w:val="00C46094"/>
    <w:rsid w:val="00C46234"/>
    <w:rsid w:val="00C4669D"/>
    <w:rsid w:val="00C46AE0"/>
    <w:rsid w:val="00C475AF"/>
    <w:rsid w:val="00C47672"/>
    <w:rsid w:val="00C478D5"/>
    <w:rsid w:val="00C479FE"/>
    <w:rsid w:val="00C47C51"/>
    <w:rsid w:val="00C500D7"/>
    <w:rsid w:val="00C507E7"/>
    <w:rsid w:val="00C50F8F"/>
    <w:rsid w:val="00C510FA"/>
    <w:rsid w:val="00C51138"/>
    <w:rsid w:val="00C51489"/>
    <w:rsid w:val="00C51671"/>
    <w:rsid w:val="00C51EC8"/>
    <w:rsid w:val="00C5203D"/>
    <w:rsid w:val="00C52397"/>
    <w:rsid w:val="00C523D6"/>
    <w:rsid w:val="00C527AC"/>
    <w:rsid w:val="00C52841"/>
    <w:rsid w:val="00C52882"/>
    <w:rsid w:val="00C539C4"/>
    <w:rsid w:val="00C53FDB"/>
    <w:rsid w:val="00C541CE"/>
    <w:rsid w:val="00C54EB4"/>
    <w:rsid w:val="00C55589"/>
    <w:rsid w:val="00C55BCB"/>
    <w:rsid w:val="00C55F49"/>
    <w:rsid w:val="00C55F64"/>
    <w:rsid w:val="00C57013"/>
    <w:rsid w:val="00C57B2F"/>
    <w:rsid w:val="00C57C89"/>
    <w:rsid w:val="00C57CF3"/>
    <w:rsid w:val="00C57DD4"/>
    <w:rsid w:val="00C6011E"/>
    <w:rsid w:val="00C60426"/>
    <w:rsid w:val="00C6049A"/>
    <w:rsid w:val="00C606CE"/>
    <w:rsid w:val="00C60785"/>
    <w:rsid w:val="00C60EA4"/>
    <w:rsid w:val="00C60F33"/>
    <w:rsid w:val="00C61D89"/>
    <w:rsid w:val="00C6239F"/>
    <w:rsid w:val="00C62FC3"/>
    <w:rsid w:val="00C6317C"/>
    <w:rsid w:val="00C63FF6"/>
    <w:rsid w:val="00C64375"/>
    <w:rsid w:val="00C643B5"/>
    <w:rsid w:val="00C643EC"/>
    <w:rsid w:val="00C64BD0"/>
    <w:rsid w:val="00C64BEA"/>
    <w:rsid w:val="00C65071"/>
    <w:rsid w:val="00C652D8"/>
    <w:rsid w:val="00C65681"/>
    <w:rsid w:val="00C662BB"/>
    <w:rsid w:val="00C66349"/>
    <w:rsid w:val="00C66449"/>
    <w:rsid w:val="00C666AF"/>
    <w:rsid w:val="00C66780"/>
    <w:rsid w:val="00C66B67"/>
    <w:rsid w:val="00C66C64"/>
    <w:rsid w:val="00C672FF"/>
    <w:rsid w:val="00C675CC"/>
    <w:rsid w:val="00C6796B"/>
    <w:rsid w:val="00C67A97"/>
    <w:rsid w:val="00C704CB"/>
    <w:rsid w:val="00C716D4"/>
    <w:rsid w:val="00C717B6"/>
    <w:rsid w:val="00C71AE8"/>
    <w:rsid w:val="00C71C76"/>
    <w:rsid w:val="00C71F21"/>
    <w:rsid w:val="00C71F26"/>
    <w:rsid w:val="00C71F6A"/>
    <w:rsid w:val="00C72C28"/>
    <w:rsid w:val="00C72E31"/>
    <w:rsid w:val="00C72E78"/>
    <w:rsid w:val="00C73154"/>
    <w:rsid w:val="00C737D5"/>
    <w:rsid w:val="00C73A5F"/>
    <w:rsid w:val="00C73B8D"/>
    <w:rsid w:val="00C73CFA"/>
    <w:rsid w:val="00C73EF7"/>
    <w:rsid w:val="00C744C5"/>
    <w:rsid w:val="00C74AB5"/>
    <w:rsid w:val="00C74CC0"/>
    <w:rsid w:val="00C74CC1"/>
    <w:rsid w:val="00C74D24"/>
    <w:rsid w:val="00C74D4D"/>
    <w:rsid w:val="00C74FF2"/>
    <w:rsid w:val="00C75507"/>
    <w:rsid w:val="00C76683"/>
    <w:rsid w:val="00C76A5A"/>
    <w:rsid w:val="00C76D38"/>
    <w:rsid w:val="00C76EA8"/>
    <w:rsid w:val="00C77574"/>
    <w:rsid w:val="00C778FC"/>
    <w:rsid w:val="00C77B87"/>
    <w:rsid w:val="00C77DEB"/>
    <w:rsid w:val="00C80170"/>
    <w:rsid w:val="00C80664"/>
    <w:rsid w:val="00C8068C"/>
    <w:rsid w:val="00C806FA"/>
    <w:rsid w:val="00C809FD"/>
    <w:rsid w:val="00C8122C"/>
    <w:rsid w:val="00C812CD"/>
    <w:rsid w:val="00C81300"/>
    <w:rsid w:val="00C813A9"/>
    <w:rsid w:val="00C8152E"/>
    <w:rsid w:val="00C816DE"/>
    <w:rsid w:val="00C818CB"/>
    <w:rsid w:val="00C8198A"/>
    <w:rsid w:val="00C81F05"/>
    <w:rsid w:val="00C82527"/>
    <w:rsid w:val="00C82687"/>
    <w:rsid w:val="00C827BF"/>
    <w:rsid w:val="00C82B7B"/>
    <w:rsid w:val="00C82D8C"/>
    <w:rsid w:val="00C833C2"/>
    <w:rsid w:val="00C83723"/>
    <w:rsid w:val="00C838D4"/>
    <w:rsid w:val="00C83CA3"/>
    <w:rsid w:val="00C8400D"/>
    <w:rsid w:val="00C84E6A"/>
    <w:rsid w:val="00C84E8E"/>
    <w:rsid w:val="00C85C29"/>
    <w:rsid w:val="00C8628B"/>
    <w:rsid w:val="00C86347"/>
    <w:rsid w:val="00C863B0"/>
    <w:rsid w:val="00C86FC6"/>
    <w:rsid w:val="00C87236"/>
    <w:rsid w:val="00C873A5"/>
    <w:rsid w:val="00C876BE"/>
    <w:rsid w:val="00C8792D"/>
    <w:rsid w:val="00C90133"/>
    <w:rsid w:val="00C90810"/>
    <w:rsid w:val="00C91696"/>
    <w:rsid w:val="00C91C74"/>
    <w:rsid w:val="00C91DDF"/>
    <w:rsid w:val="00C92022"/>
    <w:rsid w:val="00C92108"/>
    <w:rsid w:val="00C921F7"/>
    <w:rsid w:val="00C925D5"/>
    <w:rsid w:val="00C926A7"/>
    <w:rsid w:val="00C92B3B"/>
    <w:rsid w:val="00C9319D"/>
    <w:rsid w:val="00C932D4"/>
    <w:rsid w:val="00C93534"/>
    <w:rsid w:val="00C93E87"/>
    <w:rsid w:val="00C94245"/>
    <w:rsid w:val="00C943C8"/>
    <w:rsid w:val="00C94416"/>
    <w:rsid w:val="00C944C8"/>
    <w:rsid w:val="00C944FC"/>
    <w:rsid w:val="00C94D3A"/>
    <w:rsid w:val="00C94E99"/>
    <w:rsid w:val="00C950ED"/>
    <w:rsid w:val="00C952DA"/>
    <w:rsid w:val="00C958EA"/>
    <w:rsid w:val="00C95C9E"/>
    <w:rsid w:val="00C95E2F"/>
    <w:rsid w:val="00C965A5"/>
    <w:rsid w:val="00C96FD7"/>
    <w:rsid w:val="00C972A8"/>
    <w:rsid w:val="00C97BC7"/>
    <w:rsid w:val="00C97D62"/>
    <w:rsid w:val="00C97E11"/>
    <w:rsid w:val="00CA03DF"/>
    <w:rsid w:val="00CA0BC4"/>
    <w:rsid w:val="00CA11C0"/>
    <w:rsid w:val="00CA1456"/>
    <w:rsid w:val="00CA16AE"/>
    <w:rsid w:val="00CA16CF"/>
    <w:rsid w:val="00CA1A72"/>
    <w:rsid w:val="00CA1FAF"/>
    <w:rsid w:val="00CA2625"/>
    <w:rsid w:val="00CA3059"/>
    <w:rsid w:val="00CA3209"/>
    <w:rsid w:val="00CA3574"/>
    <w:rsid w:val="00CA3A94"/>
    <w:rsid w:val="00CA40B4"/>
    <w:rsid w:val="00CA4227"/>
    <w:rsid w:val="00CA4308"/>
    <w:rsid w:val="00CA4343"/>
    <w:rsid w:val="00CA4506"/>
    <w:rsid w:val="00CA456C"/>
    <w:rsid w:val="00CA48C2"/>
    <w:rsid w:val="00CA4CB1"/>
    <w:rsid w:val="00CA4D5E"/>
    <w:rsid w:val="00CA5072"/>
    <w:rsid w:val="00CA5090"/>
    <w:rsid w:val="00CA5A41"/>
    <w:rsid w:val="00CA5B8D"/>
    <w:rsid w:val="00CA5D6D"/>
    <w:rsid w:val="00CA5EDF"/>
    <w:rsid w:val="00CA5EED"/>
    <w:rsid w:val="00CA6154"/>
    <w:rsid w:val="00CA6AE6"/>
    <w:rsid w:val="00CA6B4D"/>
    <w:rsid w:val="00CA7128"/>
    <w:rsid w:val="00CA73DA"/>
    <w:rsid w:val="00CA7F75"/>
    <w:rsid w:val="00CB0287"/>
    <w:rsid w:val="00CB05CD"/>
    <w:rsid w:val="00CB0DAD"/>
    <w:rsid w:val="00CB0EAA"/>
    <w:rsid w:val="00CB1353"/>
    <w:rsid w:val="00CB17BC"/>
    <w:rsid w:val="00CB1C62"/>
    <w:rsid w:val="00CB1C8A"/>
    <w:rsid w:val="00CB2539"/>
    <w:rsid w:val="00CB2A9D"/>
    <w:rsid w:val="00CB2C94"/>
    <w:rsid w:val="00CB2FEF"/>
    <w:rsid w:val="00CB3EBB"/>
    <w:rsid w:val="00CB4894"/>
    <w:rsid w:val="00CB4D2B"/>
    <w:rsid w:val="00CB581B"/>
    <w:rsid w:val="00CB5A35"/>
    <w:rsid w:val="00CB5BB3"/>
    <w:rsid w:val="00CB5C68"/>
    <w:rsid w:val="00CB5D08"/>
    <w:rsid w:val="00CB5FA5"/>
    <w:rsid w:val="00CB5FF1"/>
    <w:rsid w:val="00CB60AE"/>
    <w:rsid w:val="00CB630C"/>
    <w:rsid w:val="00CB65D7"/>
    <w:rsid w:val="00CB6737"/>
    <w:rsid w:val="00CB68EF"/>
    <w:rsid w:val="00CB6CFC"/>
    <w:rsid w:val="00CB6D20"/>
    <w:rsid w:val="00CB700C"/>
    <w:rsid w:val="00CB78E2"/>
    <w:rsid w:val="00CB7B63"/>
    <w:rsid w:val="00CB7CFF"/>
    <w:rsid w:val="00CC0906"/>
    <w:rsid w:val="00CC0CBC"/>
    <w:rsid w:val="00CC103B"/>
    <w:rsid w:val="00CC11C8"/>
    <w:rsid w:val="00CC1749"/>
    <w:rsid w:val="00CC17D1"/>
    <w:rsid w:val="00CC1C06"/>
    <w:rsid w:val="00CC1FE5"/>
    <w:rsid w:val="00CC2ABB"/>
    <w:rsid w:val="00CC30C1"/>
    <w:rsid w:val="00CC331C"/>
    <w:rsid w:val="00CC3432"/>
    <w:rsid w:val="00CC381D"/>
    <w:rsid w:val="00CC4D8E"/>
    <w:rsid w:val="00CC4F6E"/>
    <w:rsid w:val="00CC5312"/>
    <w:rsid w:val="00CC54E5"/>
    <w:rsid w:val="00CC55AB"/>
    <w:rsid w:val="00CC57E0"/>
    <w:rsid w:val="00CC5D08"/>
    <w:rsid w:val="00CC5D09"/>
    <w:rsid w:val="00CC6360"/>
    <w:rsid w:val="00CC6642"/>
    <w:rsid w:val="00CC6D38"/>
    <w:rsid w:val="00CC7652"/>
    <w:rsid w:val="00CC76A6"/>
    <w:rsid w:val="00CC793A"/>
    <w:rsid w:val="00CC7B55"/>
    <w:rsid w:val="00CD0332"/>
    <w:rsid w:val="00CD070F"/>
    <w:rsid w:val="00CD092E"/>
    <w:rsid w:val="00CD0BC9"/>
    <w:rsid w:val="00CD0DD3"/>
    <w:rsid w:val="00CD1AA2"/>
    <w:rsid w:val="00CD1B3B"/>
    <w:rsid w:val="00CD1C65"/>
    <w:rsid w:val="00CD1CDF"/>
    <w:rsid w:val="00CD27E6"/>
    <w:rsid w:val="00CD2A9E"/>
    <w:rsid w:val="00CD3005"/>
    <w:rsid w:val="00CD3112"/>
    <w:rsid w:val="00CD39B7"/>
    <w:rsid w:val="00CD3A8F"/>
    <w:rsid w:val="00CD3B15"/>
    <w:rsid w:val="00CD3C3D"/>
    <w:rsid w:val="00CD4365"/>
    <w:rsid w:val="00CD443A"/>
    <w:rsid w:val="00CD4751"/>
    <w:rsid w:val="00CD4B59"/>
    <w:rsid w:val="00CD4C1F"/>
    <w:rsid w:val="00CD4C38"/>
    <w:rsid w:val="00CD502A"/>
    <w:rsid w:val="00CD5040"/>
    <w:rsid w:val="00CD5CE8"/>
    <w:rsid w:val="00CD5E99"/>
    <w:rsid w:val="00CD627A"/>
    <w:rsid w:val="00CD6306"/>
    <w:rsid w:val="00CD66C6"/>
    <w:rsid w:val="00CD6862"/>
    <w:rsid w:val="00CD69A6"/>
    <w:rsid w:val="00CD6F60"/>
    <w:rsid w:val="00CD6FCF"/>
    <w:rsid w:val="00CD7230"/>
    <w:rsid w:val="00CE0305"/>
    <w:rsid w:val="00CE04BC"/>
    <w:rsid w:val="00CE093A"/>
    <w:rsid w:val="00CE161B"/>
    <w:rsid w:val="00CE18C0"/>
    <w:rsid w:val="00CE18FA"/>
    <w:rsid w:val="00CE1A21"/>
    <w:rsid w:val="00CE1FA5"/>
    <w:rsid w:val="00CE2003"/>
    <w:rsid w:val="00CE2A9A"/>
    <w:rsid w:val="00CE2BD3"/>
    <w:rsid w:val="00CE331B"/>
    <w:rsid w:val="00CE3B26"/>
    <w:rsid w:val="00CE3B2D"/>
    <w:rsid w:val="00CE5071"/>
    <w:rsid w:val="00CE5741"/>
    <w:rsid w:val="00CE58B6"/>
    <w:rsid w:val="00CE5917"/>
    <w:rsid w:val="00CE59D2"/>
    <w:rsid w:val="00CE5BCF"/>
    <w:rsid w:val="00CE5EA8"/>
    <w:rsid w:val="00CE638B"/>
    <w:rsid w:val="00CE656A"/>
    <w:rsid w:val="00CE69A8"/>
    <w:rsid w:val="00CE721F"/>
    <w:rsid w:val="00CE73B1"/>
    <w:rsid w:val="00CE7591"/>
    <w:rsid w:val="00CE7619"/>
    <w:rsid w:val="00CE7640"/>
    <w:rsid w:val="00CE764F"/>
    <w:rsid w:val="00CE771B"/>
    <w:rsid w:val="00CE7A36"/>
    <w:rsid w:val="00CE7B57"/>
    <w:rsid w:val="00CE7DE4"/>
    <w:rsid w:val="00CF01B8"/>
    <w:rsid w:val="00CF0572"/>
    <w:rsid w:val="00CF0942"/>
    <w:rsid w:val="00CF0A70"/>
    <w:rsid w:val="00CF0CAB"/>
    <w:rsid w:val="00CF14D8"/>
    <w:rsid w:val="00CF1AEB"/>
    <w:rsid w:val="00CF2114"/>
    <w:rsid w:val="00CF23E0"/>
    <w:rsid w:val="00CF2574"/>
    <w:rsid w:val="00CF25D3"/>
    <w:rsid w:val="00CF2818"/>
    <w:rsid w:val="00CF317E"/>
    <w:rsid w:val="00CF3386"/>
    <w:rsid w:val="00CF44E4"/>
    <w:rsid w:val="00CF4BEB"/>
    <w:rsid w:val="00CF525C"/>
    <w:rsid w:val="00CF52A4"/>
    <w:rsid w:val="00CF565A"/>
    <w:rsid w:val="00CF5852"/>
    <w:rsid w:val="00CF636B"/>
    <w:rsid w:val="00CF6566"/>
    <w:rsid w:val="00CF6583"/>
    <w:rsid w:val="00CF698A"/>
    <w:rsid w:val="00CF6F34"/>
    <w:rsid w:val="00CF771C"/>
    <w:rsid w:val="00CF77B5"/>
    <w:rsid w:val="00CF7852"/>
    <w:rsid w:val="00D001FF"/>
    <w:rsid w:val="00D003CD"/>
    <w:rsid w:val="00D00C1B"/>
    <w:rsid w:val="00D010FC"/>
    <w:rsid w:val="00D01377"/>
    <w:rsid w:val="00D013F3"/>
    <w:rsid w:val="00D0152F"/>
    <w:rsid w:val="00D016C6"/>
    <w:rsid w:val="00D01960"/>
    <w:rsid w:val="00D01F89"/>
    <w:rsid w:val="00D025C2"/>
    <w:rsid w:val="00D0298C"/>
    <w:rsid w:val="00D02FD0"/>
    <w:rsid w:val="00D035D8"/>
    <w:rsid w:val="00D038B7"/>
    <w:rsid w:val="00D03C4D"/>
    <w:rsid w:val="00D04033"/>
    <w:rsid w:val="00D04DB4"/>
    <w:rsid w:val="00D05393"/>
    <w:rsid w:val="00D05591"/>
    <w:rsid w:val="00D05B2D"/>
    <w:rsid w:val="00D05F93"/>
    <w:rsid w:val="00D06729"/>
    <w:rsid w:val="00D06762"/>
    <w:rsid w:val="00D06CBC"/>
    <w:rsid w:val="00D06DF9"/>
    <w:rsid w:val="00D072F5"/>
    <w:rsid w:val="00D07AD3"/>
    <w:rsid w:val="00D107D4"/>
    <w:rsid w:val="00D1081C"/>
    <w:rsid w:val="00D10BB8"/>
    <w:rsid w:val="00D10DB6"/>
    <w:rsid w:val="00D11320"/>
    <w:rsid w:val="00D11560"/>
    <w:rsid w:val="00D11DDF"/>
    <w:rsid w:val="00D11DFB"/>
    <w:rsid w:val="00D12962"/>
    <w:rsid w:val="00D129B2"/>
    <w:rsid w:val="00D129C0"/>
    <w:rsid w:val="00D13475"/>
    <w:rsid w:val="00D135BC"/>
    <w:rsid w:val="00D13CAF"/>
    <w:rsid w:val="00D13D61"/>
    <w:rsid w:val="00D143EE"/>
    <w:rsid w:val="00D14A99"/>
    <w:rsid w:val="00D14CC0"/>
    <w:rsid w:val="00D14E5B"/>
    <w:rsid w:val="00D14E7F"/>
    <w:rsid w:val="00D15767"/>
    <w:rsid w:val="00D158E8"/>
    <w:rsid w:val="00D15EF1"/>
    <w:rsid w:val="00D15EFB"/>
    <w:rsid w:val="00D1601E"/>
    <w:rsid w:val="00D160D3"/>
    <w:rsid w:val="00D160D4"/>
    <w:rsid w:val="00D16552"/>
    <w:rsid w:val="00D166D9"/>
    <w:rsid w:val="00D167DA"/>
    <w:rsid w:val="00D169F5"/>
    <w:rsid w:val="00D16C5D"/>
    <w:rsid w:val="00D16D0B"/>
    <w:rsid w:val="00D171CB"/>
    <w:rsid w:val="00D17996"/>
    <w:rsid w:val="00D17C6D"/>
    <w:rsid w:val="00D17C83"/>
    <w:rsid w:val="00D17D61"/>
    <w:rsid w:val="00D17F4B"/>
    <w:rsid w:val="00D17FDC"/>
    <w:rsid w:val="00D201B3"/>
    <w:rsid w:val="00D208EB"/>
    <w:rsid w:val="00D209D5"/>
    <w:rsid w:val="00D20C10"/>
    <w:rsid w:val="00D2173D"/>
    <w:rsid w:val="00D21787"/>
    <w:rsid w:val="00D21F79"/>
    <w:rsid w:val="00D224EF"/>
    <w:rsid w:val="00D22BD9"/>
    <w:rsid w:val="00D2305E"/>
    <w:rsid w:val="00D23DC7"/>
    <w:rsid w:val="00D2407A"/>
    <w:rsid w:val="00D2429C"/>
    <w:rsid w:val="00D24345"/>
    <w:rsid w:val="00D24AE9"/>
    <w:rsid w:val="00D24ED7"/>
    <w:rsid w:val="00D26189"/>
    <w:rsid w:val="00D26779"/>
    <w:rsid w:val="00D26908"/>
    <w:rsid w:val="00D26CE1"/>
    <w:rsid w:val="00D26D46"/>
    <w:rsid w:val="00D27104"/>
    <w:rsid w:val="00D2741F"/>
    <w:rsid w:val="00D27AC8"/>
    <w:rsid w:val="00D27F1E"/>
    <w:rsid w:val="00D27F51"/>
    <w:rsid w:val="00D30A5A"/>
    <w:rsid w:val="00D30ADE"/>
    <w:rsid w:val="00D30F66"/>
    <w:rsid w:val="00D31231"/>
    <w:rsid w:val="00D31CC7"/>
    <w:rsid w:val="00D31F0E"/>
    <w:rsid w:val="00D3255A"/>
    <w:rsid w:val="00D32600"/>
    <w:rsid w:val="00D32624"/>
    <w:rsid w:val="00D32837"/>
    <w:rsid w:val="00D32998"/>
    <w:rsid w:val="00D32A4B"/>
    <w:rsid w:val="00D3357F"/>
    <w:rsid w:val="00D335BE"/>
    <w:rsid w:val="00D33D05"/>
    <w:rsid w:val="00D3470E"/>
    <w:rsid w:val="00D34A66"/>
    <w:rsid w:val="00D34DBE"/>
    <w:rsid w:val="00D34FA6"/>
    <w:rsid w:val="00D352C3"/>
    <w:rsid w:val="00D35CB9"/>
    <w:rsid w:val="00D361DB"/>
    <w:rsid w:val="00D36341"/>
    <w:rsid w:val="00D36533"/>
    <w:rsid w:val="00D369CF"/>
    <w:rsid w:val="00D36DE8"/>
    <w:rsid w:val="00D37078"/>
    <w:rsid w:val="00D3737A"/>
    <w:rsid w:val="00D37626"/>
    <w:rsid w:val="00D37A00"/>
    <w:rsid w:val="00D37AB0"/>
    <w:rsid w:val="00D37F1E"/>
    <w:rsid w:val="00D37F5D"/>
    <w:rsid w:val="00D4094E"/>
    <w:rsid w:val="00D40F49"/>
    <w:rsid w:val="00D4127F"/>
    <w:rsid w:val="00D415D1"/>
    <w:rsid w:val="00D41C6F"/>
    <w:rsid w:val="00D41E2E"/>
    <w:rsid w:val="00D4205C"/>
    <w:rsid w:val="00D42351"/>
    <w:rsid w:val="00D42ABD"/>
    <w:rsid w:val="00D42F3B"/>
    <w:rsid w:val="00D4323F"/>
    <w:rsid w:val="00D4331B"/>
    <w:rsid w:val="00D434D2"/>
    <w:rsid w:val="00D435AD"/>
    <w:rsid w:val="00D43DEE"/>
    <w:rsid w:val="00D43E97"/>
    <w:rsid w:val="00D441DA"/>
    <w:rsid w:val="00D441FE"/>
    <w:rsid w:val="00D442FD"/>
    <w:rsid w:val="00D443E5"/>
    <w:rsid w:val="00D44579"/>
    <w:rsid w:val="00D446F3"/>
    <w:rsid w:val="00D448CC"/>
    <w:rsid w:val="00D44D12"/>
    <w:rsid w:val="00D45634"/>
    <w:rsid w:val="00D45715"/>
    <w:rsid w:val="00D458E4"/>
    <w:rsid w:val="00D458E5"/>
    <w:rsid w:val="00D4612F"/>
    <w:rsid w:val="00D46598"/>
    <w:rsid w:val="00D46614"/>
    <w:rsid w:val="00D46978"/>
    <w:rsid w:val="00D46B5F"/>
    <w:rsid w:val="00D47448"/>
    <w:rsid w:val="00D47509"/>
    <w:rsid w:val="00D47717"/>
    <w:rsid w:val="00D47B40"/>
    <w:rsid w:val="00D50D10"/>
    <w:rsid w:val="00D5110F"/>
    <w:rsid w:val="00D51A38"/>
    <w:rsid w:val="00D51AFE"/>
    <w:rsid w:val="00D51DA8"/>
    <w:rsid w:val="00D52769"/>
    <w:rsid w:val="00D527A8"/>
    <w:rsid w:val="00D52954"/>
    <w:rsid w:val="00D52FD5"/>
    <w:rsid w:val="00D5354E"/>
    <w:rsid w:val="00D53F0B"/>
    <w:rsid w:val="00D547C8"/>
    <w:rsid w:val="00D54F45"/>
    <w:rsid w:val="00D550A3"/>
    <w:rsid w:val="00D55303"/>
    <w:rsid w:val="00D55693"/>
    <w:rsid w:val="00D55C8B"/>
    <w:rsid w:val="00D55DC8"/>
    <w:rsid w:val="00D55FAF"/>
    <w:rsid w:val="00D56AD1"/>
    <w:rsid w:val="00D571C7"/>
    <w:rsid w:val="00D5729F"/>
    <w:rsid w:val="00D574F7"/>
    <w:rsid w:val="00D5768B"/>
    <w:rsid w:val="00D577D3"/>
    <w:rsid w:val="00D579C2"/>
    <w:rsid w:val="00D6052A"/>
    <w:rsid w:val="00D60C47"/>
    <w:rsid w:val="00D60DFC"/>
    <w:rsid w:val="00D6115A"/>
    <w:rsid w:val="00D61BC4"/>
    <w:rsid w:val="00D61C14"/>
    <w:rsid w:val="00D622B3"/>
    <w:rsid w:val="00D62354"/>
    <w:rsid w:val="00D624E9"/>
    <w:rsid w:val="00D630A7"/>
    <w:rsid w:val="00D63596"/>
    <w:rsid w:val="00D63A18"/>
    <w:rsid w:val="00D63EE8"/>
    <w:rsid w:val="00D63FC4"/>
    <w:rsid w:val="00D64500"/>
    <w:rsid w:val="00D64549"/>
    <w:rsid w:val="00D64C6E"/>
    <w:rsid w:val="00D64ECD"/>
    <w:rsid w:val="00D65C57"/>
    <w:rsid w:val="00D663C7"/>
    <w:rsid w:val="00D669A4"/>
    <w:rsid w:val="00D673FF"/>
    <w:rsid w:val="00D67491"/>
    <w:rsid w:val="00D67625"/>
    <w:rsid w:val="00D6791B"/>
    <w:rsid w:val="00D67C40"/>
    <w:rsid w:val="00D7062C"/>
    <w:rsid w:val="00D71050"/>
    <w:rsid w:val="00D717E8"/>
    <w:rsid w:val="00D7218B"/>
    <w:rsid w:val="00D73061"/>
    <w:rsid w:val="00D731AC"/>
    <w:rsid w:val="00D73FAC"/>
    <w:rsid w:val="00D74B08"/>
    <w:rsid w:val="00D75139"/>
    <w:rsid w:val="00D75415"/>
    <w:rsid w:val="00D756B7"/>
    <w:rsid w:val="00D75769"/>
    <w:rsid w:val="00D75C2A"/>
    <w:rsid w:val="00D75D75"/>
    <w:rsid w:val="00D75DC5"/>
    <w:rsid w:val="00D75E61"/>
    <w:rsid w:val="00D76617"/>
    <w:rsid w:val="00D76685"/>
    <w:rsid w:val="00D767BB"/>
    <w:rsid w:val="00D77178"/>
    <w:rsid w:val="00D7734A"/>
    <w:rsid w:val="00D77392"/>
    <w:rsid w:val="00D779F6"/>
    <w:rsid w:val="00D803E7"/>
    <w:rsid w:val="00D8069A"/>
    <w:rsid w:val="00D809F9"/>
    <w:rsid w:val="00D80A38"/>
    <w:rsid w:val="00D812E5"/>
    <w:rsid w:val="00D82B25"/>
    <w:rsid w:val="00D82B8C"/>
    <w:rsid w:val="00D82D44"/>
    <w:rsid w:val="00D83353"/>
    <w:rsid w:val="00D83671"/>
    <w:rsid w:val="00D847B0"/>
    <w:rsid w:val="00D84A86"/>
    <w:rsid w:val="00D84FD1"/>
    <w:rsid w:val="00D8527D"/>
    <w:rsid w:val="00D85FA4"/>
    <w:rsid w:val="00D86432"/>
    <w:rsid w:val="00D868E4"/>
    <w:rsid w:val="00D86967"/>
    <w:rsid w:val="00D86EC4"/>
    <w:rsid w:val="00D87AD7"/>
    <w:rsid w:val="00D90711"/>
    <w:rsid w:val="00D90845"/>
    <w:rsid w:val="00D908B6"/>
    <w:rsid w:val="00D908D5"/>
    <w:rsid w:val="00D90C1B"/>
    <w:rsid w:val="00D9112A"/>
    <w:rsid w:val="00D91279"/>
    <w:rsid w:val="00D9140E"/>
    <w:rsid w:val="00D91DD8"/>
    <w:rsid w:val="00D91FAD"/>
    <w:rsid w:val="00D92194"/>
    <w:rsid w:val="00D92293"/>
    <w:rsid w:val="00D925FA"/>
    <w:rsid w:val="00D9275C"/>
    <w:rsid w:val="00D929EF"/>
    <w:rsid w:val="00D93864"/>
    <w:rsid w:val="00D93AA5"/>
    <w:rsid w:val="00D93B59"/>
    <w:rsid w:val="00D94597"/>
    <w:rsid w:val="00D94608"/>
    <w:rsid w:val="00D94624"/>
    <w:rsid w:val="00D94808"/>
    <w:rsid w:val="00D948FC"/>
    <w:rsid w:val="00D94AA6"/>
    <w:rsid w:val="00D95167"/>
    <w:rsid w:val="00D95313"/>
    <w:rsid w:val="00D9536F"/>
    <w:rsid w:val="00D95DFD"/>
    <w:rsid w:val="00D9639F"/>
    <w:rsid w:val="00D963BD"/>
    <w:rsid w:val="00D965CB"/>
    <w:rsid w:val="00D969EE"/>
    <w:rsid w:val="00D96B9D"/>
    <w:rsid w:val="00D96C9F"/>
    <w:rsid w:val="00D96DEA"/>
    <w:rsid w:val="00D9796C"/>
    <w:rsid w:val="00DA0430"/>
    <w:rsid w:val="00DA0D19"/>
    <w:rsid w:val="00DA0F78"/>
    <w:rsid w:val="00DA1CFF"/>
    <w:rsid w:val="00DA1E13"/>
    <w:rsid w:val="00DA2269"/>
    <w:rsid w:val="00DA226C"/>
    <w:rsid w:val="00DA2555"/>
    <w:rsid w:val="00DA296E"/>
    <w:rsid w:val="00DA2A4C"/>
    <w:rsid w:val="00DA3400"/>
    <w:rsid w:val="00DA3A7B"/>
    <w:rsid w:val="00DA3C8E"/>
    <w:rsid w:val="00DA4154"/>
    <w:rsid w:val="00DA4441"/>
    <w:rsid w:val="00DA449A"/>
    <w:rsid w:val="00DA45CF"/>
    <w:rsid w:val="00DA4918"/>
    <w:rsid w:val="00DA4E56"/>
    <w:rsid w:val="00DA57B0"/>
    <w:rsid w:val="00DA58A6"/>
    <w:rsid w:val="00DA59B9"/>
    <w:rsid w:val="00DA5E0F"/>
    <w:rsid w:val="00DA5E23"/>
    <w:rsid w:val="00DA685B"/>
    <w:rsid w:val="00DA6924"/>
    <w:rsid w:val="00DA696B"/>
    <w:rsid w:val="00DA7775"/>
    <w:rsid w:val="00DA78D5"/>
    <w:rsid w:val="00DA7B0F"/>
    <w:rsid w:val="00DB01F9"/>
    <w:rsid w:val="00DB0334"/>
    <w:rsid w:val="00DB0411"/>
    <w:rsid w:val="00DB0660"/>
    <w:rsid w:val="00DB0B54"/>
    <w:rsid w:val="00DB156D"/>
    <w:rsid w:val="00DB1579"/>
    <w:rsid w:val="00DB1628"/>
    <w:rsid w:val="00DB1A57"/>
    <w:rsid w:val="00DB1E4B"/>
    <w:rsid w:val="00DB2297"/>
    <w:rsid w:val="00DB2D93"/>
    <w:rsid w:val="00DB311B"/>
    <w:rsid w:val="00DB3485"/>
    <w:rsid w:val="00DB3B82"/>
    <w:rsid w:val="00DB3D08"/>
    <w:rsid w:val="00DB4233"/>
    <w:rsid w:val="00DB46DC"/>
    <w:rsid w:val="00DB4E94"/>
    <w:rsid w:val="00DB4F44"/>
    <w:rsid w:val="00DB4FAF"/>
    <w:rsid w:val="00DB536F"/>
    <w:rsid w:val="00DB56EE"/>
    <w:rsid w:val="00DB5C95"/>
    <w:rsid w:val="00DB5DDE"/>
    <w:rsid w:val="00DB65D8"/>
    <w:rsid w:val="00DB66B0"/>
    <w:rsid w:val="00DB6E47"/>
    <w:rsid w:val="00DB71EE"/>
    <w:rsid w:val="00DB722C"/>
    <w:rsid w:val="00DB757E"/>
    <w:rsid w:val="00DB7B3F"/>
    <w:rsid w:val="00DC0711"/>
    <w:rsid w:val="00DC0A5C"/>
    <w:rsid w:val="00DC0BF3"/>
    <w:rsid w:val="00DC12E4"/>
    <w:rsid w:val="00DC1BB7"/>
    <w:rsid w:val="00DC2448"/>
    <w:rsid w:val="00DC26B8"/>
    <w:rsid w:val="00DC26BB"/>
    <w:rsid w:val="00DC29D0"/>
    <w:rsid w:val="00DC2C92"/>
    <w:rsid w:val="00DC2C98"/>
    <w:rsid w:val="00DC3882"/>
    <w:rsid w:val="00DC3F59"/>
    <w:rsid w:val="00DC47FF"/>
    <w:rsid w:val="00DC49A9"/>
    <w:rsid w:val="00DC505D"/>
    <w:rsid w:val="00DC599B"/>
    <w:rsid w:val="00DC61ED"/>
    <w:rsid w:val="00DC656C"/>
    <w:rsid w:val="00DC6EC4"/>
    <w:rsid w:val="00DC7791"/>
    <w:rsid w:val="00DC798B"/>
    <w:rsid w:val="00DC7E16"/>
    <w:rsid w:val="00DD027C"/>
    <w:rsid w:val="00DD076A"/>
    <w:rsid w:val="00DD0FE2"/>
    <w:rsid w:val="00DD19B6"/>
    <w:rsid w:val="00DD1DD5"/>
    <w:rsid w:val="00DD20D8"/>
    <w:rsid w:val="00DD20DC"/>
    <w:rsid w:val="00DD2C9D"/>
    <w:rsid w:val="00DD2F2D"/>
    <w:rsid w:val="00DD2FF4"/>
    <w:rsid w:val="00DD3239"/>
    <w:rsid w:val="00DD3593"/>
    <w:rsid w:val="00DD3AB3"/>
    <w:rsid w:val="00DD3BD9"/>
    <w:rsid w:val="00DD3DC1"/>
    <w:rsid w:val="00DD461E"/>
    <w:rsid w:val="00DD4AE3"/>
    <w:rsid w:val="00DD4FC9"/>
    <w:rsid w:val="00DD60C1"/>
    <w:rsid w:val="00DD65B1"/>
    <w:rsid w:val="00DD6705"/>
    <w:rsid w:val="00DD7400"/>
    <w:rsid w:val="00DD7444"/>
    <w:rsid w:val="00DD7EE1"/>
    <w:rsid w:val="00DE0633"/>
    <w:rsid w:val="00DE0B14"/>
    <w:rsid w:val="00DE0F6D"/>
    <w:rsid w:val="00DE1DF7"/>
    <w:rsid w:val="00DE1E17"/>
    <w:rsid w:val="00DE240B"/>
    <w:rsid w:val="00DE2907"/>
    <w:rsid w:val="00DE32C0"/>
    <w:rsid w:val="00DE34A3"/>
    <w:rsid w:val="00DE3642"/>
    <w:rsid w:val="00DE3DFF"/>
    <w:rsid w:val="00DE42AC"/>
    <w:rsid w:val="00DE439B"/>
    <w:rsid w:val="00DE45F1"/>
    <w:rsid w:val="00DE596E"/>
    <w:rsid w:val="00DE6352"/>
    <w:rsid w:val="00DE65F4"/>
    <w:rsid w:val="00DE6CF1"/>
    <w:rsid w:val="00DE7132"/>
    <w:rsid w:val="00DE73FF"/>
    <w:rsid w:val="00DE75B5"/>
    <w:rsid w:val="00DE783F"/>
    <w:rsid w:val="00DE795F"/>
    <w:rsid w:val="00DE7C79"/>
    <w:rsid w:val="00DF0029"/>
    <w:rsid w:val="00DF0234"/>
    <w:rsid w:val="00DF0381"/>
    <w:rsid w:val="00DF08A5"/>
    <w:rsid w:val="00DF0FDB"/>
    <w:rsid w:val="00DF1B7C"/>
    <w:rsid w:val="00DF20A7"/>
    <w:rsid w:val="00DF20F0"/>
    <w:rsid w:val="00DF25FB"/>
    <w:rsid w:val="00DF2891"/>
    <w:rsid w:val="00DF2E33"/>
    <w:rsid w:val="00DF2F6F"/>
    <w:rsid w:val="00DF2FE4"/>
    <w:rsid w:val="00DF33FA"/>
    <w:rsid w:val="00DF3457"/>
    <w:rsid w:val="00DF36B2"/>
    <w:rsid w:val="00DF3EEE"/>
    <w:rsid w:val="00DF42AC"/>
    <w:rsid w:val="00DF4443"/>
    <w:rsid w:val="00DF4EE0"/>
    <w:rsid w:val="00DF4EE9"/>
    <w:rsid w:val="00DF525C"/>
    <w:rsid w:val="00DF5931"/>
    <w:rsid w:val="00DF5936"/>
    <w:rsid w:val="00DF59BF"/>
    <w:rsid w:val="00DF5B3E"/>
    <w:rsid w:val="00DF5D89"/>
    <w:rsid w:val="00DF6194"/>
    <w:rsid w:val="00DF6580"/>
    <w:rsid w:val="00DF65D4"/>
    <w:rsid w:val="00DF73FD"/>
    <w:rsid w:val="00DF756E"/>
    <w:rsid w:val="00DF7972"/>
    <w:rsid w:val="00DF7D4D"/>
    <w:rsid w:val="00DF7DC7"/>
    <w:rsid w:val="00DF7E13"/>
    <w:rsid w:val="00E00DEB"/>
    <w:rsid w:val="00E00FBB"/>
    <w:rsid w:val="00E01165"/>
    <w:rsid w:val="00E01AD7"/>
    <w:rsid w:val="00E029A3"/>
    <w:rsid w:val="00E02B8B"/>
    <w:rsid w:val="00E02BA8"/>
    <w:rsid w:val="00E02BCF"/>
    <w:rsid w:val="00E02FE6"/>
    <w:rsid w:val="00E031F7"/>
    <w:rsid w:val="00E0396C"/>
    <w:rsid w:val="00E04D49"/>
    <w:rsid w:val="00E04DE7"/>
    <w:rsid w:val="00E04FDA"/>
    <w:rsid w:val="00E050A2"/>
    <w:rsid w:val="00E05725"/>
    <w:rsid w:val="00E05F41"/>
    <w:rsid w:val="00E06342"/>
    <w:rsid w:val="00E069FC"/>
    <w:rsid w:val="00E06B60"/>
    <w:rsid w:val="00E07215"/>
    <w:rsid w:val="00E074B3"/>
    <w:rsid w:val="00E075B4"/>
    <w:rsid w:val="00E0786E"/>
    <w:rsid w:val="00E07955"/>
    <w:rsid w:val="00E07BFE"/>
    <w:rsid w:val="00E07DCD"/>
    <w:rsid w:val="00E07E2B"/>
    <w:rsid w:val="00E105CA"/>
    <w:rsid w:val="00E10949"/>
    <w:rsid w:val="00E11027"/>
    <w:rsid w:val="00E11108"/>
    <w:rsid w:val="00E112C4"/>
    <w:rsid w:val="00E1138B"/>
    <w:rsid w:val="00E11D0E"/>
    <w:rsid w:val="00E12140"/>
    <w:rsid w:val="00E135AD"/>
    <w:rsid w:val="00E138F1"/>
    <w:rsid w:val="00E13ECD"/>
    <w:rsid w:val="00E141EB"/>
    <w:rsid w:val="00E1471F"/>
    <w:rsid w:val="00E1484E"/>
    <w:rsid w:val="00E14A6A"/>
    <w:rsid w:val="00E14F29"/>
    <w:rsid w:val="00E1523E"/>
    <w:rsid w:val="00E15261"/>
    <w:rsid w:val="00E15CCE"/>
    <w:rsid w:val="00E15D5A"/>
    <w:rsid w:val="00E15DA5"/>
    <w:rsid w:val="00E16234"/>
    <w:rsid w:val="00E16493"/>
    <w:rsid w:val="00E1652A"/>
    <w:rsid w:val="00E16850"/>
    <w:rsid w:val="00E16B24"/>
    <w:rsid w:val="00E16B3E"/>
    <w:rsid w:val="00E16D8B"/>
    <w:rsid w:val="00E16E97"/>
    <w:rsid w:val="00E1747F"/>
    <w:rsid w:val="00E17901"/>
    <w:rsid w:val="00E17BD1"/>
    <w:rsid w:val="00E17C7C"/>
    <w:rsid w:val="00E17D7B"/>
    <w:rsid w:val="00E17E31"/>
    <w:rsid w:val="00E20803"/>
    <w:rsid w:val="00E208DE"/>
    <w:rsid w:val="00E209D1"/>
    <w:rsid w:val="00E20A77"/>
    <w:rsid w:val="00E20B05"/>
    <w:rsid w:val="00E20E09"/>
    <w:rsid w:val="00E20F2C"/>
    <w:rsid w:val="00E212B5"/>
    <w:rsid w:val="00E2153C"/>
    <w:rsid w:val="00E21A15"/>
    <w:rsid w:val="00E228EE"/>
    <w:rsid w:val="00E228F0"/>
    <w:rsid w:val="00E22AA1"/>
    <w:rsid w:val="00E23311"/>
    <w:rsid w:val="00E23DD4"/>
    <w:rsid w:val="00E2439B"/>
    <w:rsid w:val="00E24BD1"/>
    <w:rsid w:val="00E24E4E"/>
    <w:rsid w:val="00E25460"/>
    <w:rsid w:val="00E25526"/>
    <w:rsid w:val="00E25AF9"/>
    <w:rsid w:val="00E25E36"/>
    <w:rsid w:val="00E264EC"/>
    <w:rsid w:val="00E26EC6"/>
    <w:rsid w:val="00E27C13"/>
    <w:rsid w:val="00E27F86"/>
    <w:rsid w:val="00E3052A"/>
    <w:rsid w:val="00E308A5"/>
    <w:rsid w:val="00E3105B"/>
    <w:rsid w:val="00E31061"/>
    <w:rsid w:val="00E3120F"/>
    <w:rsid w:val="00E312B6"/>
    <w:rsid w:val="00E31772"/>
    <w:rsid w:val="00E31E4C"/>
    <w:rsid w:val="00E320A2"/>
    <w:rsid w:val="00E320D5"/>
    <w:rsid w:val="00E324F0"/>
    <w:rsid w:val="00E3277F"/>
    <w:rsid w:val="00E32A5D"/>
    <w:rsid w:val="00E32D1C"/>
    <w:rsid w:val="00E33740"/>
    <w:rsid w:val="00E33C4A"/>
    <w:rsid w:val="00E33F24"/>
    <w:rsid w:val="00E34119"/>
    <w:rsid w:val="00E34426"/>
    <w:rsid w:val="00E3468F"/>
    <w:rsid w:val="00E34ECD"/>
    <w:rsid w:val="00E350D7"/>
    <w:rsid w:val="00E35612"/>
    <w:rsid w:val="00E3588C"/>
    <w:rsid w:val="00E358E9"/>
    <w:rsid w:val="00E359CB"/>
    <w:rsid w:val="00E35AF5"/>
    <w:rsid w:val="00E36490"/>
    <w:rsid w:val="00E364B3"/>
    <w:rsid w:val="00E3687F"/>
    <w:rsid w:val="00E369CC"/>
    <w:rsid w:val="00E37266"/>
    <w:rsid w:val="00E37434"/>
    <w:rsid w:val="00E3743A"/>
    <w:rsid w:val="00E3747A"/>
    <w:rsid w:val="00E37C05"/>
    <w:rsid w:val="00E37E9E"/>
    <w:rsid w:val="00E400CF"/>
    <w:rsid w:val="00E4039F"/>
    <w:rsid w:val="00E40547"/>
    <w:rsid w:val="00E407C3"/>
    <w:rsid w:val="00E40B0C"/>
    <w:rsid w:val="00E40E57"/>
    <w:rsid w:val="00E41330"/>
    <w:rsid w:val="00E418D3"/>
    <w:rsid w:val="00E41C68"/>
    <w:rsid w:val="00E425D1"/>
    <w:rsid w:val="00E427BB"/>
    <w:rsid w:val="00E428E4"/>
    <w:rsid w:val="00E429C3"/>
    <w:rsid w:val="00E42C63"/>
    <w:rsid w:val="00E42D7E"/>
    <w:rsid w:val="00E42F13"/>
    <w:rsid w:val="00E4300A"/>
    <w:rsid w:val="00E4362B"/>
    <w:rsid w:val="00E439C7"/>
    <w:rsid w:val="00E43C21"/>
    <w:rsid w:val="00E44622"/>
    <w:rsid w:val="00E4474D"/>
    <w:rsid w:val="00E44754"/>
    <w:rsid w:val="00E447A7"/>
    <w:rsid w:val="00E44833"/>
    <w:rsid w:val="00E449CA"/>
    <w:rsid w:val="00E44DE7"/>
    <w:rsid w:val="00E44FCC"/>
    <w:rsid w:val="00E4522D"/>
    <w:rsid w:val="00E45442"/>
    <w:rsid w:val="00E45796"/>
    <w:rsid w:val="00E457BC"/>
    <w:rsid w:val="00E46178"/>
    <w:rsid w:val="00E4645E"/>
    <w:rsid w:val="00E4761C"/>
    <w:rsid w:val="00E47780"/>
    <w:rsid w:val="00E478A7"/>
    <w:rsid w:val="00E502D6"/>
    <w:rsid w:val="00E50581"/>
    <w:rsid w:val="00E50DCE"/>
    <w:rsid w:val="00E50EBB"/>
    <w:rsid w:val="00E50F3C"/>
    <w:rsid w:val="00E511FD"/>
    <w:rsid w:val="00E51A8A"/>
    <w:rsid w:val="00E51AF6"/>
    <w:rsid w:val="00E51C92"/>
    <w:rsid w:val="00E51FDF"/>
    <w:rsid w:val="00E521FA"/>
    <w:rsid w:val="00E5231A"/>
    <w:rsid w:val="00E52471"/>
    <w:rsid w:val="00E52582"/>
    <w:rsid w:val="00E52EDF"/>
    <w:rsid w:val="00E532AE"/>
    <w:rsid w:val="00E5336D"/>
    <w:rsid w:val="00E5348C"/>
    <w:rsid w:val="00E5362E"/>
    <w:rsid w:val="00E53B97"/>
    <w:rsid w:val="00E54548"/>
    <w:rsid w:val="00E54833"/>
    <w:rsid w:val="00E54C04"/>
    <w:rsid w:val="00E54CD4"/>
    <w:rsid w:val="00E54D89"/>
    <w:rsid w:val="00E54E90"/>
    <w:rsid w:val="00E550D2"/>
    <w:rsid w:val="00E554D4"/>
    <w:rsid w:val="00E55976"/>
    <w:rsid w:val="00E55A97"/>
    <w:rsid w:val="00E56477"/>
    <w:rsid w:val="00E56742"/>
    <w:rsid w:val="00E569A5"/>
    <w:rsid w:val="00E570D5"/>
    <w:rsid w:val="00E5720F"/>
    <w:rsid w:val="00E5763D"/>
    <w:rsid w:val="00E57A29"/>
    <w:rsid w:val="00E57B02"/>
    <w:rsid w:val="00E603E1"/>
    <w:rsid w:val="00E60575"/>
    <w:rsid w:val="00E607B7"/>
    <w:rsid w:val="00E61140"/>
    <w:rsid w:val="00E61362"/>
    <w:rsid w:val="00E617BC"/>
    <w:rsid w:val="00E62465"/>
    <w:rsid w:val="00E62B2F"/>
    <w:rsid w:val="00E62E96"/>
    <w:rsid w:val="00E62F69"/>
    <w:rsid w:val="00E63536"/>
    <w:rsid w:val="00E635F1"/>
    <w:rsid w:val="00E63954"/>
    <w:rsid w:val="00E63C05"/>
    <w:rsid w:val="00E63DC1"/>
    <w:rsid w:val="00E63E14"/>
    <w:rsid w:val="00E6427A"/>
    <w:rsid w:val="00E642D6"/>
    <w:rsid w:val="00E64329"/>
    <w:rsid w:val="00E643EA"/>
    <w:rsid w:val="00E64541"/>
    <w:rsid w:val="00E64665"/>
    <w:rsid w:val="00E649A5"/>
    <w:rsid w:val="00E64A9E"/>
    <w:rsid w:val="00E64B2E"/>
    <w:rsid w:val="00E64BDF"/>
    <w:rsid w:val="00E652C8"/>
    <w:rsid w:val="00E6537F"/>
    <w:rsid w:val="00E653AE"/>
    <w:rsid w:val="00E655FD"/>
    <w:rsid w:val="00E657C5"/>
    <w:rsid w:val="00E65C5C"/>
    <w:rsid w:val="00E661BF"/>
    <w:rsid w:val="00E664EF"/>
    <w:rsid w:val="00E66619"/>
    <w:rsid w:val="00E66865"/>
    <w:rsid w:val="00E66B89"/>
    <w:rsid w:val="00E66CE0"/>
    <w:rsid w:val="00E67621"/>
    <w:rsid w:val="00E6784A"/>
    <w:rsid w:val="00E6785A"/>
    <w:rsid w:val="00E67904"/>
    <w:rsid w:val="00E67A16"/>
    <w:rsid w:val="00E70218"/>
    <w:rsid w:val="00E7067C"/>
    <w:rsid w:val="00E70C0A"/>
    <w:rsid w:val="00E71069"/>
    <w:rsid w:val="00E7124F"/>
    <w:rsid w:val="00E71269"/>
    <w:rsid w:val="00E714C8"/>
    <w:rsid w:val="00E71F7E"/>
    <w:rsid w:val="00E72421"/>
    <w:rsid w:val="00E72C07"/>
    <w:rsid w:val="00E72CC8"/>
    <w:rsid w:val="00E72EAE"/>
    <w:rsid w:val="00E7354B"/>
    <w:rsid w:val="00E735BD"/>
    <w:rsid w:val="00E73E2E"/>
    <w:rsid w:val="00E7413B"/>
    <w:rsid w:val="00E747B1"/>
    <w:rsid w:val="00E74AEE"/>
    <w:rsid w:val="00E7613E"/>
    <w:rsid w:val="00E769EF"/>
    <w:rsid w:val="00E76A80"/>
    <w:rsid w:val="00E76D46"/>
    <w:rsid w:val="00E774F6"/>
    <w:rsid w:val="00E77B2F"/>
    <w:rsid w:val="00E77BA8"/>
    <w:rsid w:val="00E77EAC"/>
    <w:rsid w:val="00E802AD"/>
    <w:rsid w:val="00E80ABA"/>
    <w:rsid w:val="00E80B4B"/>
    <w:rsid w:val="00E82809"/>
    <w:rsid w:val="00E82C1F"/>
    <w:rsid w:val="00E8353E"/>
    <w:rsid w:val="00E835A7"/>
    <w:rsid w:val="00E839D5"/>
    <w:rsid w:val="00E83A3B"/>
    <w:rsid w:val="00E84314"/>
    <w:rsid w:val="00E845BB"/>
    <w:rsid w:val="00E84FF6"/>
    <w:rsid w:val="00E85AC3"/>
    <w:rsid w:val="00E85C55"/>
    <w:rsid w:val="00E85E54"/>
    <w:rsid w:val="00E861C6"/>
    <w:rsid w:val="00E866D5"/>
    <w:rsid w:val="00E8798D"/>
    <w:rsid w:val="00E87C61"/>
    <w:rsid w:val="00E90084"/>
    <w:rsid w:val="00E901A4"/>
    <w:rsid w:val="00E90393"/>
    <w:rsid w:val="00E90E11"/>
    <w:rsid w:val="00E91B85"/>
    <w:rsid w:val="00E91C28"/>
    <w:rsid w:val="00E91D6C"/>
    <w:rsid w:val="00E922AE"/>
    <w:rsid w:val="00E92412"/>
    <w:rsid w:val="00E9281F"/>
    <w:rsid w:val="00E92A6D"/>
    <w:rsid w:val="00E92F0A"/>
    <w:rsid w:val="00E930FF"/>
    <w:rsid w:val="00E936C1"/>
    <w:rsid w:val="00E93A8C"/>
    <w:rsid w:val="00E94098"/>
    <w:rsid w:val="00E940C0"/>
    <w:rsid w:val="00E9415F"/>
    <w:rsid w:val="00E941AD"/>
    <w:rsid w:val="00E941BE"/>
    <w:rsid w:val="00E9436C"/>
    <w:rsid w:val="00E94C16"/>
    <w:rsid w:val="00E94FE6"/>
    <w:rsid w:val="00E950B8"/>
    <w:rsid w:val="00E951CC"/>
    <w:rsid w:val="00E953EE"/>
    <w:rsid w:val="00E956C8"/>
    <w:rsid w:val="00E959F7"/>
    <w:rsid w:val="00E95B63"/>
    <w:rsid w:val="00E96643"/>
    <w:rsid w:val="00E96A56"/>
    <w:rsid w:val="00E96A5D"/>
    <w:rsid w:val="00E9707A"/>
    <w:rsid w:val="00E971ED"/>
    <w:rsid w:val="00E9767E"/>
    <w:rsid w:val="00E976A1"/>
    <w:rsid w:val="00E97B08"/>
    <w:rsid w:val="00E97B2C"/>
    <w:rsid w:val="00E97E63"/>
    <w:rsid w:val="00E97F4D"/>
    <w:rsid w:val="00EA0B82"/>
    <w:rsid w:val="00EA1383"/>
    <w:rsid w:val="00EA152F"/>
    <w:rsid w:val="00EA154E"/>
    <w:rsid w:val="00EA2567"/>
    <w:rsid w:val="00EA2DEA"/>
    <w:rsid w:val="00EA3060"/>
    <w:rsid w:val="00EA373E"/>
    <w:rsid w:val="00EA3A66"/>
    <w:rsid w:val="00EA3CFA"/>
    <w:rsid w:val="00EA4F81"/>
    <w:rsid w:val="00EA5361"/>
    <w:rsid w:val="00EA5566"/>
    <w:rsid w:val="00EA6635"/>
    <w:rsid w:val="00EA66FE"/>
    <w:rsid w:val="00EA6FC9"/>
    <w:rsid w:val="00EA7016"/>
    <w:rsid w:val="00EA71FF"/>
    <w:rsid w:val="00EA72E4"/>
    <w:rsid w:val="00EA747B"/>
    <w:rsid w:val="00EB0269"/>
    <w:rsid w:val="00EB0476"/>
    <w:rsid w:val="00EB0754"/>
    <w:rsid w:val="00EB09FB"/>
    <w:rsid w:val="00EB0AA1"/>
    <w:rsid w:val="00EB0B12"/>
    <w:rsid w:val="00EB0B51"/>
    <w:rsid w:val="00EB1326"/>
    <w:rsid w:val="00EB1BD1"/>
    <w:rsid w:val="00EB1C99"/>
    <w:rsid w:val="00EB1F84"/>
    <w:rsid w:val="00EB3011"/>
    <w:rsid w:val="00EB30CC"/>
    <w:rsid w:val="00EB341C"/>
    <w:rsid w:val="00EB3BC9"/>
    <w:rsid w:val="00EB48EA"/>
    <w:rsid w:val="00EB4E04"/>
    <w:rsid w:val="00EB4E7D"/>
    <w:rsid w:val="00EB4EF8"/>
    <w:rsid w:val="00EB4F62"/>
    <w:rsid w:val="00EB54DC"/>
    <w:rsid w:val="00EB597D"/>
    <w:rsid w:val="00EB6417"/>
    <w:rsid w:val="00EB687D"/>
    <w:rsid w:val="00EB6940"/>
    <w:rsid w:val="00EB6B48"/>
    <w:rsid w:val="00EB6CC8"/>
    <w:rsid w:val="00EB6EB9"/>
    <w:rsid w:val="00EB7111"/>
    <w:rsid w:val="00EB7DAB"/>
    <w:rsid w:val="00EC051B"/>
    <w:rsid w:val="00EC0E90"/>
    <w:rsid w:val="00EC0F07"/>
    <w:rsid w:val="00EC125E"/>
    <w:rsid w:val="00EC1BAB"/>
    <w:rsid w:val="00EC25AA"/>
    <w:rsid w:val="00EC262E"/>
    <w:rsid w:val="00EC268A"/>
    <w:rsid w:val="00EC2C1C"/>
    <w:rsid w:val="00EC3197"/>
    <w:rsid w:val="00EC4016"/>
    <w:rsid w:val="00EC49F9"/>
    <w:rsid w:val="00EC4C57"/>
    <w:rsid w:val="00EC50CE"/>
    <w:rsid w:val="00EC59DE"/>
    <w:rsid w:val="00EC61FB"/>
    <w:rsid w:val="00EC67EB"/>
    <w:rsid w:val="00EC6EFC"/>
    <w:rsid w:val="00EC7177"/>
    <w:rsid w:val="00EC71CF"/>
    <w:rsid w:val="00EC78FC"/>
    <w:rsid w:val="00EC7ECC"/>
    <w:rsid w:val="00ED0177"/>
    <w:rsid w:val="00ED0898"/>
    <w:rsid w:val="00ED0F0A"/>
    <w:rsid w:val="00ED1899"/>
    <w:rsid w:val="00ED19A9"/>
    <w:rsid w:val="00ED1D1B"/>
    <w:rsid w:val="00ED1F7D"/>
    <w:rsid w:val="00ED2020"/>
    <w:rsid w:val="00ED20C1"/>
    <w:rsid w:val="00ED2315"/>
    <w:rsid w:val="00ED2AEB"/>
    <w:rsid w:val="00ED32BD"/>
    <w:rsid w:val="00ED4034"/>
    <w:rsid w:val="00ED4143"/>
    <w:rsid w:val="00ED44BA"/>
    <w:rsid w:val="00ED484A"/>
    <w:rsid w:val="00ED4A9A"/>
    <w:rsid w:val="00ED54AB"/>
    <w:rsid w:val="00ED56B3"/>
    <w:rsid w:val="00ED5A9C"/>
    <w:rsid w:val="00ED6071"/>
    <w:rsid w:val="00ED6C98"/>
    <w:rsid w:val="00ED71AB"/>
    <w:rsid w:val="00ED7538"/>
    <w:rsid w:val="00ED7741"/>
    <w:rsid w:val="00ED7E57"/>
    <w:rsid w:val="00EE0521"/>
    <w:rsid w:val="00EE0592"/>
    <w:rsid w:val="00EE05B5"/>
    <w:rsid w:val="00EE08C0"/>
    <w:rsid w:val="00EE0A84"/>
    <w:rsid w:val="00EE122C"/>
    <w:rsid w:val="00EE174F"/>
    <w:rsid w:val="00EE18BE"/>
    <w:rsid w:val="00EE1B39"/>
    <w:rsid w:val="00EE1B83"/>
    <w:rsid w:val="00EE26FD"/>
    <w:rsid w:val="00EE2A6E"/>
    <w:rsid w:val="00EE4042"/>
    <w:rsid w:val="00EE41C8"/>
    <w:rsid w:val="00EE441D"/>
    <w:rsid w:val="00EE4D46"/>
    <w:rsid w:val="00EE4F9E"/>
    <w:rsid w:val="00EE5338"/>
    <w:rsid w:val="00EE5B8D"/>
    <w:rsid w:val="00EE5B9B"/>
    <w:rsid w:val="00EE5D64"/>
    <w:rsid w:val="00EE6FBE"/>
    <w:rsid w:val="00EE7AF1"/>
    <w:rsid w:val="00EF0165"/>
    <w:rsid w:val="00EF0619"/>
    <w:rsid w:val="00EF096A"/>
    <w:rsid w:val="00EF0F21"/>
    <w:rsid w:val="00EF115B"/>
    <w:rsid w:val="00EF1ABC"/>
    <w:rsid w:val="00EF204B"/>
    <w:rsid w:val="00EF272D"/>
    <w:rsid w:val="00EF2850"/>
    <w:rsid w:val="00EF2C63"/>
    <w:rsid w:val="00EF2CE1"/>
    <w:rsid w:val="00EF2E4A"/>
    <w:rsid w:val="00EF33B7"/>
    <w:rsid w:val="00EF3B16"/>
    <w:rsid w:val="00EF4618"/>
    <w:rsid w:val="00EF4E90"/>
    <w:rsid w:val="00EF4F85"/>
    <w:rsid w:val="00EF5143"/>
    <w:rsid w:val="00EF5254"/>
    <w:rsid w:val="00EF5694"/>
    <w:rsid w:val="00EF56BA"/>
    <w:rsid w:val="00EF582C"/>
    <w:rsid w:val="00EF60EC"/>
    <w:rsid w:val="00EF6193"/>
    <w:rsid w:val="00EF63C5"/>
    <w:rsid w:val="00EF655D"/>
    <w:rsid w:val="00EF669B"/>
    <w:rsid w:val="00EF6998"/>
    <w:rsid w:val="00EF6E38"/>
    <w:rsid w:val="00EF715F"/>
    <w:rsid w:val="00EF7B17"/>
    <w:rsid w:val="00EF7D49"/>
    <w:rsid w:val="00EF7D64"/>
    <w:rsid w:val="00EF7FBF"/>
    <w:rsid w:val="00F0014C"/>
    <w:rsid w:val="00F00553"/>
    <w:rsid w:val="00F00718"/>
    <w:rsid w:val="00F00C60"/>
    <w:rsid w:val="00F00EBA"/>
    <w:rsid w:val="00F01837"/>
    <w:rsid w:val="00F01C44"/>
    <w:rsid w:val="00F0232D"/>
    <w:rsid w:val="00F03316"/>
    <w:rsid w:val="00F0395C"/>
    <w:rsid w:val="00F03AC1"/>
    <w:rsid w:val="00F03C78"/>
    <w:rsid w:val="00F0414C"/>
    <w:rsid w:val="00F04365"/>
    <w:rsid w:val="00F0437D"/>
    <w:rsid w:val="00F043F3"/>
    <w:rsid w:val="00F044B8"/>
    <w:rsid w:val="00F04AA3"/>
    <w:rsid w:val="00F04FBE"/>
    <w:rsid w:val="00F05A3A"/>
    <w:rsid w:val="00F05F48"/>
    <w:rsid w:val="00F0624C"/>
    <w:rsid w:val="00F067CF"/>
    <w:rsid w:val="00F070B8"/>
    <w:rsid w:val="00F078F6"/>
    <w:rsid w:val="00F07E70"/>
    <w:rsid w:val="00F10D0C"/>
    <w:rsid w:val="00F10D29"/>
    <w:rsid w:val="00F10E68"/>
    <w:rsid w:val="00F11B30"/>
    <w:rsid w:val="00F11ECD"/>
    <w:rsid w:val="00F121B4"/>
    <w:rsid w:val="00F129AE"/>
    <w:rsid w:val="00F12E3D"/>
    <w:rsid w:val="00F13362"/>
    <w:rsid w:val="00F133B2"/>
    <w:rsid w:val="00F13703"/>
    <w:rsid w:val="00F13710"/>
    <w:rsid w:val="00F13938"/>
    <w:rsid w:val="00F1394E"/>
    <w:rsid w:val="00F1401C"/>
    <w:rsid w:val="00F14C87"/>
    <w:rsid w:val="00F15145"/>
    <w:rsid w:val="00F152A4"/>
    <w:rsid w:val="00F15633"/>
    <w:rsid w:val="00F15CC0"/>
    <w:rsid w:val="00F15D8D"/>
    <w:rsid w:val="00F15DEE"/>
    <w:rsid w:val="00F15F63"/>
    <w:rsid w:val="00F16184"/>
    <w:rsid w:val="00F16519"/>
    <w:rsid w:val="00F17024"/>
    <w:rsid w:val="00F17245"/>
    <w:rsid w:val="00F176A1"/>
    <w:rsid w:val="00F2010E"/>
    <w:rsid w:val="00F20A4A"/>
    <w:rsid w:val="00F20CC3"/>
    <w:rsid w:val="00F20ECD"/>
    <w:rsid w:val="00F212D3"/>
    <w:rsid w:val="00F215BA"/>
    <w:rsid w:val="00F216E4"/>
    <w:rsid w:val="00F22222"/>
    <w:rsid w:val="00F2263F"/>
    <w:rsid w:val="00F22F7D"/>
    <w:rsid w:val="00F23065"/>
    <w:rsid w:val="00F231D5"/>
    <w:rsid w:val="00F23C75"/>
    <w:rsid w:val="00F24515"/>
    <w:rsid w:val="00F24943"/>
    <w:rsid w:val="00F24E44"/>
    <w:rsid w:val="00F25143"/>
    <w:rsid w:val="00F251F1"/>
    <w:rsid w:val="00F2539B"/>
    <w:rsid w:val="00F2546E"/>
    <w:rsid w:val="00F25548"/>
    <w:rsid w:val="00F255A5"/>
    <w:rsid w:val="00F25705"/>
    <w:rsid w:val="00F25763"/>
    <w:rsid w:val="00F25B9B"/>
    <w:rsid w:val="00F25D31"/>
    <w:rsid w:val="00F25F7F"/>
    <w:rsid w:val="00F26058"/>
    <w:rsid w:val="00F26FDA"/>
    <w:rsid w:val="00F270EF"/>
    <w:rsid w:val="00F27668"/>
    <w:rsid w:val="00F2769F"/>
    <w:rsid w:val="00F27757"/>
    <w:rsid w:val="00F27BC9"/>
    <w:rsid w:val="00F30188"/>
    <w:rsid w:val="00F309CA"/>
    <w:rsid w:val="00F312E5"/>
    <w:rsid w:val="00F31A4A"/>
    <w:rsid w:val="00F32651"/>
    <w:rsid w:val="00F33A8E"/>
    <w:rsid w:val="00F33AB3"/>
    <w:rsid w:val="00F33F43"/>
    <w:rsid w:val="00F340DB"/>
    <w:rsid w:val="00F3410E"/>
    <w:rsid w:val="00F342AE"/>
    <w:rsid w:val="00F34318"/>
    <w:rsid w:val="00F34424"/>
    <w:rsid w:val="00F3451D"/>
    <w:rsid w:val="00F355B3"/>
    <w:rsid w:val="00F35AB1"/>
    <w:rsid w:val="00F35D00"/>
    <w:rsid w:val="00F363D9"/>
    <w:rsid w:val="00F366BC"/>
    <w:rsid w:val="00F36A84"/>
    <w:rsid w:val="00F373B3"/>
    <w:rsid w:val="00F375A5"/>
    <w:rsid w:val="00F379DE"/>
    <w:rsid w:val="00F37AF9"/>
    <w:rsid w:val="00F37E67"/>
    <w:rsid w:val="00F40135"/>
    <w:rsid w:val="00F40577"/>
    <w:rsid w:val="00F409EF"/>
    <w:rsid w:val="00F411D7"/>
    <w:rsid w:val="00F4130C"/>
    <w:rsid w:val="00F41521"/>
    <w:rsid w:val="00F41E41"/>
    <w:rsid w:val="00F41E66"/>
    <w:rsid w:val="00F41EBE"/>
    <w:rsid w:val="00F42423"/>
    <w:rsid w:val="00F424ED"/>
    <w:rsid w:val="00F42591"/>
    <w:rsid w:val="00F42B83"/>
    <w:rsid w:val="00F42E1A"/>
    <w:rsid w:val="00F431B6"/>
    <w:rsid w:val="00F4357C"/>
    <w:rsid w:val="00F43F65"/>
    <w:rsid w:val="00F441E4"/>
    <w:rsid w:val="00F4455E"/>
    <w:rsid w:val="00F44885"/>
    <w:rsid w:val="00F448C5"/>
    <w:rsid w:val="00F44A2A"/>
    <w:rsid w:val="00F44A4D"/>
    <w:rsid w:val="00F44BF2"/>
    <w:rsid w:val="00F4528E"/>
    <w:rsid w:val="00F4538D"/>
    <w:rsid w:val="00F45B52"/>
    <w:rsid w:val="00F461C4"/>
    <w:rsid w:val="00F466EC"/>
    <w:rsid w:val="00F46D68"/>
    <w:rsid w:val="00F472DD"/>
    <w:rsid w:val="00F4788A"/>
    <w:rsid w:val="00F479B5"/>
    <w:rsid w:val="00F47BB5"/>
    <w:rsid w:val="00F47CD0"/>
    <w:rsid w:val="00F47E8F"/>
    <w:rsid w:val="00F47EE8"/>
    <w:rsid w:val="00F501DF"/>
    <w:rsid w:val="00F50263"/>
    <w:rsid w:val="00F5066C"/>
    <w:rsid w:val="00F50D5D"/>
    <w:rsid w:val="00F50D7E"/>
    <w:rsid w:val="00F515F4"/>
    <w:rsid w:val="00F51D29"/>
    <w:rsid w:val="00F5222B"/>
    <w:rsid w:val="00F52566"/>
    <w:rsid w:val="00F52749"/>
    <w:rsid w:val="00F52937"/>
    <w:rsid w:val="00F52AE7"/>
    <w:rsid w:val="00F52E15"/>
    <w:rsid w:val="00F54272"/>
    <w:rsid w:val="00F54FBA"/>
    <w:rsid w:val="00F554F9"/>
    <w:rsid w:val="00F55ABF"/>
    <w:rsid w:val="00F55B14"/>
    <w:rsid w:val="00F561C8"/>
    <w:rsid w:val="00F569C6"/>
    <w:rsid w:val="00F56F92"/>
    <w:rsid w:val="00F570F6"/>
    <w:rsid w:val="00F57AD0"/>
    <w:rsid w:val="00F6006F"/>
    <w:rsid w:val="00F602C8"/>
    <w:rsid w:val="00F60988"/>
    <w:rsid w:val="00F61263"/>
    <w:rsid w:val="00F613F2"/>
    <w:rsid w:val="00F616B4"/>
    <w:rsid w:val="00F618AD"/>
    <w:rsid w:val="00F61EF7"/>
    <w:rsid w:val="00F62451"/>
    <w:rsid w:val="00F628A7"/>
    <w:rsid w:val="00F62D32"/>
    <w:rsid w:val="00F62EB8"/>
    <w:rsid w:val="00F63437"/>
    <w:rsid w:val="00F6363B"/>
    <w:rsid w:val="00F63F2F"/>
    <w:rsid w:val="00F6458B"/>
    <w:rsid w:val="00F6460C"/>
    <w:rsid w:val="00F64B3C"/>
    <w:rsid w:val="00F655B0"/>
    <w:rsid w:val="00F65DB3"/>
    <w:rsid w:val="00F66251"/>
    <w:rsid w:val="00F66769"/>
    <w:rsid w:val="00F66BBC"/>
    <w:rsid w:val="00F66C72"/>
    <w:rsid w:val="00F66D82"/>
    <w:rsid w:val="00F67039"/>
    <w:rsid w:val="00F672BF"/>
    <w:rsid w:val="00F6777B"/>
    <w:rsid w:val="00F67C37"/>
    <w:rsid w:val="00F67E9D"/>
    <w:rsid w:val="00F67ED2"/>
    <w:rsid w:val="00F70161"/>
    <w:rsid w:val="00F70338"/>
    <w:rsid w:val="00F70554"/>
    <w:rsid w:val="00F70EA5"/>
    <w:rsid w:val="00F713F9"/>
    <w:rsid w:val="00F71518"/>
    <w:rsid w:val="00F7155E"/>
    <w:rsid w:val="00F716A5"/>
    <w:rsid w:val="00F717CA"/>
    <w:rsid w:val="00F7235D"/>
    <w:rsid w:val="00F72368"/>
    <w:rsid w:val="00F72543"/>
    <w:rsid w:val="00F72840"/>
    <w:rsid w:val="00F72CE6"/>
    <w:rsid w:val="00F72E9D"/>
    <w:rsid w:val="00F730A1"/>
    <w:rsid w:val="00F73288"/>
    <w:rsid w:val="00F732BC"/>
    <w:rsid w:val="00F7332A"/>
    <w:rsid w:val="00F746B6"/>
    <w:rsid w:val="00F74831"/>
    <w:rsid w:val="00F74EF8"/>
    <w:rsid w:val="00F7541F"/>
    <w:rsid w:val="00F75817"/>
    <w:rsid w:val="00F75853"/>
    <w:rsid w:val="00F75E7D"/>
    <w:rsid w:val="00F75FE7"/>
    <w:rsid w:val="00F7656F"/>
    <w:rsid w:val="00F76658"/>
    <w:rsid w:val="00F7676E"/>
    <w:rsid w:val="00F76BD9"/>
    <w:rsid w:val="00F76CEC"/>
    <w:rsid w:val="00F76FCC"/>
    <w:rsid w:val="00F77654"/>
    <w:rsid w:val="00F776AC"/>
    <w:rsid w:val="00F77718"/>
    <w:rsid w:val="00F77748"/>
    <w:rsid w:val="00F77B46"/>
    <w:rsid w:val="00F77CC8"/>
    <w:rsid w:val="00F77DF5"/>
    <w:rsid w:val="00F77F75"/>
    <w:rsid w:val="00F80487"/>
    <w:rsid w:val="00F8057C"/>
    <w:rsid w:val="00F8096C"/>
    <w:rsid w:val="00F80F35"/>
    <w:rsid w:val="00F81D96"/>
    <w:rsid w:val="00F82478"/>
    <w:rsid w:val="00F825C9"/>
    <w:rsid w:val="00F828BA"/>
    <w:rsid w:val="00F82A4A"/>
    <w:rsid w:val="00F82F84"/>
    <w:rsid w:val="00F83220"/>
    <w:rsid w:val="00F83824"/>
    <w:rsid w:val="00F83F9A"/>
    <w:rsid w:val="00F84015"/>
    <w:rsid w:val="00F84044"/>
    <w:rsid w:val="00F840EF"/>
    <w:rsid w:val="00F84129"/>
    <w:rsid w:val="00F8417A"/>
    <w:rsid w:val="00F843F7"/>
    <w:rsid w:val="00F84835"/>
    <w:rsid w:val="00F84EBF"/>
    <w:rsid w:val="00F85067"/>
    <w:rsid w:val="00F8513C"/>
    <w:rsid w:val="00F85476"/>
    <w:rsid w:val="00F8589B"/>
    <w:rsid w:val="00F85C1D"/>
    <w:rsid w:val="00F86181"/>
    <w:rsid w:val="00F86755"/>
    <w:rsid w:val="00F8684D"/>
    <w:rsid w:val="00F8689E"/>
    <w:rsid w:val="00F86AC5"/>
    <w:rsid w:val="00F86B58"/>
    <w:rsid w:val="00F8785A"/>
    <w:rsid w:val="00F87B83"/>
    <w:rsid w:val="00F87DC9"/>
    <w:rsid w:val="00F900BE"/>
    <w:rsid w:val="00F902D0"/>
    <w:rsid w:val="00F90379"/>
    <w:rsid w:val="00F919C2"/>
    <w:rsid w:val="00F925A2"/>
    <w:rsid w:val="00F927B6"/>
    <w:rsid w:val="00F92967"/>
    <w:rsid w:val="00F92A20"/>
    <w:rsid w:val="00F92ACC"/>
    <w:rsid w:val="00F92C38"/>
    <w:rsid w:val="00F92FC3"/>
    <w:rsid w:val="00F93263"/>
    <w:rsid w:val="00F934C9"/>
    <w:rsid w:val="00F935B8"/>
    <w:rsid w:val="00F935C3"/>
    <w:rsid w:val="00F9392A"/>
    <w:rsid w:val="00F94776"/>
    <w:rsid w:val="00F947FE"/>
    <w:rsid w:val="00F9502E"/>
    <w:rsid w:val="00F950DB"/>
    <w:rsid w:val="00F9558C"/>
    <w:rsid w:val="00F956AC"/>
    <w:rsid w:val="00F9576F"/>
    <w:rsid w:val="00F95D75"/>
    <w:rsid w:val="00F962A8"/>
    <w:rsid w:val="00F9661D"/>
    <w:rsid w:val="00F96B2B"/>
    <w:rsid w:val="00F96B56"/>
    <w:rsid w:val="00F96D5D"/>
    <w:rsid w:val="00F96DC5"/>
    <w:rsid w:val="00F96EF2"/>
    <w:rsid w:val="00F97364"/>
    <w:rsid w:val="00F977E9"/>
    <w:rsid w:val="00F977F8"/>
    <w:rsid w:val="00F97863"/>
    <w:rsid w:val="00F97873"/>
    <w:rsid w:val="00F9799A"/>
    <w:rsid w:val="00F97CB3"/>
    <w:rsid w:val="00F97FD0"/>
    <w:rsid w:val="00FA04E4"/>
    <w:rsid w:val="00FA0DC1"/>
    <w:rsid w:val="00FA1540"/>
    <w:rsid w:val="00FA1A80"/>
    <w:rsid w:val="00FA1B57"/>
    <w:rsid w:val="00FA1E17"/>
    <w:rsid w:val="00FA21E3"/>
    <w:rsid w:val="00FA278B"/>
    <w:rsid w:val="00FA2808"/>
    <w:rsid w:val="00FA2FA3"/>
    <w:rsid w:val="00FA3135"/>
    <w:rsid w:val="00FA454A"/>
    <w:rsid w:val="00FA4628"/>
    <w:rsid w:val="00FA4667"/>
    <w:rsid w:val="00FA4818"/>
    <w:rsid w:val="00FA49ED"/>
    <w:rsid w:val="00FA4BB9"/>
    <w:rsid w:val="00FA4BDE"/>
    <w:rsid w:val="00FA5057"/>
    <w:rsid w:val="00FA51E7"/>
    <w:rsid w:val="00FA5362"/>
    <w:rsid w:val="00FA55B6"/>
    <w:rsid w:val="00FA6610"/>
    <w:rsid w:val="00FA6911"/>
    <w:rsid w:val="00FA6BC6"/>
    <w:rsid w:val="00FA6C65"/>
    <w:rsid w:val="00FA6F21"/>
    <w:rsid w:val="00FA73A3"/>
    <w:rsid w:val="00FA7ACC"/>
    <w:rsid w:val="00FA7C0C"/>
    <w:rsid w:val="00FA7CA4"/>
    <w:rsid w:val="00FA7CCC"/>
    <w:rsid w:val="00FB033D"/>
    <w:rsid w:val="00FB05EE"/>
    <w:rsid w:val="00FB07D1"/>
    <w:rsid w:val="00FB09EE"/>
    <w:rsid w:val="00FB10F4"/>
    <w:rsid w:val="00FB1321"/>
    <w:rsid w:val="00FB1865"/>
    <w:rsid w:val="00FB1C48"/>
    <w:rsid w:val="00FB1C49"/>
    <w:rsid w:val="00FB2011"/>
    <w:rsid w:val="00FB2436"/>
    <w:rsid w:val="00FB25A3"/>
    <w:rsid w:val="00FB2BB1"/>
    <w:rsid w:val="00FB2EC2"/>
    <w:rsid w:val="00FB35F5"/>
    <w:rsid w:val="00FB406A"/>
    <w:rsid w:val="00FB42E9"/>
    <w:rsid w:val="00FB47B0"/>
    <w:rsid w:val="00FB4A95"/>
    <w:rsid w:val="00FB4F0D"/>
    <w:rsid w:val="00FB517A"/>
    <w:rsid w:val="00FB5E18"/>
    <w:rsid w:val="00FB6229"/>
    <w:rsid w:val="00FB622A"/>
    <w:rsid w:val="00FB63C3"/>
    <w:rsid w:val="00FB647E"/>
    <w:rsid w:val="00FB656C"/>
    <w:rsid w:val="00FB6BD7"/>
    <w:rsid w:val="00FB735E"/>
    <w:rsid w:val="00FB76AA"/>
    <w:rsid w:val="00FB776E"/>
    <w:rsid w:val="00FC01D9"/>
    <w:rsid w:val="00FC02ED"/>
    <w:rsid w:val="00FC05BC"/>
    <w:rsid w:val="00FC096B"/>
    <w:rsid w:val="00FC0971"/>
    <w:rsid w:val="00FC0B09"/>
    <w:rsid w:val="00FC0EA8"/>
    <w:rsid w:val="00FC126F"/>
    <w:rsid w:val="00FC147E"/>
    <w:rsid w:val="00FC1900"/>
    <w:rsid w:val="00FC19C7"/>
    <w:rsid w:val="00FC1BB5"/>
    <w:rsid w:val="00FC1D08"/>
    <w:rsid w:val="00FC21EA"/>
    <w:rsid w:val="00FC23FB"/>
    <w:rsid w:val="00FC2678"/>
    <w:rsid w:val="00FC3B35"/>
    <w:rsid w:val="00FC3B6A"/>
    <w:rsid w:val="00FC3FD6"/>
    <w:rsid w:val="00FC43E0"/>
    <w:rsid w:val="00FC451B"/>
    <w:rsid w:val="00FC460F"/>
    <w:rsid w:val="00FC4882"/>
    <w:rsid w:val="00FC4910"/>
    <w:rsid w:val="00FC4A4E"/>
    <w:rsid w:val="00FC4D4C"/>
    <w:rsid w:val="00FC5088"/>
    <w:rsid w:val="00FC59D7"/>
    <w:rsid w:val="00FC5D87"/>
    <w:rsid w:val="00FC6857"/>
    <w:rsid w:val="00FC685C"/>
    <w:rsid w:val="00FC6CE0"/>
    <w:rsid w:val="00FC7074"/>
    <w:rsid w:val="00FC7220"/>
    <w:rsid w:val="00FC7535"/>
    <w:rsid w:val="00FC77F7"/>
    <w:rsid w:val="00FC7AFB"/>
    <w:rsid w:val="00FD09B2"/>
    <w:rsid w:val="00FD10B0"/>
    <w:rsid w:val="00FD10B1"/>
    <w:rsid w:val="00FD11FB"/>
    <w:rsid w:val="00FD12DC"/>
    <w:rsid w:val="00FD193A"/>
    <w:rsid w:val="00FD1A29"/>
    <w:rsid w:val="00FD1FD1"/>
    <w:rsid w:val="00FD216D"/>
    <w:rsid w:val="00FD2503"/>
    <w:rsid w:val="00FD2579"/>
    <w:rsid w:val="00FD289B"/>
    <w:rsid w:val="00FD28B4"/>
    <w:rsid w:val="00FD2C63"/>
    <w:rsid w:val="00FD34FE"/>
    <w:rsid w:val="00FD38EA"/>
    <w:rsid w:val="00FD4418"/>
    <w:rsid w:val="00FD457A"/>
    <w:rsid w:val="00FD488C"/>
    <w:rsid w:val="00FD4901"/>
    <w:rsid w:val="00FD546B"/>
    <w:rsid w:val="00FD55FA"/>
    <w:rsid w:val="00FD6118"/>
    <w:rsid w:val="00FD6CE9"/>
    <w:rsid w:val="00FD6FD7"/>
    <w:rsid w:val="00FD774D"/>
    <w:rsid w:val="00FD7C3B"/>
    <w:rsid w:val="00FE0093"/>
    <w:rsid w:val="00FE00BE"/>
    <w:rsid w:val="00FE0146"/>
    <w:rsid w:val="00FE0629"/>
    <w:rsid w:val="00FE1499"/>
    <w:rsid w:val="00FE14C4"/>
    <w:rsid w:val="00FE1A1D"/>
    <w:rsid w:val="00FE1B9D"/>
    <w:rsid w:val="00FE1D2F"/>
    <w:rsid w:val="00FE1D7D"/>
    <w:rsid w:val="00FE295B"/>
    <w:rsid w:val="00FE2EA3"/>
    <w:rsid w:val="00FE304D"/>
    <w:rsid w:val="00FE31AA"/>
    <w:rsid w:val="00FE357E"/>
    <w:rsid w:val="00FE35D3"/>
    <w:rsid w:val="00FE36E6"/>
    <w:rsid w:val="00FE3857"/>
    <w:rsid w:val="00FE3F9E"/>
    <w:rsid w:val="00FE43C7"/>
    <w:rsid w:val="00FE45CF"/>
    <w:rsid w:val="00FE4C77"/>
    <w:rsid w:val="00FE4D65"/>
    <w:rsid w:val="00FE5137"/>
    <w:rsid w:val="00FE53DD"/>
    <w:rsid w:val="00FE54CB"/>
    <w:rsid w:val="00FE54F7"/>
    <w:rsid w:val="00FE5A8F"/>
    <w:rsid w:val="00FE5DB0"/>
    <w:rsid w:val="00FE6648"/>
    <w:rsid w:val="00FE74B6"/>
    <w:rsid w:val="00FE76E7"/>
    <w:rsid w:val="00FF0A3D"/>
    <w:rsid w:val="00FF0E38"/>
    <w:rsid w:val="00FF18B3"/>
    <w:rsid w:val="00FF1A8D"/>
    <w:rsid w:val="00FF1BAA"/>
    <w:rsid w:val="00FF30AB"/>
    <w:rsid w:val="00FF30C7"/>
    <w:rsid w:val="00FF360C"/>
    <w:rsid w:val="00FF403D"/>
    <w:rsid w:val="00FF553E"/>
    <w:rsid w:val="00FF56AD"/>
    <w:rsid w:val="00FF56BD"/>
    <w:rsid w:val="00FF5B50"/>
    <w:rsid w:val="00FF5DEB"/>
    <w:rsid w:val="00FF6209"/>
    <w:rsid w:val="00FF65EA"/>
    <w:rsid w:val="00FF66FF"/>
    <w:rsid w:val="00FF6966"/>
    <w:rsid w:val="00FF699D"/>
    <w:rsid w:val="00FF6FDE"/>
    <w:rsid w:val="00FF74DE"/>
    <w:rsid w:val="00FF7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C0676"/>
  <w15:chartTrackingRefBased/>
  <w15:docId w15:val="{14945CB5-7895-43F2-BB39-9280185B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389"/>
    <w:pPr>
      <w:widowControl w:val="0"/>
      <w:jc w:val="both"/>
    </w:pPr>
    <w:rPr>
      <w:color w:val="2E74B5" w:themeColor="accent1" w:themeShade="BF"/>
    </w:rPr>
  </w:style>
  <w:style w:type="paragraph" w:styleId="1">
    <w:name w:val="heading 1"/>
    <w:basedOn w:val="a"/>
    <w:next w:val="a"/>
    <w:link w:val="10"/>
    <w:uiPriority w:val="9"/>
    <w:qFormat/>
    <w:rsid w:val="005C2039"/>
    <w:pPr>
      <w:keepNext/>
      <w:keepLines/>
      <w:numPr>
        <w:numId w:val="1"/>
      </w:numPr>
      <w:spacing w:before="340" w:after="330" w:line="578" w:lineRule="auto"/>
      <w:outlineLvl w:val="0"/>
    </w:pPr>
    <w:rPr>
      <w:rFonts w:eastAsia="黑体"/>
      <w:b/>
      <w:bCs/>
      <w:kern w:val="44"/>
      <w:sz w:val="28"/>
      <w:szCs w:val="44"/>
    </w:rPr>
  </w:style>
  <w:style w:type="paragraph" w:styleId="2">
    <w:name w:val="heading 2"/>
    <w:basedOn w:val="a"/>
    <w:next w:val="a"/>
    <w:link w:val="20"/>
    <w:uiPriority w:val="9"/>
    <w:unhideWhenUsed/>
    <w:qFormat/>
    <w:rsid w:val="005C2039"/>
    <w:pPr>
      <w:keepNext/>
      <w:keepLines/>
      <w:numPr>
        <w:ilvl w:val="1"/>
        <w:numId w:val="1"/>
      </w:numPr>
      <w:spacing w:before="260" w:after="260" w:line="415" w:lineRule="auto"/>
      <w:outlineLvl w:val="1"/>
    </w:pPr>
    <w:rPr>
      <w:rFonts w:eastAsia="黑体" w:cstheme="majorBidi"/>
      <w:b/>
      <w:bCs/>
      <w:sz w:val="24"/>
      <w:szCs w:val="32"/>
    </w:rPr>
  </w:style>
  <w:style w:type="paragraph" w:styleId="3">
    <w:name w:val="heading 3"/>
    <w:basedOn w:val="a"/>
    <w:next w:val="a"/>
    <w:link w:val="30"/>
    <w:uiPriority w:val="9"/>
    <w:unhideWhenUsed/>
    <w:qFormat/>
    <w:rsid w:val="002029AA"/>
    <w:pPr>
      <w:keepNext/>
      <w:keepLines/>
      <w:numPr>
        <w:ilvl w:val="2"/>
        <w:numId w:val="1"/>
      </w:numPr>
      <w:spacing w:before="260" w:after="260" w:line="416" w:lineRule="auto"/>
      <w:outlineLvl w:val="2"/>
    </w:pPr>
    <w:rPr>
      <w:b/>
      <w:bCs/>
      <w:sz w:val="28"/>
      <w:szCs w:val="32"/>
    </w:rPr>
  </w:style>
  <w:style w:type="paragraph" w:styleId="4">
    <w:name w:val="heading 4"/>
    <w:basedOn w:val="3"/>
    <w:next w:val="a"/>
    <w:link w:val="40"/>
    <w:uiPriority w:val="9"/>
    <w:unhideWhenUsed/>
    <w:qFormat/>
    <w:rsid w:val="00572D4A"/>
    <w:pPr>
      <w:numPr>
        <w:ilvl w:val="3"/>
      </w:numPr>
      <w:outlineLvl w:val="3"/>
    </w:pPr>
    <w:rPr>
      <w:sz w:val="24"/>
    </w:rPr>
  </w:style>
  <w:style w:type="paragraph" w:styleId="5">
    <w:name w:val="heading 5"/>
    <w:basedOn w:val="a"/>
    <w:next w:val="a"/>
    <w:link w:val="50"/>
    <w:uiPriority w:val="9"/>
    <w:unhideWhenUsed/>
    <w:qFormat/>
    <w:rsid w:val="00BA3413"/>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6E4759"/>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2039"/>
    <w:rPr>
      <w:rFonts w:eastAsia="黑体"/>
      <w:b/>
      <w:bCs/>
      <w:color w:val="2E74B5" w:themeColor="accent1" w:themeShade="BF"/>
      <w:kern w:val="44"/>
      <w:sz w:val="28"/>
      <w:szCs w:val="44"/>
    </w:rPr>
  </w:style>
  <w:style w:type="character" w:customStyle="1" w:styleId="20">
    <w:name w:val="标题 2 字符"/>
    <w:basedOn w:val="a0"/>
    <w:link w:val="2"/>
    <w:uiPriority w:val="9"/>
    <w:rsid w:val="005C2039"/>
    <w:rPr>
      <w:rFonts w:eastAsia="黑体" w:cstheme="majorBidi"/>
      <w:b/>
      <w:bCs/>
      <w:color w:val="2E74B5" w:themeColor="accent1" w:themeShade="BF"/>
      <w:sz w:val="24"/>
      <w:szCs w:val="32"/>
    </w:rPr>
  </w:style>
  <w:style w:type="character" w:customStyle="1" w:styleId="30">
    <w:name w:val="标题 3 字符"/>
    <w:basedOn w:val="a0"/>
    <w:link w:val="3"/>
    <w:uiPriority w:val="9"/>
    <w:rsid w:val="002029AA"/>
    <w:rPr>
      <w:b/>
      <w:bCs/>
      <w:color w:val="2E74B5" w:themeColor="accent1" w:themeShade="BF"/>
      <w:sz w:val="28"/>
      <w:szCs w:val="32"/>
    </w:rPr>
  </w:style>
  <w:style w:type="paragraph" w:styleId="a3">
    <w:name w:val="No Spacing"/>
    <w:link w:val="a4"/>
    <w:uiPriority w:val="1"/>
    <w:qFormat/>
    <w:rsid w:val="00CF0CAB"/>
    <w:rPr>
      <w:kern w:val="0"/>
      <w:sz w:val="22"/>
    </w:rPr>
  </w:style>
  <w:style w:type="character" w:customStyle="1" w:styleId="a4">
    <w:name w:val="无间隔 字符"/>
    <w:basedOn w:val="a0"/>
    <w:link w:val="a3"/>
    <w:uiPriority w:val="1"/>
    <w:rsid w:val="00CF0CAB"/>
    <w:rPr>
      <w:kern w:val="0"/>
      <w:sz w:val="22"/>
    </w:rPr>
  </w:style>
  <w:style w:type="paragraph" w:customStyle="1" w:styleId="a5">
    <w:name w:val="我的说明"/>
    <w:basedOn w:val="a"/>
    <w:link w:val="Char"/>
    <w:qFormat/>
    <w:rsid w:val="00E01165"/>
    <w:pPr>
      <w:ind w:firstLineChars="200" w:firstLine="480"/>
    </w:pPr>
    <w:rPr>
      <w:color w:val="833C0B" w:themeColor="accent2" w:themeShade="80"/>
      <w:sz w:val="24"/>
    </w:rPr>
  </w:style>
  <w:style w:type="table" w:styleId="a6">
    <w:name w:val="Table Grid"/>
    <w:basedOn w:val="a1"/>
    <w:uiPriority w:val="39"/>
    <w:rsid w:val="00566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我的说明 Char"/>
    <w:basedOn w:val="a0"/>
    <w:link w:val="a5"/>
    <w:rsid w:val="00E01165"/>
    <w:rPr>
      <w:color w:val="833C0B" w:themeColor="accent2" w:themeShade="80"/>
      <w:sz w:val="24"/>
    </w:rPr>
  </w:style>
  <w:style w:type="paragraph" w:styleId="TOC">
    <w:name w:val="TOC Heading"/>
    <w:basedOn w:val="1"/>
    <w:next w:val="a"/>
    <w:uiPriority w:val="39"/>
    <w:unhideWhenUsed/>
    <w:qFormat/>
    <w:rsid w:val="00662F8E"/>
    <w:pPr>
      <w:widowControl/>
      <w:numPr>
        <w:numId w:val="0"/>
      </w:numPr>
      <w:spacing w:before="240" w:after="0" w:line="259" w:lineRule="auto"/>
      <w:jc w:val="left"/>
      <w:outlineLvl w:val="9"/>
    </w:pPr>
    <w:rPr>
      <w:rFonts w:asciiTheme="majorHAnsi" w:hAnsiTheme="majorHAnsi" w:cstheme="majorBidi"/>
      <w:b w:val="0"/>
      <w:bCs w:val="0"/>
      <w:kern w:val="0"/>
      <w:sz w:val="32"/>
      <w:szCs w:val="32"/>
    </w:rPr>
  </w:style>
  <w:style w:type="paragraph" w:styleId="TOC1">
    <w:name w:val="toc 1"/>
    <w:basedOn w:val="a"/>
    <w:next w:val="a"/>
    <w:autoRedefine/>
    <w:uiPriority w:val="39"/>
    <w:unhideWhenUsed/>
    <w:rsid w:val="00307389"/>
    <w:rPr>
      <w:noProof/>
    </w:rPr>
  </w:style>
  <w:style w:type="paragraph" w:styleId="TOC2">
    <w:name w:val="toc 2"/>
    <w:basedOn w:val="a"/>
    <w:next w:val="a"/>
    <w:autoRedefine/>
    <w:uiPriority w:val="39"/>
    <w:unhideWhenUsed/>
    <w:rsid w:val="00662F8E"/>
    <w:pPr>
      <w:ind w:leftChars="200" w:left="420"/>
    </w:pPr>
  </w:style>
  <w:style w:type="paragraph" w:styleId="TOC3">
    <w:name w:val="toc 3"/>
    <w:basedOn w:val="a"/>
    <w:next w:val="a"/>
    <w:autoRedefine/>
    <w:uiPriority w:val="39"/>
    <w:unhideWhenUsed/>
    <w:rsid w:val="00662F8E"/>
    <w:pPr>
      <w:ind w:leftChars="400" w:left="840"/>
    </w:pPr>
  </w:style>
  <w:style w:type="character" w:styleId="a7">
    <w:name w:val="Hyperlink"/>
    <w:basedOn w:val="a0"/>
    <w:uiPriority w:val="99"/>
    <w:unhideWhenUsed/>
    <w:rsid w:val="00662F8E"/>
    <w:rPr>
      <w:color w:val="0563C1" w:themeColor="hyperlink"/>
      <w:u w:val="single"/>
    </w:rPr>
  </w:style>
  <w:style w:type="paragraph" w:styleId="a8">
    <w:name w:val="header"/>
    <w:basedOn w:val="a"/>
    <w:link w:val="a9"/>
    <w:uiPriority w:val="99"/>
    <w:unhideWhenUsed/>
    <w:rsid w:val="00FD774D"/>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FD774D"/>
    <w:rPr>
      <w:sz w:val="18"/>
      <w:szCs w:val="18"/>
    </w:rPr>
  </w:style>
  <w:style w:type="paragraph" w:styleId="aa">
    <w:name w:val="footer"/>
    <w:basedOn w:val="a"/>
    <w:link w:val="ab"/>
    <w:unhideWhenUsed/>
    <w:rsid w:val="00FD774D"/>
    <w:pPr>
      <w:tabs>
        <w:tab w:val="center" w:pos="4153"/>
        <w:tab w:val="right" w:pos="8306"/>
      </w:tabs>
      <w:snapToGrid w:val="0"/>
      <w:jc w:val="left"/>
    </w:pPr>
    <w:rPr>
      <w:sz w:val="18"/>
      <w:szCs w:val="18"/>
    </w:rPr>
  </w:style>
  <w:style w:type="character" w:customStyle="1" w:styleId="ab">
    <w:name w:val="页脚 字符"/>
    <w:basedOn w:val="a0"/>
    <w:link w:val="aa"/>
    <w:uiPriority w:val="99"/>
    <w:rsid w:val="00FD774D"/>
    <w:rPr>
      <w:sz w:val="18"/>
      <w:szCs w:val="18"/>
    </w:rPr>
  </w:style>
  <w:style w:type="character" w:customStyle="1" w:styleId="40">
    <w:name w:val="标题 4 字符"/>
    <w:basedOn w:val="a0"/>
    <w:link w:val="4"/>
    <w:uiPriority w:val="9"/>
    <w:rsid w:val="00572D4A"/>
    <w:rPr>
      <w:b/>
      <w:bCs/>
      <w:color w:val="2E74B5" w:themeColor="accent1" w:themeShade="BF"/>
      <w:sz w:val="24"/>
      <w:szCs w:val="32"/>
    </w:rPr>
  </w:style>
  <w:style w:type="paragraph" w:styleId="ac">
    <w:name w:val="caption"/>
    <w:basedOn w:val="a"/>
    <w:next w:val="a"/>
    <w:uiPriority w:val="35"/>
    <w:unhideWhenUsed/>
    <w:qFormat/>
    <w:rsid w:val="003847B5"/>
    <w:rPr>
      <w:rFonts w:asciiTheme="majorHAnsi" w:eastAsia="黑体" w:hAnsiTheme="majorHAnsi" w:cstheme="majorBidi"/>
      <w:sz w:val="20"/>
      <w:szCs w:val="20"/>
    </w:rPr>
  </w:style>
  <w:style w:type="paragraph" w:styleId="ad">
    <w:name w:val="table of figures"/>
    <w:basedOn w:val="a"/>
    <w:next w:val="a"/>
    <w:uiPriority w:val="99"/>
    <w:unhideWhenUsed/>
    <w:rsid w:val="00C23E77"/>
    <w:pPr>
      <w:ind w:leftChars="200" w:left="200" w:hangingChars="200" w:hanging="200"/>
    </w:pPr>
  </w:style>
  <w:style w:type="character" w:styleId="ae">
    <w:name w:val="FollowedHyperlink"/>
    <w:basedOn w:val="a0"/>
    <w:uiPriority w:val="99"/>
    <w:semiHidden/>
    <w:unhideWhenUsed/>
    <w:rsid w:val="00460782"/>
    <w:rPr>
      <w:color w:val="954F72" w:themeColor="followedHyperlink"/>
      <w:u w:val="single"/>
    </w:rPr>
  </w:style>
  <w:style w:type="paragraph" w:styleId="af">
    <w:name w:val="List Paragraph"/>
    <w:basedOn w:val="a"/>
    <w:uiPriority w:val="34"/>
    <w:qFormat/>
    <w:rsid w:val="00DA7B0F"/>
    <w:pPr>
      <w:ind w:firstLineChars="200" w:firstLine="420"/>
    </w:pPr>
    <w:rPr>
      <w:color w:val="auto"/>
    </w:rPr>
  </w:style>
  <w:style w:type="character" w:customStyle="1" w:styleId="Char0">
    <w:name w:val="页脚 Char"/>
    <w:uiPriority w:val="99"/>
    <w:rsid w:val="005C2039"/>
    <w:rPr>
      <w:rFonts w:ascii="宋体"/>
      <w:sz w:val="18"/>
      <w:lang w:val="en-GB"/>
    </w:rPr>
  </w:style>
  <w:style w:type="character" w:customStyle="1" w:styleId="Char1">
    <w:name w:val="页眉 Char"/>
    <w:uiPriority w:val="99"/>
    <w:rsid w:val="005C2039"/>
    <w:rPr>
      <w:rFonts w:ascii="宋体"/>
      <w:sz w:val="18"/>
      <w:lang w:val="en-GB"/>
    </w:rPr>
  </w:style>
  <w:style w:type="character" w:styleId="af0">
    <w:name w:val="annotation reference"/>
    <w:basedOn w:val="a0"/>
    <w:uiPriority w:val="99"/>
    <w:semiHidden/>
    <w:unhideWhenUsed/>
    <w:rsid w:val="00215AA6"/>
    <w:rPr>
      <w:sz w:val="21"/>
      <w:szCs w:val="21"/>
    </w:rPr>
  </w:style>
  <w:style w:type="paragraph" w:styleId="af1">
    <w:name w:val="annotation text"/>
    <w:basedOn w:val="a"/>
    <w:link w:val="af2"/>
    <w:uiPriority w:val="99"/>
    <w:semiHidden/>
    <w:unhideWhenUsed/>
    <w:rsid w:val="00215AA6"/>
    <w:pPr>
      <w:jc w:val="left"/>
    </w:pPr>
  </w:style>
  <w:style w:type="character" w:customStyle="1" w:styleId="af2">
    <w:name w:val="批注文字 字符"/>
    <w:basedOn w:val="a0"/>
    <w:link w:val="af1"/>
    <w:uiPriority w:val="99"/>
    <w:semiHidden/>
    <w:rsid w:val="00215AA6"/>
    <w:rPr>
      <w:color w:val="2E74B5" w:themeColor="accent1" w:themeShade="BF"/>
    </w:rPr>
  </w:style>
  <w:style w:type="paragraph" w:styleId="af3">
    <w:name w:val="Balloon Text"/>
    <w:basedOn w:val="a"/>
    <w:link w:val="af4"/>
    <w:uiPriority w:val="99"/>
    <w:semiHidden/>
    <w:unhideWhenUsed/>
    <w:rsid w:val="00215AA6"/>
    <w:rPr>
      <w:sz w:val="18"/>
      <w:szCs w:val="18"/>
    </w:rPr>
  </w:style>
  <w:style w:type="character" w:customStyle="1" w:styleId="af4">
    <w:name w:val="批注框文本 字符"/>
    <w:basedOn w:val="a0"/>
    <w:link w:val="af3"/>
    <w:uiPriority w:val="99"/>
    <w:semiHidden/>
    <w:rsid w:val="00215AA6"/>
    <w:rPr>
      <w:color w:val="2E74B5" w:themeColor="accent1" w:themeShade="BF"/>
      <w:sz w:val="18"/>
      <w:szCs w:val="18"/>
    </w:rPr>
  </w:style>
  <w:style w:type="paragraph" w:styleId="af5">
    <w:name w:val="annotation subject"/>
    <w:basedOn w:val="af1"/>
    <w:next w:val="af1"/>
    <w:link w:val="af6"/>
    <w:uiPriority w:val="99"/>
    <w:semiHidden/>
    <w:unhideWhenUsed/>
    <w:rsid w:val="00A24FC7"/>
    <w:rPr>
      <w:b/>
      <w:bCs/>
    </w:rPr>
  </w:style>
  <w:style w:type="character" w:customStyle="1" w:styleId="af6">
    <w:name w:val="批注主题 字符"/>
    <w:basedOn w:val="af2"/>
    <w:link w:val="af5"/>
    <w:uiPriority w:val="99"/>
    <w:semiHidden/>
    <w:rsid w:val="00A24FC7"/>
    <w:rPr>
      <w:b/>
      <w:bCs/>
      <w:color w:val="2E74B5" w:themeColor="accent1" w:themeShade="BF"/>
    </w:rPr>
  </w:style>
  <w:style w:type="paragraph" w:styleId="af7">
    <w:name w:val="Revision"/>
    <w:hidden/>
    <w:uiPriority w:val="99"/>
    <w:semiHidden/>
    <w:rsid w:val="00A24FC7"/>
    <w:rPr>
      <w:color w:val="2E74B5" w:themeColor="accent1" w:themeShade="BF"/>
    </w:rPr>
  </w:style>
  <w:style w:type="character" w:customStyle="1" w:styleId="50">
    <w:name w:val="标题 5 字符"/>
    <w:basedOn w:val="a0"/>
    <w:link w:val="5"/>
    <w:uiPriority w:val="9"/>
    <w:rsid w:val="00BA3413"/>
    <w:rPr>
      <w:b/>
      <w:bCs/>
      <w:color w:val="2E74B5" w:themeColor="accent1" w:themeShade="BF"/>
      <w:sz w:val="28"/>
      <w:szCs w:val="28"/>
    </w:rPr>
  </w:style>
  <w:style w:type="character" w:styleId="af8">
    <w:name w:val="Placeholder Text"/>
    <w:basedOn w:val="a0"/>
    <w:uiPriority w:val="99"/>
    <w:semiHidden/>
    <w:rsid w:val="00BC4140"/>
    <w:rPr>
      <w:color w:val="808080"/>
    </w:rPr>
  </w:style>
  <w:style w:type="numbering" w:styleId="111111">
    <w:name w:val="Outline List 2"/>
    <w:basedOn w:val="a2"/>
    <w:rsid w:val="006E4759"/>
    <w:pPr>
      <w:numPr>
        <w:numId w:val="36"/>
      </w:numPr>
    </w:pPr>
  </w:style>
  <w:style w:type="character" w:customStyle="1" w:styleId="60">
    <w:name w:val="标题 6 字符"/>
    <w:basedOn w:val="a0"/>
    <w:link w:val="6"/>
    <w:uiPriority w:val="9"/>
    <w:rsid w:val="006E4759"/>
    <w:rPr>
      <w:rFonts w:asciiTheme="majorHAnsi" w:eastAsiaTheme="majorEastAsia" w:hAnsiTheme="majorHAnsi" w:cstheme="majorBidi"/>
      <w:b/>
      <w:bCs/>
      <w:color w:val="2E74B5" w:themeColor="accent1" w:themeShade="BF"/>
      <w:sz w:val="24"/>
      <w:szCs w:val="24"/>
    </w:rPr>
  </w:style>
  <w:style w:type="paragraph" w:customStyle="1" w:styleId="af9">
    <w:name w:val="图表"/>
    <w:qFormat/>
    <w:rsid w:val="00F13703"/>
    <w:pPr>
      <w:jc w:val="center"/>
    </w:pPr>
    <w:rPr>
      <w:rFonts w:ascii="Times New Roman" w:eastAsia="宋体" w:hAnsi="Times New Roman" w:cstheme="majorBidi"/>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4439">
      <w:bodyDiv w:val="1"/>
      <w:marLeft w:val="0"/>
      <w:marRight w:val="0"/>
      <w:marTop w:val="0"/>
      <w:marBottom w:val="0"/>
      <w:divBdr>
        <w:top w:val="none" w:sz="0" w:space="0" w:color="auto"/>
        <w:left w:val="none" w:sz="0" w:space="0" w:color="auto"/>
        <w:bottom w:val="none" w:sz="0" w:space="0" w:color="auto"/>
        <w:right w:val="none" w:sz="0" w:space="0" w:color="auto"/>
      </w:divBdr>
    </w:div>
    <w:div w:id="70086234">
      <w:bodyDiv w:val="1"/>
      <w:marLeft w:val="0"/>
      <w:marRight w:val="0"/>
      <w:marTop w:val="0"/>
      <w:marBottom w:val="0"/>
      <w:divBdr>
        <w:top w:val="none" w:sz="0" w:space="0" w:color="auto"/>
        <w:left w:val="none" w:sz="0" w:space="0" w:color="auto"/>
        <w:bottom w:val="none" w:sz="0" w:space="0" w:color="auto"/>
        <w:right w:val="none" w:sz="0" w:space="0" w:color="auto"/>
      </w:divBdr>
    </w:div>
    <w:div w:id="73666551">
      <w:bodyDiv w:val="1"/>
      <w:marLeft w:val="0"/>
      <w:marRight w:val="0"/>
      <w:marTop w:val="0"/>
      <w:marBottom w:val="0"/>
      <w:divBdr>
        <w:top w:val="none" w:sz="0" w:space="0" w:color="auto"/>
        <w:left w:val="none" w:sz="0" w:space="0" w:color="auto"/>
        <w:bottom w:val="none" w:sz="0" w:space="0" w:color="auto"/>
        <w:right w:val="none" w:sz="0" w:space="0" w:color="auto"/>
      </w:divBdr>
    </w:div>
    <w:div w:id="103961977">
      <w:bodyDiv w:val="1"/>
      <w:marLeft w:val="0"/>
      <w:marRight w:val="0"/>
      <w:marTop w:val="0"/>
      <w:marBottom w:val="0"/>
      <w:divBdr>
        <w:top w:val="none" w:sz="0" w:space="0" w:color="auto"/>
        <w:left w:val="none" w:sz="0" w:space="0" w:color="auto"/>
        <w:bottom w:val="none" w:sz="0" w:space="0" w:color="auto"/>
        <w:right w:val="none" w:sz="0" w:space="0" w:color="auto"/>
      </w:divBdr>
    </w:div>
    <w:div w:id="103966405">
      <w:bodyDiv w:val="1"/>
      <w:marLeft w:val="0"/>
      <w:marRight w:val="0"/>
      <w:marTop w:val="0"/>
      <w:marBottom w:val="0"/>
      <w:divBdr>
        <w:top w:val="none" w:sz="0" w:space="0" w:color="auto"/>
        <w:left w:val="none" w:sz="0" w:space="0" w:color="auto"/>
        <w:bottom w:val="none" w:sz="0" w:space="0" w:color="auto"/>
        <w:right w:val="none" w:sz="0" w:space="0" w:color="auto"/>
      </w:divBdr>
    </w:div>
    <w:div w:id="127548730">
      <w:bodyDiv w:val="1"/>
      <w:marLeft w:val="0"/>
      <w:marRight w:val="0"/>
      <w:marTop w:val="0"/>
      <w:marBottom w:val="0"/>
      <w:divBdr>
        <w:top w:val="none" w:sz="0" w:space="0" w:color="auto"/>
        <w:left w:val="none" w:sz="0" w:space="0" w:color="auto"/>
        <w:bottom w:val="none" w:sz="0" w:space="0" w:color="auto"/>
        <w:right w:val="none" w:sz="0" w:space="0" w:color="auto"/>
      </w:divBdr>
    </w:div>
    <w:div w:id="132646638">
      <w:bodyDiv w:val="1"/>
      <w:marLeft w:val="0"/>
      <w:marRight w:val="0"/>
      <w:marTop w:val="0"/>
      <w:marBottom w:val="0"/>
      <w:divBdr>
        <w:top w:val="none" w:sz="0" w:space="0" w:color="auto"/>
        <w:left w:val="none" w:sz="0" w:space="0" w:color="auto"/>
        <w:bottom w:val="none" w:sz="0" w:space="0" w:color="auto"/>
        <w:right w:val="none" w:sz="0" w:space="0" w:color="auto"/>
      </w:divBdr>
    </w:div>
    <w:div w:id="147937677">
      <w:bodyDiv w:val="1"/>
      <w:marLeft w:val="0"/>
      <w:marRight w:val="0"/>
      <w:marTop w:val="0"/>
      <w:marBottom w:val="0"/>
      <w:divBdr>
        <w:top w:val="none" w:sz="0" w:space="0" w:color="auto"/>
        <w:left w:val="none" w:sz="0" w:space="0" w:color="auto"/>
        <w:bottom w:val="none" w:sz="0" w:space="0" w:color="auto"/>
        <w:right w:val="none" w:sz="0" w:space="0" w:color="auto"/>
      </w:divBdr>
    </w:div>
    <w:div w:id="150871653">
      <w:bodyDiv w:val="1"/>
      <w:marLeft w:val="0"/>
      <w:marRight w:val="0"/>
      <w:marTop w:val="0"/>
      <w:marBottom w:val="0"/>
      <w:divBdr>
        <w:top w:val="none" w:sz="0" w:space="0" w:color="auto"/>
        <w:left w:val="none" w:sz="0" w:space="0" w:color="auto"/>
        <w:bottom w:val="none" w:sz="0" w:space="0" w:color="auto"/>
        <w:right w:val="none" w:sz="0" w:space="0" w:color="auto"/>
      </w:divBdr>
    </w:div>
    <w:div w:id="156728562">
      <w:bodyDiv w:val="1"/>
      <w:marLeft w:val="0"/>
      <w:marRight w:val="0"/>
      <w:marTop w:val="0"/>
      <w:marBottom w:val="0"/>
      <w:divBdr>
        <w:top w:val="none" w:sz="0" w:space="0" w:color="auto"/>
        <w:left w:val="none" w:sz="0" w:space="0" w:color="auto"/>
        <w:bottom w:val="none" w:sz="0" w:space="0" w:color="auto"/>
        <w:right w:val="none" w:sz="0" w:space="0" w:color="auto"/>
      </w:divBdr>
    </w:div>
    <w:div w:id="168178475">
      <w:bodyDiv w:val="1"/>
      <w:marLeft w:val="0"/>
      <w:marRight w:val="0"/>
      <w:marTop w:val="0"/>
      <w:marBottom w:val="0"/>
      <w:divBdr>
        <w:top w:val="none" w:sz="0" w:space="0" w:color="auto"/>
        <w:left w:val="none" w:sz="0" w:space="0" w:color="auto"/>
        <w:bottom w:val="none" w:sz="0" w:space="0" w:color="auto"/>
        <w:right w:val="none" w:sz="0" w:space="0" w:color="auto"/>
      </w:divBdr>
    </w:div>
    <w:div w:id="169639748">
      <w:bodyDiv w:val="1"/>
      <w:marLeft w:val="0"/>
      <w:marRight w:val="0"/>
      <w:marTop w:val="0"/>
      <w:marBottom w:val="0"/>
      <w:divBdr>
        <w:top w:val="none" w:sz="0" w:space="0" w:color="auto"/>
        <w:left w:val="none" w:sz="0" w:space="0" w:color="auto"/>
        <w:bottom w:val="none" w:sz="0" w:space="0" w:color="auto"/>
        <w:right w:val="none" w:sz="0" w:space="0" w:color="auto"/>
      </w:divBdr>
    </w:div>
    <w:div w:id="171653011">
      <w:bodyDiv w:val="1"/>
      <w:marLeft w:val="0"/>
      <w:marRight w:val="0"/>
      <w:marTop w:val="0"/>
      <w:marBottom w:val="0"/>
      <w:divBdr>
        <w:top w:val="none" w:sz="0" w:space="0" w:color="auto"/>
        <w:left w:val="none" w:sz="0" w:space="0" w:color="auto"/>
        <w:bottom w:val="none" w:sz="0" w:space="0" w:color="auto"/>
        <w:right w:val="none" w:sz="0" w:space="0" w:color="auto"/>
      </w:divBdr>
    </w:div>
    <w:div w:id="178085544">
      <w:bodyDiv w:val="1"/>
      <w:marLeft w:val="0"/>
      <w:marRight w:val="0"/>
      <w:marTop w:val="0"/>
      <w:marBottom w:val="0"/>
      <w:divBdr>
        <w:top w:val="none" w:sz="0" w:space="0" w:color="auto"/>
        <w:left w:val="none" w:sz="0" w:space="0" w:color="auto"/>
        <w:bottom w:val="none" w:sz="0" w:space="0" w:color="auto"/>
        <w:right w:val="none" w:sz="0" w:space="0" w:color="auto"/>
      </w:divBdr>
    </w:div>
    <w:div w:id="202132177">
      <w:bodyDiv w:val="1"/>
      <w:marLeft w:val="0"/>
      <w:marRight w:val="0"/>
      <w:marTop w:val="0"/>
      <w:marBottom w:val="0"/>
      <w:divBdr>
        <w:top w:val="none" w:sz="0" w:space="0" w:color="auto"/>
        <w:left w:val="none" w:sz="0" w:space="0" w:color="auto"/>
        <w:bottom w:val="none" w:sz="0" w:space="0" w:color="auto"/>
        <w:right w:val="none" w:sz="0" w:space="0" w:color="auto"/>
      </w:divBdr>
    </w:div>
    <w:div w:id="215512405">
      <w:bodyDiv w:val="1"/>
      <w:marLeft w:val="0"/>
      <w:marRight w:val="0"/>
      <w:marTop w:val="0"/>
      <w:marBottom w:val="0"/>
      <w:divBdr>
        <w:top w:val="none" w:sz="0" w:space="0" w:color="auto"/>
        <w:left w:val="none" w:sz="0" w:space="0" w:color="auto"/>
        <w:bottom w:val="none" w:sz="0" w:space="0" w:color="auto"/>
        <w:right w:val="none" w:sz="0" w:space="0" w:color="auto"/>
      </w:divBdr>
    </w:div>
    <w:div w:id="231159216">
      <w:bodyDiv w:val="1"/>
      <w:marLeft w:val="0"/>
      <w:marRight w:val="0"/>
      <w:marTop w:val="0"/>
      <w:marBottom w:val="0"/>
      <w:divBdr>
        <w:top w:val="none" w:sz="0" w:space="0" w:color="auto"/>
        <w:left w:val="none" w:sz="0" w:space="0" w:color="auto"/>
        <w:bottom w:val="none" w:sz="0" w:space="0" w:color="auto"/>
        <w:right w:val="none" w:sz="0" w:space="0" w:color="auto"/>
      </w:divBdr>
    </w:div>
    <w:div w:id="238516076">
      <w:bodyDiv w:val="1"/>
      <w:marLeft w:val="0"/>
      <w:marRight w:val="0"/>
      <w:marTop w:val="0"/>
      <w:marBottom w:val="0"/>
      <w:divBdr>
        <w:top w:val="none" w:sz="0" w:space="0" w:color="auto"/>
        <w:left w:val="none" w:sz="0" w:space="0" w:color="auto"/>
        <w:bottom w:val="none" w:sz="0" w:space="0" w:color="auto"/>
        <w:right w:val="none" w:sz="0" w:space="0" w:color="auto"/>
      </w:divBdr>
    </w:div>
    <w:div w:id="271547849">
      <w:bodyDiv w:val="1"/>
      <w:marLeft w:val="0"/>
      <w:marRight w:val="0"/>
      <w:marTop w:val="0"/>
      <w:marBottom w:val="0"/>
      <w:divBdr>
        <w:top w:val="none" w:sz="0" w:space="0" w:color="auto"/>
        <w:left w:val="none" w:sz="0" w:space="0" w:color="auto"/>
        <w:bottom w:val="none" w:sz="0" w:space="0" w:color="auto"/>
        <w:right w:val="none" w:sz="0" w:space="0" w:color="auto"/>
      </w:divBdr>
    </w:div>
    <w:div w:id="284698081">
      <w:bodyDiv w:val="1"/>
      <w:marLeft w:val="0"/>
      <w:marRight w:val="0"/>
      <w:marTop w:val="0"/>
      <w:marBottom w:val="0"/>
      <w:divBdr>
        <w:top w:val="none" w:sz="0" w:space="0" w:color="auto"/>
        <w:left w:val="none" w:sz="0" w:space="0" w:color="auto"/>
        <w:bottom w:val="none" w:sz="0" w:space="0" w:color="auto"/>
        <w:right w:val="none" w:sz="0" w:space="0" w:color="auto"/>
      </w:divBdr>
    </w:div>
    <w:div w:id="288626776">
      <w:bodyDiv w:val="1"/>
      <w:marLeft w:val="0"/>
      <w:marRight w:val="0"/>
      <w:marTop w:val="0"/>
      <w:marBottom w:val="0"/>
      <w:divBdr>
        <w:top w:val="none" w:sz="0" w:space="0" w:color="auto"/>
        <w:left w:val="none" w:sz="0" w:space="0" w:color="auto"/>
        <w:bottom w:val="none" w:sz="0" w:space="0" w:color="auto"/>
        <w:right w:val="none" w:sz="0" w:space="0" w:color="auto"/>
      </w:divBdr>
    </w:div>
    <w:div w:id="319500133">
      <w:bodyDiv w:val="1"/>
      <w:marLeft w:val="0"/>
      <w:marRight w:val="0"/>
      <w:marTop w:val="0"/>
      <w:marBottom w:val="0"/>
      <w:divBdr>
        <w:top w:val="none" w:sz="0" w:space="0" w:color="auto"/>
        <w:left w:val="none" w:sz="0" w:space="0" w:color="auto"/>
        <w:bottom w:val="none" w:sz="0" w:space="0" w:color="auto"/>
        <w:right w:val="none" w:sz="0" w:space="0" w:color="auto"/>
      </w:divBdr>
    </w:div>
    <w:div w:id="344751553">
      <w:bodyDiv w:val="1"/>
      <w:marLeft w:val="0"/>
      <w:marRight w:val="0"/>
      <w:marTop w:val="0"/>
      <w:marBottom w:val="0"/>
      <w:divBdr>
        <w:top w:val="none" w:sz="0" w:space="0" w:color="auto"/>
        <w:left w:val="none" w:sz="0" w:space="0" w:color="auto"/>
        <w:bottom w:val="none" w:sz="0" w:space="0" w:color="auto"/>
        <w:right w:val="none" w:sz="0" w:space="0" w:color="auto"/>
      </w:divBdr>
    </w:div>
    <w:div w:id="360979681">
      <w:bodyDiv w:val="1"/>
      <w:marLeft w:val="0"/>
      <w:marRight w:val="0"/>
      <w:marTop w:val="0"/>
      <w:marBottom w:val="0"/>
      <w:divBdr>
        <w:top w:val="none" w:sz="0" w:space="0" w:color="auto"/>
        <w:left w:val="none" w:sz="0" w:space="0" w:color="auto"/>
        <w:bottom w:val="none" w:sz="0" w:space="0" w:color="auto"/>
        <w:right w:val="none" w:sz="0" w:space="0" w:color="auto"/>
      </w:divBdr>
    </w:div>
    <w:div w:id="366491668">
      <w:bodyDiv w:val="1"/>
      <w:marLeft w:val="0"/>
      <w:marRight w:val="0"/>
      <w:marTop w:val="0"/>
      <w:marBottom w:val="0"/>
      <w:divBdr>
        <w:top w:val="none" w:sz="0" w:space="0" w:color="auto"/>
        <w:left w:val="none" w:sz="0" w:space="0" w:color="auto"/>
        <w:bottom w:val="none" w:sz="0" w:space="0" w:color="auto"/>
        <w:right w:val="none" w:sz="0" w:space="0" w:color="auto"/>
      </w:divBdr>
    </w:div>
    <w:div w:id="376857436">
      <w:bodyDiv w:val="1"/>
      <w:marLeft w:val="0"/>
      <w:marRight w:val="0"/>
      <w:marTop w:val="0"/>
      <w:marBottom w:val="0"/>
      <w:divBdr>
        <w:top w:val="none" w:sz="0" w:space="0" w:color="auto"/>
        <w:left w:val="none" w:sz="0" w:space="0" w:color="auto"/>
        <w:bottom w:val="none" w:sz="0" w:space="0" w:color="auto"/>
        <w:right w:val="none" w:sz="0" w:space="0" w:color="auto"/>
      </w:divBdr>
    </w:div>
    <w:div w:id="393703420">
      <w:bodyDiv w:val="1"/>
      <w:marLeft w:val="0"/>
      <w:marRight w:val="0"/>
      <w:marTop w:val="0"/>
      <w:marBottom w:val="0"/>
      <w:divBdr>
        <w:top w:val="none" w:sz="0" w:space="0" w:color="auto"/>
        <w:left w:val="none" w:sz="0" w:space="0" w:color="auto"/>
        <w:bottom w:val="none" w:sz="0" w:space="0" w:color="auto"/>
        <w:right w:val="none" w:sz="0" w:space="0" w:color="auto"/>
      </w:divBdr>
    </w:div>
    <w:div w:id="402995254">
      <w:bodyDiv w:val="1"/>
      <w:marLeft w:val="0"/>
      <w:marRight w:val="0"/>
      <w:marTop w:val="0"/>
      <w:marBottom w:val="0"/>
      <w:divBdr>
        <w:top w:val="none" w:sz="0" w:space="0" w:color="auto"/>
        <w:left w:val="none" w:sz="0" w:space="0" w:color="auto"/>
        <w:bottom w:val="none" w:sz="0" w:space="0" w:color="auto"/>
        <w:right w:val="none" w:sz="0" w:space="0" w:color="auto"/>
      </w:divBdr>
    </w:div>
    <w:div w:id="432289367">
      <w:bodyDiv w:val="1"/>
      <w:marLeft w:val="0"/>
      <w:marRight w:val="0"/>
      <w:marTop w:val="0"/>
      <w:marBottom w:val="0"/>
      <w:divBdr>
        <w:top w:val="none" w:sz="0" w:space="0" w:color="auto"/>
        <w:left w:val="none" w:sz="0" w:space="0" w:color="auto"/>
        <w:bottom w:val="none" w:sz="0" w:space="0" w:color="auto"/>
        <w:right w:val="none" w:sz="0" w:space="0" w:color="auto"/>
      </w:divBdr>
    </w:div>
    <w:div w:id="506333560">
      <w:bodyDiv w:val="1"/>
      <w:marLeft w:val="0"/>
      <w:marRight w:val="0"/>
      <w:marTop w:val="0"/>
      <w:marBottom w:val="0"/>
      <w:divBdr>
        <w:top w:val="none" w:sz="0" w:space="0" w:color="auto"/>
        <w:left w:val="none" w:sz="0" w:space="0" w:color="auto"/>
        <w:bottom w:val="none" w:sz="0" w:space="0" w:color="auto"/>
        <w:right w:val="none" w:sz="0" w:space="0" w:color="auto"/>
      </w:divBdr>
    </w:div>
    <w:div w:id="515383022">
      <w:bodyDiv w:val="1"/>
      <w:marLeft w:val="0"/>
      <w:marRight w:val="0"/>
      <w:marTop w:val="0"/>
      <w:marBottom w:val="0"/>
      <w:divBdr>
        <w:top w:val="none" w:sz="0" w:space="0" w:color="auto"/>
        <w:left w:val="none" w:sz="0" w:space="0" w:color="auto"/>
        <w:bottom w:val="none" w:sz="0" w:space="0" w:color="auto"/>
        <w:right w:val="none" w:sz="0" w:space="0" w:color="auto"/>
      </w:divBdr>
    </w:div>
    <w:div w:id="521671593">
      <w:bodyDiv w:val="1"/>
      <w:marLeft w:val="0"/>
      <w:marRight w:val="0"/>
      <w:marTop w:val="0"/>
      <w:marBottom w:val="0"/>
      <w:divBdr>
        <w:top w:val="none" w:sz="0" w:space="0" w:color="auto"/>
        <w:left w:val="none" w:sz="0" w:space="0" w:color="auto"/>
        <w:bottom w:val="none" w:sz="0" w:space="0" w:color="auto"/>
        <w:right w:val="none" w:sz="0" w:space="0" w:color="auto"/>
      </w:divBdr>
    </w:div>
    <w:div w:id="537668609">
      <w:bodyDiv w:val="1"/>
      <w:marLeft w:val="0"/>
      <w:marRight w:val="0"/>
      <w:marTop w:val="0"/>
      <w:marBottom w:val="0"/>
      <w:divBdr>
        <w:top w:val="none" w:sz="0" w:space="0" w:color="auto"/>
        <w:left w:val="none" w:sz="0" w:space="0" w:color="auto"/>
        <w:bottom w:val="none" w:sz="0" w:space="0" w:color="auto"/>
        <w:right w:val="none" w:sz="0" w:space="0" w:color="auto"/>
      </w:divBdr>
    </w:div>
    <w:div w:id="542444658">
      <w:bodyDiv w:val="1"/>
      <w:marLeft w:val="0"/>
      <w:marRight w:val="0"/>
      <w:marTop w:val="0"/>
      <w:marBottom w:val="0"/>
      <w:divBdr>
        <w:top w:val="none" w:sz="0" w:space="0" w:color="auto"/>
        <w:left w:val="none" w:sz="0" w:space="0" w:color="auto"/>
        <w:bottom w:val="none" w:sz="0" w:space="0" w:color="auto"/>
        <w:right w:val="none" w:sz="0" w:space="0" w:color="auto"/>
      </w:divBdr>
    </w:div>
    <w:div w:id="548491114">
      <w:bodyDiv w:val="1"/>
      <w:marLeft w:val="0"/>
      <w:marRight w:val="0"/>
      <w:marTop w:val="0"/>
      <w:marBottom w:val="0"/>
      <w:divBdr>
        <w:top w:val="none" w:sz="0" w:space="0" w:color="auto"/>
        <w:left w:val="none" w:sz="0" w:space="0" w:color="auto"/>
        <w:bottom w:val="none" w:sz="0" w:space="0" w:color="auto"/>
        <w:right w:val="none" w:sz="0" w:space="0" w:color="auto"/>
      </w:divBdr>
    </w:div>
    <w:div w:id="568074904">
      <w:bodyDiv w:val="1"/>
      <w:marLeft w:val="0"/>
      <w:marRight w:val="0"/>
      <w:marTop w:val="0"/>
      <w:marBottom w:val="0"/>
      <w:divBdr>
        <w:top w:val="none" w:sz="0" w:space="0" w:color="auto"/>
        <w:left w:val="none" w:sz="0" w:space="0" w:color="auto"/>
        <w:bottom w:val="none" w:sz="0" w:space="0" w:color="auto"/>
        <w:right w:val="none" w:sz="0" w:space="0" w:color="auto"/>
      </w:divBdr>
    </w:div>
    <w:div w:id="571356089">
      <w:bodyDiv w:val="1"/>
      <w:marLeft w:val="0"/>
      <w:marRight w:val="0"/>
      <w:marTop w:val="0"/>
      <w:marBottom w:val="0"/>
      <w:divBdr>
        <w:top w:val="none" w:sz="0" w:space="0" w:color="auto"/>
        <w:left w:val="none" w:sz="0" w:space="0" w:color="auto"/>
        <w:bottom w:val="none" w:sz="0" w:space="0" w:color="auto"/>
        <w:right w:val="none" w:sz="0" w:space="0" w:color="auto"/>
      </w:divBdr>
    </w:div>
    <w:div w:id="573246666">
      <w:bodyDiv w:val="1"/>
      <w:marLeft w:val="0"/>
      <w:marRight w:val="0"/>
      <w:marTop w:val="0"/>
      <w:marBottom w:val="0"/>
      <w:divBdr>
        <w:top w:val="none" w:sz="0" w:space="0" w:color="auto"/>
        <w:left w:val="none" w:sz="0" w:space="0" w:color="auto"/>
        <w:bottom w:val="none" w:sz="0" w:space="0" w:color="auto"/>
        <w:right w:val="none" w:sz="0" w:space="0" w:color="auto"/>
      </w:divBdr>
    </w:div>
    <w:div w:id="581793471">
      <w:bodyDiv w:val="1"/>
      <w:marLeft w:val="0"/>
      <w:marRight w:val="0"/>
      <w:marTop w:val="0"/>
      <w:marBottom w:val="0"/>
      <w:divBdr>
        <w:top w:val="none" w:sz="0" w:space="0" w:color="auto"/>
        <w:left w:val="none" w:sz="0" w:space="0" w:color="auto"/>
        <w:bottom w:val="none" w:sz="0" w:space="0" w:color="auto"/>
        <w:right w:val="none" w:sz="0" w:space="0" w:color="auto"/>
      </w:divBdr>
    </w:div>
    <w:div w:id="588855628">
      <w:bodyDiv w:val="1"/>
      <w:marLeft w:val="0"/>
      <w:marRight w:val="0"/>
      <w:marTop w:val="0"/>
      <w:marBottom w:val="0"/>
      <w:divBdr>
        <w:top w:val="none" w:sz="0" w:space="0" w:color="auto"/>
        <w:left w:val="none" w:sz="0" w:space="0" w:color="auto"/>
        <w:bottom w:val="none" w:sz="0" w:space="0" w:color="auto"/>
        <w:right w:val="none" w:sz="0" w:space="0" w:color="auto"/>
      </w:divBdr>
    </w:div>
    <w:div w:id="589386696">
      <w:bodyDiv w:val="1"/>
      <w:marLeft w:val="0"/>
      <w:marRight w:val="0"/>
      <w:marTop w:val="0"/>
      <w:marBottom w:val="0"/>
      <w:divBdr>
        <w:top w:val="none" w:sz="0" w:space="0" w:color="auto"/>
        <w:left w:val="none" w:sz="0" w:space="0" w:color="auto"/>
        <w:bottom w:val="none" w:sz="0" w:space="0" w:color="auto"/>
        <w:right w:val="none" w:sz="0" w:space="0" w:color="auto"/>
      </w:divBdr>
    </w:div>
    <w:div w:id="627443216">
      <w:bodyDiv w:val="1"/>
      <w:marLeft w:val="0"/>
      <w:marRight w:val="0"/>
      <w:marTop w:val="0"/>
      <w:marBottom w:val="0"/>
      <w:divBdr>
        <w:top w:val="none" w:sz="0" w:space="0" w:color="auto"/>
        <w:left w:val="none" w:sz="0" w:space="0" w:color="auto"/>
        <w:bottom w:val="none" w:sz="0" w:space="0" w:color="auto"/>
        <w:right w:val="none" w:sz="0" w:space="0" w:color="auto"/>
      </w:divBdr>
    </w:div>
    <w:div w:id="709912865">
      <w:bodyDiv w:val="1"/>
      <w:marLeft w:val="0"/>
      <w:marRight w:val="0"/>
      <w:marTop w:val="0"/>
      <w:marBottom w:val="0"/>
      <w:divBdr>
        <w:top w:val="none" w:sz="0" w:space="0" w:color="auto"/>
        <w:left w:val="none" w:sz="0" w:space="0" w:color="auto"/>
        <w:bottom w:val="none" w:sz="0" w:space="0" w:color="auto"/>
        <w:right w:val="none" w:sz="0" w:space="0" w:color="auto"/>
      </w:divBdr>
    </w:div>
    <w:div w:id="712510235">
      <w:bodyDiv w:val="1"/>
      <w:marLeft w:val="0"/>
      <w:marRight w:val="0"/>
      <w:marTop w:val="0"/>
      <w:marBottom w:val="0"/>
      <w:divBdr>
        <w:top w:val="none" w:sz="0" w:space="0" w:color="auto"/>
        <w:left w:val="none" w:sz="0" w:space="0" w:color="auto"/>
        <w:bottom w:val="none" w:sz="0" w:space="0" w:color="auto"/>
        <w:right w:val="none" w:sz="0" w:space="0" w:color="auto"/>
      </w:divBdr>
    </w:div>
    <w:div w:id="714350206">
      <w:bodyDiv w:val="1"/>
      <w:marLeft w:val="0"/>
      <w:marRight w:val="0"/>
      <w:marTop w:val="0"/>
      <w:marBottom w:val="0"/>
      <w:divBdr>
        <w:top w:val="none" w:sz="0" w:space="0" w:color="auto"/>
        <w:left w:val="none" w:sz="0" w:space="0" w:color="auto"/>
        <w:bottom w:val="none" w:sz="0" w:space="0" w:color="auto"/>
        <w:right w:val="none" w:sz="0" w:space="0" w:color="auto"/>
      </w:divBdr>
    </w:div>
    <w:div w:id="716970386">
      <w:bodyDiv w:val="1"/>
      <w:marLeft w:val="0"/>
      <w:marRight w:val="0"/>
      <w:marTop w:val="0"/>
      <w:marBottom w:val="0"/>
      <w:divBdr>
        <w:top w:val="none" w:sz="0" w:space="0" w:color="auto"/>
        <w:left w:val="none" w:sz="0" w:space="0" w:color="auto"/>
        <w:bottom w:val="none" w:sz="0" w:space="0" w:color="auto"/>
        <w:right w:val="none" w:sz="0" w:space="0" w:color="auto"/>
      </w:divBdr>
    </w:div>
    <w:div w:id="726150368">
      <w:bodyDiv w:val="1"/>
      <w:marLeft w:val="0"/>
      <w:marRight w:val="0"/>
      <w:marTop w:val="0"/>
      <w:marBottom w:val="0"/>
      <w:divBdr>
        <w:top w:val="none" w:sz="0" w:space="0" w:color="auto"/>
        <w:left w:val="none" w:sz="0" w:space="0" w:color="auto"/>
        <w:bottom w:val="none" w:sz="0" w:space="0" w:color="auto"/>
        <w:right w:val="none" w:sz="0" w:space="0" w:color="auto"/>
      </w:divBdr>
    </w:div>
    <w:div w:id="726614272">
      <w:bodyDiv w:val="1"/>
      <w:marLeft w:val="0"/>
      <w:marRight w:val="0"/>
      <w:marTop w:val="0"/>
      <w:marBottom w:val="0"/>
      <w:divBdr>
        <w:top w:val="none" w:sz="0" w:space="0" w:color="auto"/>
        <w:left w:val="none" w:sz="0" w:space="0" w:color="auto"/>
        <w:bottom w:val="none" w:sz="0" w:space="0" w:color="auto"/>
        <w:right w:val="none" w:sz="0" w:space="0" w:color="auto"/>
      </w:divBdr>
    </w:div>
    <w:div w:id="727922238">
      <w:bodyDiv w:val="1"/>
      <w:marLeft w:val="0"/>
      <w:marRight w:val="0"/>
      <w:marTop w:val="0"/>
      <w:marBottom w:val="0"/>
      <w:divBdr>
        <w:top w:val="none" w:sz="0" w:space="0" w:color="auto"/>
        <w:left w:val="none" w:sz="0" w:space="0" w:color="auto"/>
        <w:bottom w:val="none" w:sz="0" w:space="0" w:color="auto"/>
        <w:right w:val="none" w:sz="0" w:space="0" w:color="auto"/>
      </w:divBdr>
    </w:div>
    <w:div w:id="740832837">
      <w:bodyDiv w:val="1"/>
      <w:marLeft w:val="0"/>
      <w:marRight w:val="0"/>
      <w:marTop w:val="0"/>
      <w:marBottom w:val="0"/>
      <w:divBdr>
        <w:top w:val="none" w:sz="0" w:space="0" w:color="auto"/>
        <w:left w:val="none" w:sz="0" w:space="0" w:color="auto"/>
        <w:bottom w:val="none" w:sz="0" w:space="0" w:color="auto"/>
        <w:right w:val="none" w:sz="0" w:space="0" w:color="auto"/>
      </w:divBdr>
    </w:div>
    <w:div w:id="743186293">
      <w:bodyDiv w:val="1"/>
      <w:marLeft w:val="0"/>
      <w:marRight w:val="0"/>
      <w:marTop w:val="0"/>
      <w:marBottom w:val="0"/>
      <w:divBdr>
        <w:top w:val="none" w:sz="0" w:space="0" w:color="auto"/>
        <w:left w:val="none" w:sz="0" w:space="0" w:color="auto"/>
        <w:bottom w:val="none" w:sz="0" w:space="0" w:color="auto"/>
        <w:right w:val="none" w:sz="0" w:space="0" w:color="auto"/>
      </w:divBdr>
    </w:div>
    <w:div w:id="747769945">
      <w:bodyDiv w:val="1"/>
      <w:marLeft w:val="0"/>
      <w:marRight w:val="0"/>
      <w:marTop w:val="0"/>
      <w:marBottom w:val="0"/>
      <w:divBdr>
        <w:top w:val="none" w:sz="0" w:space="0" w:color="auto"/>
        <w:left w:val="none" w:sz="0" w:space="0" w:color="auto"/>
        <w:bottom w:val="none" w:sz="0" w:space="0" w:color="auto"/>
        <w:right w:val="none" w:sz="0" w:space="0" w:color="auto"/>
      </w:divBdr>
    </w:div>
    <w:div w:id="754983222">
      <w:bodyDiv w:val="1"/>
      <w:marLeft w:val="0"/>
      <w:marRight w:val="0"/>
      <w:marTop w:val="0"/>
      <w:marBottom w:val="0"/>
      <w:divBdr>
        <w:top w:val="none" w:sz="0" w:space="0" w:color="auto"/>
        <w:left w:val="none" w:sz="0" w:space="0" w:color="auto"/>
        <w:bottom w:val="none" w:sz="0" w:space="0" w:color="auto"/>
        <w:right w:val="none" w:sz="0" w:space="0" w:color="auto"/>
      </w:divBdr>
    </w:div>
    <w:div w:id="757216419">
      <w:bodyDiv w:val="1"/>
      <w:marLeft w:val="0"/>
      <w:marRight w:val="0"/>
      <w:marTop w:val="0"/>
      <w:marBottom w:val="0"/>
      <w:divBdr>
        <w:top w:val="none" w:sz="0" w:space="0" w:color="auto"/>
        <w:left w:val="none" w:sz="0" w:space="0" w:color="auto"/>
        <w:bottom w:val="none" w:sz="0" w:space="0" w:color="auto"/>
        <w:right w:val="none" w:sz="0" w:space="0" w:color="auto"/>
      </w:divBdr>
    </w:div>
    <w:div w:id="767699429">
      <w:bodyDiv w:val="1"/>
      <w:marLeft w:val="0"/>
      <w:marRight w:val="0"/>
      <w:marTop w:val="0"/>
      <w:marBottom w:val="0"/>
      <w:divBdr>
        <w:top w:val="none" w:sz="0" w:space="0" w:color="auto"/>
        <w:left w:val="none" w:sz="0" w:space="0" w:color="auto"/>
        <w:bottom w:val="none" w:sz="0" w:space="0" w:color="auto"/>
        <w:right w:val="none" w:sz="0" w:space="0" w:color="auto"/>
      </w:divBdr>
    </w:div>
    <w:div w:id="771125575">
      <w:bodyDiv w:val="1"/>
      <w:marLeft w:val="0"/>
      <w:marRight w:val="0"/>
      <w:marTop w:val="0"/>
      <w:marBottom w:val="0"/>
      <w:divBdr>
        <w:top w:val="none" w:sz="0" w:space="0" w:color="auto"/>
        <w:left w:val="none" w:sz="0" w:space="0" w:color="auto"/>
        <w:bottom w:val="none" w:sz="0" w:space="0" w:color="auto"/>
        <w:right w:val="none" w:sz="0" w:space="0" w:color="auto"/>
      </w:divBdr>
    </w:div>
    <w:div w:id="788859253">
      <w:bodyDiv w:val="1"/>
      <w:marLeft w:val="0"/>
      <w:marRight w:val="0"/>
      <w:marTop w:val="0"/>
      <w:marBottom w:val="0"/>
      <w:divBdr>
        <w:top w:val="none" w:sz="0" w:space="0" w:color="auto"/>
        <w:left w:val="none" w:sz="0" w:space="0" w:color="auto"/>
        <w:bottom w:val="none" w:sz="0" w:space="0" w:color="auto"/>
        <w:right w:val="none" w:sz="0" w:space="0" w:color="auto"/>
      </w:divBdr>
    </w:div>
    <w:div w:id="813833303">
      <w:bodyDiv w:val="1"/>
      <w:marLeft w:val="0"/>
      <w:marRight w:val="0"/>
      <w:marTop w:val="0"/>
      <w:marBottom w:val="0"/>
      <w:divBdr>
        <w:top w:val="none" w:sz="0" w:space="0" w:color="auto"/>
        <w:left w:val="none" w:sz="0" w:space="0" w:color="auto"/>
        <w:bottom w:val="none" w:sz="0" w:space="0" w:color="auto"/>
        <w:right w:val="none" w:sz="0" w:space="0" w:color="auto"/>
      </w:divBdr>
    </w:div>
    <w:div w:id="859389647">
      <w:bodyDiv w:val="1"/>
      <w:marLeft w:val="0"/>
      <w:marRight w:val="0"/>
      <w:marTop w:val="0"/>
      <w:marBottom w:val="0"/>
      <w:divBdr>
        <w:top w:val="none" w:sz="0" w:space="0" w:color="auto"/>
        <w:left w:val="none" w:sz="0" w:space="0" w:color="auto"/>
        <w:bottom w:val="none" w:sz="0" w:space="0" w:color="auto"/>
        <w:right w:val="none" w:sz="0" w:space="0" w:color="auto"/>
      </w:divBdr>
    </w:div>
    <w:div w:id="887689700">
      <w:bodyDiv w:val="1"/>
      <w:marLeft w:val="0"/>
      <w:marRight w:val="0"/>
      <w:marTop w:val="0"/>
      <w:marBottom w:val="0"/>
      <w:divBdr>
        <w:top w:val="none" w:sz="0" w:space="0" w:color="auto"/>
        <w:left w:val="none" w:sz="0" w:space="0" w:color="auto"/>
        <w:bottom w:val="none" w:sz="0" w:space="0" w:color="auto"/>
        <w:right w:val="none" w:sz="0" w:space="0" w:color="auto"/>
      </w:divBdr>
    </w:div>
    <w:div w:id="897208153">
      <w:bodyDiv w:val="1"/>
      <w:marLeft w:val="0"/>
      <w:marRight w:val="0"/>
      <w:marTop w:val="0"/>
      <w:marBottom w:val="0"/>
      <w:divBdr>
        <w:top w:val="none" w:sz="0" w:space="0" w:color="auto"/>
        <w:left w:val="none" w:sz="0" w:space="0" w:color="auto"/>
        <w:bottom w:val="none" w:sz="0" w:space="0" w:color="auto"/>
        <w:right w:val="none" w:sz="0" w:space="0" w:color="auto"/>
      </w:divBdr>
    </w:div>
    <w:div w:id="952833199">
      <w:bodyDiv w:val="1"/>
      <w:marLeft w:val="0"/>
      <w:marRight w:val="0"/>
      <w:marTop w:val="0"/>
      <w:marBottom w:val="0"/>
      <w:divBdr>
        <w:top w:val="none" w:sz="0" w:space="0" w:color="auto"/>
        <w:left w:val="none" w:sz="0" w:space="0" w:color="auto"/>
        <w:bottom w:val="none" w:sz="0" w:space="0" w:color="auto"/>
        <w:right w:val="none" w:sz="0" w:space="0" w:color="auto"/>
      </w:divBdr>
    </w:div>
    <w:div w:id="992413971">
      <w:bodyDiv w:val="1"/>
      <w:marLeft w:val="0"/>
      <w:marRight w:val="0"/>
      <w:marTop w:val="0"/>
      <w:marBottom w:val="0"/>
      <w:divBdr>
        <w:top w:val="none" w:sz="0" w:space="0" w:color="auto"/>
        <w:left w:val="none" w:sz="0" w:space="0" w:color="auto"/>
        <w:bottom w:val="none" w:sz="0" w:space="0" w:color="auto"/>
        <w:right w:val="none" w:sz="0" w:space="0" w:color="auto"/>
      </w:divBdr>
    </w:div>
    <w:div w:id="1021199339">
      <w:bodyDiv w:val="1"/>
      <w:marLeft w:val="0"/>
      <w:marRight w:val="0"/>
      <w:marTop w:val="0"/>
      <w:marBottom w:val="0"/>
      <w:divBdr>
        <w:top w:val="none" w:sz="0" w:space="0" w:color="auto"/>
        <w:left w:val="none" w:sz="0" w:space="0" w:color="auto"/>
        <w:bottom w:val="none" w:sz="0" w:space="0" w:color="auto"/>
        <w:right w:val="none" w:sz="0" w:space="0" w:color="auto"/>
      </w:divBdr>
    </w:div>
    <w:div w:id="1028677947">
      <w:bodyDiv w:val="1"/>
      <w:marLeft w:val="0"/>
      <w:marRight w:val="0"/>
      <w:marTop w:val="0"/>
      <w:marBottom w:val="0"/>
      <w:divBdr>
        <w:top w:val="none" w:sz="0" w:space="0" w:color="auto"/>
        <w:left w:val="none" w:sz="0" w:space="0" w:color="auto"/>
        <w:bottom w:val="none" w:sz="0" w:space="0" w:color="auto"/>
        <w:right w:val="none" w:sz="0" w:space="0" w:color="auto"/>
      </w:divBdr>
    </w:div>
    <w:div w:id="1037243060">
      <w:bodyDiv w:val="1"/>
      <w:marLeft w:val="0"/>
      <w:marRight w:val="0"/>
      <w:marTop w:val="0"/>
      <w:marBottom w:val="0"/>
      <w:divBdr>
        <w:top w:val="none" w:sz="0" w:space="0" w:color="auto"/>
        <w:left w:val="none" w:sz="0" w:space="0" w:color="auto"/>
        <w:bottom w:val="none" w:sz="0" w:space="0" w:color="auto"/>
        <w:right w:val="none" w:sz="0" w:space="0" w:color="auto"/>
      </w:divBdr>
    </w:div>
    <w:div w:id="1054741191">
      <w:bodyDiv w:val="1"/>
      <w:marLeft w:val="0"/>
      <w:marRight w:val="0"/>
      <w:marTop w:val="0"/>
      <w:marBottom w:val="0"/>
      <w:divBdr>
        <w:top w:val="none" w:sz="0" w:space="0" w:color="auto"/>
        <w:left w:val="none" w:sz="0" w:space="0" w:color="auto"/>
        <w:bottom w:val="none" w:sz="0" w:space="0" w:color="auto"/>
        <w:right w:val="none" w:sz="0" w:space="0" w:color="auto"/>
      </w:divBdr>
    </w:div>
    <w:div w:id="1056125104">
      <w:bodyDiv w:val="1"/>
      <w:marLeft w:val="0"/>
      <w:marRight w:val="0"/>
      <w:marTop w:val="0"/>
      <w:marBottom w:val="0"/>
      <w:divBdr>
        <w:top w:val="none" w:sz="0" w:space="0" w:color="auto"/>
        <w:left w:val="none" w:sz="0" w:space="0" w:color="auto"/>
        <w:bottom w:val="none" w:sz="0" w:space="0" w:color="auto"/>
        <w:right w:val="none" w:sz="0" w:space="0" w:color="auto"/>
      </w:divBdr>
    </w:div>
    <w:div w:id="1066412564">
      <w:bodyDiv w:val="1"/>
      <w:marLeft w:val="0"/>
      <w:marRight w:val="0"/>
      <w:marTop w:val="0"/>
      <w:marBottom w:val="0"/>
      <w:divBdr>
        <w:top w:val="none" w:sz="0" w:space="0" w:color="auto"/>
        <w:left w:val="none" w:sz="0" w:space="0" w:color="auto"/>
        <w:bottom w:val="none" w:sz="0" w:space="0" w:color="auto"/>
        <w:right w:val="none" w:sz="0" w:space="0" w:color="auto"/>
      </w:divBdr>
    </w:div>
    <w:div w:id="1101800650">
      <w:bodyDiv w:val="1"/>
      <w:marLeft w:val="0"/>
      <w:marRight w:val="0"/>
      <w:marTop w:val="0"/>
      <w:marBottom w:val="0"/>
      <w:divBdr>
        <w:top w:val="none" w:sz="0" w:space="0" w:color="auto"/>
        <w:left w:val="none" w:sz="0" w:space="0" w:color="auto"/>
        <w:bottom w:val="none" w:sz="0" w:space="0" w:color="auto"/>
        <w:right w:val="none" w:sz="0" w:space="0" w:color="auto"/>
      </w:divBdr>
    </w:div>
    <w:div w:id="1127940264">
      <w:bodyDiv w:val="1"/>
      <w:marLeft w:val="0"/>
      <w:marRight w:val="0"/>
      <w:marTop w:val="0"/>
      <w:marBottom w:val="0"/>
      <w:divBdr>
        <w:top w:val="none" w:sz="0" w:space="0" w:color="auto"/>
        <w:left w:val="none" w:sz="0" w:space="0" w:color="auto"/>
        <w:bottom w:val="none" w:sz="0" w:space="0" w:color="auto"/>
        <w:right w:val="none" w:sz="0" w:space="0" w:color="auto"/>
      </w:divBdr>
    </w:div>
    <w:div w:id="1145198256">
      <w:bodyDiv w:val="1"/>
      <w:marLeft w:val="0"/>
      <w:marRight w:val="0"/>
      <w:marTop w:val="0"/>
      <w:marBottom w:val="0"/>
      <w:divBdr>
        <w:top w:val="none" w:sz="0" w:space="0" w:color="auto"/>
        <w:left w:val="none" w:sz="0" w:space="0" w:color="auto"/>
        <w:bottom w:val="none" w:sz="0" w:space="0" w:color="auto"/>
        <w:right w:val="none" w:sz="0" w:space="0" w:color="auto"/>
      </w:divBdr>
    </w:div>
    <w:div w:id="1145780276">
      <w:bodyDiv w:val="1"/>
      <w:marLeft w:val="0"/>
      <w:marRight w:val="0"/>
      <w:marTop w:val="0"/>
      <w:marBottom w:val="0"/>
      <w:divBdr>
        <w:top w:val="none" w:sz="0" w:space="0" w:color="auto"/>
        <w:left w:val="none" w:sz="0" w:space="0" w:color="auto"/>
        <w:bottom w:val="none" w:sz="0" w:space="0" w:color="auto"/>
        <w:right w:val="none" w:sz="0" w:space="0" w:color="auto"/>
      </w:divBdr>
    </w:div>
    <w:div w:id="1166745080">
      <w:bodyDiv w:val="1"/>
      <w:marLeft w:val="0"/>
      <w:marRight w:val="0"/>
      <w:marTop w:val="0"/>
      <w:marBottom w:val="0"/>
      <w:divBdr>
        <w:top w:val="none" w:sz="0" w:space="0" w:color="auto"/>
        <w:left w:val="none" w:sz="0" w:space="0" w:color="auto"/>
        <w:bottom w:val="none" w:sz="0" w:space="0" w:color="auto"/>
        <w:right w:val="none" w:sz="0" w:space="0" w:color="auto"/>
      </w:divBdr>
    </w:div>
    <w:div w:id="1172180057">
      <w:bodyDiv w:val="1"/>
      <w:marLeft w:val="0"/>
      <w:marRight w:val="0"/>
      <w:marTop w:val="0"/>
      <w:marBottom w:val="0"/>
      <w:divBdr>
        <w:top w:val="none" w:sz="0" w:space="0" w:color="auto"/>
        <w:left w:val="none" w:sz="0" w:space="0" w:color="auto"/>
        <w:bottom w:val="none" w:sz="0" w:space="0" w:color="auto"/>
        <w:right w:val="none" w:sz="0" w:space="0" w:color="auto"/>
      </w:divBdr>
    </w:div>
    <w:div w:id="1178539899">
      <w:bodyDiv w:val="1"/>
      <w:marLeft w:val="0"/>
      <w:marRight w:val="0"/>
      <w:marTop w:val="0"/>
      <w:marBottom w:val="0"/>
      <w:divBdr>
        <w:top w:val="none" w:sz="0" w:space="0" w:color="auto"/>
        <w:left w:val="none" w:sz="0" w:space="0" w:color="auto"/>
        <w:bottom w:val="none" w:sz="0" w:space="0" w:color="auto"/>
        <w:right w:val="none" w:sz="0" w:space="0" w:color="auto"/>
      </w:divBdr>
    </w:div>
    <w:div w:id="1196040066">
      <w:bodyDiv w:val="1"/>
      <w:marLeft w:val="0"/>
      <w:marRight w:val="0"/>
      <w:marTop w:val="0"/>
      <w:marBottom w:val="0"/>
      <w:divBdr>
        <w:top w:val="none" w:sz="0" w:space="0" w:color="auto"/>
        <w:left w:val="none" w:sz="0" w:space="0" w:color="auto"/>
        <w:bottom w:val="none" w:sz="0" w:space="0" w:color="auto"/>
        <w:right w:val="none" w:sz="0" w:space="0" w:color="auto"/>
      </w:divBdr>
    </w:div>
    <w:div w:id="1198467458">
      <w:bodyDiv w:val="1"/>
      <w:marLeft w:val="0"/>
      <w:marRight w:val="0"/>
      <w:marTop w:val="0"/>
      <w:marBottom w:val="0"/>
      <w:divBdr>
        <w:top w:val="none" w:sz="0" w:space="0" w:color="auto"/>
        <w:left w:val="none" w:sz="0" w:space="0" w:color="auto"/>
        <w:bottom w:val="none" w:sz="0" w:space="0" w:color="auto"/>
        <w:right w:val="none" w:sz="0" w:space="0" w:color="auto"/>
      </w:divBdr>
    </w:div>
    <w:div w:id="1199850870">
      <w:bodyDiv w:val="1"/>
      <w:marLeft w:val="0"/>
      <w:marRight w:val="0"/>
      <w:marTop w:val="0"/>
      <w:marBottom w:val="0"/>
      <w:divBdr>
        <w:top w:val="none" w:sz="0" w:space="0" w:color="auto"/>
        <w:left w:val="none" w:sz="0" w:space="0" w:color="auto"/>
        <w:bottom w:val="none" w:sz="0" w:space="0" w:color="auto"/>
        <w:right w:val="none" w:sz="0" w:space="0" w:color="auto"/>
      </w:divBdr>
    </w:div>
    <w:div w:id="1203128859">
      <w:bodyDiv w:val="1"/>
      <w:marLeft w:val="0"/>
      <w:marRight w:val="0"/>
      <w:marTop w:val="0"/>
      <w:marBottom w:val="0"/>
      <w:divBdr>
        <w:top w:val="none" w:sz="0" w:space="0" w:color="auto"/>
        <w:left w:val="none" w:sz="0" w:space="0" w:color="auto"/>
        <w:bottom w:val="none" w:sz="0" w:space="0" w:color="auto"/>
        <w:right w:val="none" w:sz="0" w:space="0" w:color="auto"/>
      </w:divBdr>
    </w:div>
    <w:div w:id="1229609983">
      <w:bodyDiv w:val="1"/>
      <w:marLeft w:val="0"/>
      <w:marRight w:val="0"/>
      <w:marTop w:val="0"/>
      <w:marBottom w:val="0"/>
      <w:divBdr>
        <w:top w:val="none" w:sz="0" w:space="0" w:color="auto"/>
        <w:left w:val="none" w:sz="0" w:space="0" w:color="auto"/>
        <w:bottom w:val="none" w:sz="0" w:space="0" w:color="auto"/>
        <w:right w:val="none" w:sz="0" w:space="0" w:color="auto"/>
      </w:divBdr>
    </w:div>
    <w:div w:id="1245072236">
      <w:bodyDiv w:val="1"/>
      <w:marLeft w:val="0"/>
      <w:marRight w:val="0"/>
      <w:marTop w:val="0"/>
      <w:marBottom w:val="0"/>
      <w:divBdr>
        <w:top w:val="none" w:sz="0" w:space="0" w:color="auto"/>
        <w:left w:val="none" w:sz="0" w:space="0" w:color="auto"/>
        <w:bottom w:val="none" w:sz="0" w:space="0" w:color="auto"/>
        <w:right w:val="none" w:sz="0" w:space="0" w:color="auto"/>
      </w:divBdr>
    </w:div>
    <w:div w:id="1247879058">
      <w:bodyDiv w:val="1"/>
      <w:marLeft w:val="0"/>
      <w:marRight w:val="0"/>
      <w:marTop w:val="0"/>
      <w:marBottom w:val="0"/>
      <w:divBdr>
        <w:top w:val="none" w:sz="0" w:space="0" w:color="auto"/>
        <w:left w:val="none" w:sz="0" w:space="0" w:color="auto"/>
        <w:bottom w:val="none" w:sz="0" w:space="0" w:color="auto"/>
        <w:right w:val="none" w:sz="0" w:space="0" w:color="auto"/>
      </w:divBdr>
    </w:div>
    <w:div w:id="1277366070">
      <w:bodyDiv w:val="1"/>
      <w:marLeft w:val="0"/>
      <w:marRight w:val="0"/>
      <w:marTop w:val="0"/>
      <w:marBottom w:val="0"/>
      <w:divBdr>
        <w:top w:val="none" w:sz="0" w:space="0" w:color="auto"/>
        <w:left w:val="none" w:sz="0" w:space="0" w:color="auto"/>
        <w:bottom w:val="none" w:sz="0" w:space="0" w:color="auto"/>
        <w:right w:val="none" w:sz="0" w:space="0" w:color="auto"/>
      </w:divBdr>
    </w:div>
    <w:div w:id="1316302907">
      <w:bodyDiv w:val="1"/>
      <w:marLeft w:val="0"/>
      <w:marRight w:val="0"/>
      <w:marTop w:val="0"/>
      <w:marBottom w:val="0"/>
      <w:divBdr>
        <w:top w:val="none" w:sz="0" w:space="0" w:color="auto"/>
        <w:left w:val="none" w:sz="0" w:space="0" w:color="auto"/>
        <w:bottom w:val="none" w:sz="0" w:space="0" w:color="auto"/>
        <w:right w:val="none" w:sz="0" w:space="0" w:color="auto"/>
      </w:divBdr>
    </w:div>
    <w:div w:id="1335449577">
      <w:bodyDiv w:val="1"/>
      <w:marLeft w:val="0"/>
      <w:marRight w:val="0"/>
      <w:marTop w:val="0"/>
      <w:marBottom w:val="0"/>
      <w:divBdr>
        <w:top w:val="none" w:sz="0" w:space="0" w:color="auto"/>
        <w:left w:val="none" w:sz="0" w:space="0" w:color="auto"/>
        <w:bottom w:val="none" w:sz="0" w:space="0" w:color="auto"/>
        <w:right w:val="none" w:sz="0" w:space="0" w:color="auto"/>
      </w:divBdr>
    </w:div>
    <w:div w:id="1338775725">
      <w:bodyDiv w:val="1"/>
      <w:marLeft w:val="0"/>
      <w:marRight w:val="0"/>
      <w:marTop w:val="0"/>
      <w:marBottom w:val="0"/>
      <w:divBdr>
        <w:top w:val="none" w:sz="0" w:space="0" w:color="auto"/>
        <w:left w:val="none" w:sz="0" w:space="0" w:color="auto"/>
        <w:bottom w:val="none" w:sz="0" w:space="0" w:color="auto"/>
        <w:right w:val="none" w:sz="0" w:space="0" w:color="auto"/>
      </w:divBdr>
    </w:div>
    <w:div w:id="1344237446">
      <w:bodyDiv w:val="1"/>
      <w:marLeft w:val="0"/>
      <w:marRight w:val="0"/>
      <w:marTop w:val="0"/>
      <w:marBottom w:val="0"/>
      <w:divBdr>
        <w:top w:val="none" w:sz="0" w:space="0" w:color="auto"/>
        <w:left w:val="none" w:sz="0" w:space="0" w:color="auto"/>
        <w:bottom w:val="none" w:sz="0" w:space="0" w:color="auto"/>
        <w:right w:val="none" w:sz="0" w:space="0" w:color="auto"/>
      </w:divBdr>
    </w:div>
    <w:div w:id="1376537926">
      <w:bodyDiv w:val="1"/>
      <w:marLeft w:val="0"/>
      <w:marRight w:val="0"/>
      <w:marTop w:val="0"/>
      <w:marBottom w:val="0"/>
      <w:divBdr>
        <w:top w:val="none" w:sz="0" w:space="0" w:color="auto"/>
        <w:left w:val="none" w:sz="0" w:space="0" w:color="auto"/>
        <w:bottom w:val="none" w:sz="0" w:space="0" w:color="auto"/>
        <w:right w:val="none" w:sz="0" w:space="0" w:color="auto"/>
      </w:divBdr>
    </w:div>
    <w:div w:id="1409225638">
      <w:bodyDiv w:val="1"/>
      <w:marLeft w:val="0"/>
      <w:marRight w:val="0"/>
      <w:marTop w:val="0"/>
      <w:marBottom w:val="0"/>
      <w:divBdr>
        <w:top w:val="none" w:sz="0" w:space="0" w:color="auto"/>
        <w:left w:val="none" w:sz="0" w:space="0" w:color="auto"/>
        <w:bottom w:val="none" w:sz="0" w:space="0" w:color="auto"/>
        <w:right w:val="none" w:sz="0" w:space="0" w:color="auto"/>
      </w:divBdr>
    </w:div>
    <w:div w:id="1421829673">
      <w:bodyDiv w:val="1"/>
      <w:marLeft w:val="0"/>
      <w:marRight w:val="0"/>
      <w:marTop w:val="0"/>
      <w:marBottom w:val="0"/>
      <w:divBdr>
        <w:top w:val="none" w:sz="0" w:space="0" w:color="auto"/>
        <w:left w:val="none" w:sz="0" w:space="0" w:color="auto"/>
        <w:bottom w:val="none" w:sz="0" w:space="0" w:color="auto"/>
        <w:right w:val="none" w:sz="0" w:space="0" w:color="auto"/>
      </w:divBdr>
    </w:div>
    <w:div w:id="1428503348">
      <w:bodyDiv w:val="1"/>
      <w:marLeft w:val="0"/>
      <w:marRight w:val="0"/>
      <w:marTop w:val="0"/>
      <w:marBottom w:val="0"/>
      <w:divBdr>
        <w:top w:val="none" w:sz="0" w:space="0" w:color="auto"/>
        <w:left w:val="none" w:sz="0" w:space="0" w:color="auto"/>
        <w:bottom w:val="none" w:sz="0" w:space="0" w:color="auto"/>
        <w:right w:val="none" w:sz="0" w:space="0" w:color="auto"/>
      </w:divBdr>
    </w:div>
    <w:div w:id="1433088601">
      <w:bodyDiv w:val="1"/>
      <w:marLeft w:val="0"/>
      <w:marRight w:val="0"/>
      <w:marTop w:val="0"/>
      <w:marBottom w:val="0"/>
      <w:divBdr>
        <w:top w:val="none" w:sz="0" w:space="0" w:color="auto"/>
        <w:left w:val="none" w:sz="0" w:space="0" w:color="auto"/>
        <w:bottom w:val="none" w:sz="0" w:space="0" w:color="auto"/>
        <w:right w:val="none" w:sz="0" w:space="0" w:color="auto"/>
      </w:divBdr>
    </w:div>
    <w:div w:id="1441027559">
      <w:bodyDiv w:val="1"/>
      <w:marLeft w:val="0"/>
      <w:marRight w:val="0"/>
      <w:marTop w:val="0"/>
      <w:marBottom w:val="0"/>
      <w:divBdr>
        <w:top w:val="none" w:sz="0" w:space="0" w:color="auto"/>
        <w:left w:val="none" w:sz="0" w:space="0" w:color="auto"/>
        <w:bottom w:val="none" w:sz="0" w:space="0" w:color="auto"/>
        <w:right w:val="none" w:sz="0" w:space="0" w:color="auto"/>
      </w:divBdr>
    </w:div>
    <w:div w:id="1483498504">
      <w:bodyDiv w:val="1"/>
      <w:marLeft w:val="0"/>
      <w:marRight w:val="0"/>
      <w:marTop w:val="0"/>
      <w:marBottom w:val="0"/>
      <w:divBdr>
        <w:top w:val="none" w:sz="0" w:space="0" w:color="auto"/>
        <w:left w:val="none" w:sz="0" w:space="0" w:color="auto"/>
        <w:bottom w:val="none" w:sz="0" w:space="0" w:color="auto"/>
        <w:right w:val="none" w:sz="0" w:space="0" w:color="auto"/>
      </w:divBdr>
    </w:div>
    <w:div w:id="1513832929">
      <w:bodyDiv w:val="1"/>
      <w:marLeft w:val="0"/>
      <w:marRight w:val="0"/>
      <w:marTop w:val="0"/>
      <w:marBottom w:val="0"/>
      <w:divBdr>
        <w:top w:val="none" w:sz="0" w:space="0" w:color="auto"/>
        <w:left w:val="none" w:sz="0" w:space="0" w:color="auto"/>
        <w:bottom w:val="none" w:sz="0" w:space="0" w:color="auto"/>
        <w:right w:val="none" w:sz="0" w:space="0" w:color="auto"/>
      </w:divBdr>
    </w:div>
    <w:div w:id="1521318355">
      <w:bodyDiv w:val="1"/>
      <w:marLeft w:val="0"/>
      <w:marRight w:val="0"/>
      <w:marTop w:val="0"/>
      <w:marBottom w:val="0"/>
      <w:divBdr>
        <w:top w:val="none" w:sz="0" w:space="0" w:color="auto"/>
        <w:left w:val="none" w:sz="0" w:space="0" w:color="auto"/>
        <w:bottom w:val="none" w:sz="0" w:space="0" w:color="auto"/>
        <w:right w:val="none" w:sz="0" w:space="0" w:color="auto"/>
      </w:divBdr>
    </w:div>
    <w:div w:id="1542479925">
      <w:bodyDiv w:val="1"/>
      <w:marLeft w:val="0"/>
      <w:marRight w:val="0"/>
      <w:marTop w:val="0"/>
      <w:marBottom w:val="0"/>
      <w:divBdr>
        <w:top w:val="none" w:sz="0" w:space="0" w:color="auto"/>
        <w:left w:val="none" w:sz="0" w:space="0" w:color="auto"/>
        <w:bottom w:val="none" w:sz="0" w:space="0" w:color="auto"/>
        <w:right w:val="none" w:sz="0" w:space="0" w:color="auto"/>
      </w:divBdr>
    </w:div>
    <w:div w:id="1549218049">
      <w:bodyDiv w:val="1"/>
      <w:marLeft w:val="0"/>
      <w:marRight w:val="0"/>
      <w:marTop w:val="0"/>
      <w:marBottom w:val="0"/>
      <w:divBdr>
        <w:top w:val="none" w:sz="0" w:space="0" w:color="auto"/>
        <w:left w:val="none" w:sz="0" w:space="0" w:color="auto"/>
        <w:bottom w:val="none" w:sz="0" w:space="0" w:color="auto"/>
        <w:right w:val="none" w:sz="0" w:space="0" w:color="auto"/>
      </w:divBdr>
    </w:div>
    <w:div w:id="1568606305">
      <w:bodyDiv w:val="1"/>
      <w:marLeft w:val="0"/>
      <w:marRight w:val="0"/>
      <w:marTop w:val="0"/>
      <w:marBottom w:val="0"/>
      <w:divBdr>
        <w:top w:val="none" w:sz="0" w:space="0" w:color="auto"/>
        <w:left w:val="none" w:sz="0" w:space="0" w:color="auto"/>
        <w:bottom w:val="none" w:sz="0" w:space="0" w:color="auto"/>
        <w:right w:val="none" w:sz="0" w:space="0" w:color="auto"/>
      </w:divBdr>
    </w:div>
    <w:div w:id="1588004820">
      <w:bodyDiv w:val="1"/>
      <w:marLeft w:val="0"/>
      <w:marRight w:val="0"/>
      <w:marTop w:val="0"/>
      <w:marBottom w:val="0"/>
      <w:divBdr>
        <w:top w:val="none" w:sz="0" w:space="0" w:color="auto"/>
        <w:left w:val="none" w:sz="0" w:space="0" w:color="auto"/>
        <w:bottom w:val="none" w:sz="0" w:space="0" w:color="auto"/>
        <w:right w:val="none" w:sz="0" w:space="0" w:color="auto"/>
      </w:divBdr>
    </w:div>
    <w:div w:id="1594969395">
      <w:bodyDiv w:val="1"/>
      <w:marLeft w:val="0"/>
      <w:marRight w:val="0"/>
      <w:marTop w:val="0"/>
      <w:marBottom w:val="0"/>
      <w:divBdr>
        <w:top w:val="none" w:sz="0" w:space="0" w:color="auto"/>
        <w:left w:val="none" w:sz="0" w:space="0" w:color="auto"/>
        <w:bottom w:val="none" w:sz="0" w:space="0" w:color="auto"/>
        <w:right w:val="none" w:sz="0" w:space="0" w:color="auto"/>
      </w:divBdr>
    </w:div>
    <w:div w:id="1596480647">
      <w:bodyDiv w:val="1"/>
      <w:marLeft w:val="0"/>
      <w:marRight w:val="0"/>
      <w:marTop w:val="0"/>
      <w:marBottom w:val="0"/>
      <w:divBdr>
        <w:top w:val="none" w:sz="0" w:space="0" w:color="auto"/>
        <w:left w:val="none" w:sz="0" w:space="0" w:color="auto"/>
        <w:bottom w:val="none" w:sz="0" w:space="0" w:color="auto"/>
        <w:right w:val="none" w:sz="0" w:space="0" w:color="auto"/>
      </w:divBdr>
    </w:div>
    <w:div w:id="1653876090">
      <w:bodyDiv w:val="1"/>
      <w:marLeft w:val="0"/>
      <w:marRight w:val="0"/>
      <w:marTop w:val="0"/>
      <w:marBottom w:val="0"/>
      <w:divBdr>
        <w:top w:val="none" w:sz="0" w:space="0" w:color="auto"/>
        <w:left w:val="none" w:sz="0" w:space="0" w:color="auto"/>
        <w:bottom w:val="none" w:sz="0" w:space="0" w:color="auto"/>
        <w:right w:val="none" w:sz="0" w:space="0" w:color="auto"/>
      </w:divBdr>
    </w:div>
    <w:div w:id="1663048539">
      <w:bodyDiv w:val="1"/>
      <w:marLeft w:val="0"/>
      <w:marRight w:val="0"/>
      <w:marTop w:val="0"/>
      <w:marBottom w:val="0"/>
      <w:divBdr>
        <w:top w:val="none" w:sz="0" w:space="0" w:color="auto"/>
        <w:left w:val="none" w:sz="0" w:space="0" w:color="auto"/>
        <w:bottom w:val="none" w:sz="0" w:space="0" w:color="auto"/>
        <w:right w:val="none" w:sz="0" w:space="0" w:color="auto"/>
      </w:divBdr>
    </w:div>
    <w:div w:id="1674338691">
      <w:bodyDiv w:val="1"/>
      <w:marLeft w:val="0"/>
      <w:marRight w:val="0"/>
      <w:marTop w:val="0"/>
      <w:marBottom w:val="0"/>
      <w:divBdr>
        <w:top w:val="none" w:sz="0" w:space="0" w:color="auto"/>
        <w:left w:val="none" w:sz="0" w:space="0" w:color="auto"/>
        <w:bottom w:val="none" w:sz="0" w:space="0" w:color="auto"/>
        <w:right w:val="none" w:sz="0" w:space="0" w:color="auto"/>
      </w:divBdr>
    </w:div>
    <w:div w:id="1698000693">
      <w:bodyDiv w:val="1"/>
      <w:marLeft w:val="0"/>
      <w:marRight w:val="0"/>
      <w:marTop w:val="0"/>
      <w:marBottom w:val="0"/>
      <w:divBdr>
        <w:top w:val="none" w:sz="0" w:space="0" w:color="auto"/>
        <w:left w:val="none" w:sz="0" w:space="0" w:color="auto"/>
        <w:bottom w:val="none" w:sz="0" w:space="0" w:color="auto"/>
        <w:right w:val="none" w:sz="0" w:space="0" w:color="auto"/>
      </w:divBdr>
    </w:div>
    <w:div w:id="1707868291">
      <w:bodyDiv w:val="1"/>
      <w:marLeft w:val="0"/>
      <w:marRight w:val="0"/>
      <w:marTop w:val="0"/>
      <w:marBottom w:val="0"/>
      <w:divBdr>
        <w:top w:val="none" w:sz="0" w:space="0" w:color="auto"/>
        <w:left w:val="none" w:sz="0" w:space="0" w:color="auto"/>
        <w:bottom w:val="none" w:sz="0" w:space="0" w:color="auto"/>
        <w:right w:val="none" w:sz="0" w:space="0" w:color="auto"/>
      </w:divBdr>
    </w:div>
    <w:div w:id="1711880390">
      <w:bodyDiv w:val="1"/>
      <w:marLeft w:val="0"/>
      <w:marRight w:val="0"/>
      <w:marTop w:val="0"/>
      <w:marBottom w:val="0"/>
      <w:divBdr>
        <w:top w:val="none" w:sz="0" w:space="0" w:color="auto"/>
        <w:left w:val="none" w:sz="0" w:space="0" w:color="auto"/>
        <w:bottom w:val="none" w:sz="0" w:space="0" w:color="auto"/>
        <w:right w:val="none" w:sz="0" w:space="0" w:color="auto"/>
      </w:divBdr>
    </w:div>
    <w:div w:id="1713844664">
      <w:bodyDiv w:val="1"/>
      <w:marLeft w:val="0"/>
      <w:marRight w:val="0"/>
      <w:marTop w:val="0"/>
      <w:marBottom w:val="0"/>
      <w:divBdr>
        <w:top w:val="none" w:sz="0" w:space="0" w:color="auto"/>
        <w:left w:val="none" w:sz="0" w:space="0" w:color="auto"/>
        <w:bottom w:val="none" w:sz="0" w:space="0" w:color="auto"/>
        <w:right w:val="none" w:sz="0" w:space="0" w:color="auto"/>
      </w:divBdr>
    </w:div>
    <w:div w:id="1717317759">
      <w:bodyDiv w:val="1"/>
      <w:marLeft w:val="0"/>
      <w:marRight w:val="0"/>
      <w:marTop w:val="0"/>
      <w:marBottom w:val="0"/>
      <w:divBdr>
        <w:top w:val="none" w:sz="0" w:space="0" w:color="auto"/>
        <w:left w:val="none" w:sz="0" w:space="0" w:color="auto"/>
        <w:bottom w:val="none" w:sz="0" w:space="0" w:color="auto"/>
        <w:right w:val="none" w:sz="0" w:space="0" w:color="auto"/>
      </w:divBdr>
    </w:div>
    <w:div w:id="1742408983">
      <w:bodyDiv w:val="1"/>
      <w:marLeft w:val="0"/>
      <w:marRight w:val="0"/>
      <w:marTop w:val="0"/>
      <w:marBottom w:val="0"/>
      <w:divBdr>
        <w:top w:val="none" w:sz="0" w:space="0" w:color="auto"/>
        <w:left w:val="none" w:sz="0" w:space="0" w:color="auto"/>
        <w:bottom w:val="none" w:sz="0" w:space="0" w:color="auto"/>
        <w:right w:val="none" w:sz="0" w:space="0" w:color="auto"/>
      </w:divBdr>
    </w:div>
    <w:div w:id="1763989784">
      <w:bodyDiv w:val="1"/>
      <w:marLeft w:val="0"/>
      <w:marRight w:val="0"/>
      <w:marTop w:val="0"/>
      <w:marBottom w:val="0"/>
      <w:divBdr>
        <w:top w:val="none" w:sz="0" w:space="0" w:color="auto"/>
        <w:left w:val="none" w:sz="0" w:space="0" w:color="auto"/>
        <w:bottom w:val="none" w:sz="0" w:space="0" w:color="auto"/>
        <w:right w:val="none" w:sz="0" w:space="0" w:color="auto"/>
      </w:divBdr>
    </w:div>
    <w:div w:id="1780758335">
      <w:bodyDiv w:val="1"/>
      <w:marLeft w:val="0"/>
      <w:marRight w:val="0"/>
      <w:marTop w:val="0"/>
      <w:marBottom w:val="0"/>
      <w:divBdr>
        <w:top w:val="none" w:sz="0" w:space="0" w:color="auto"/>
        <w:left w:val="none" w:sz="0" w:space="0" w:color="auto"/>
        <w:bottom w:val="none" w:sz="0" w:space="0" w:color="auto"/>
        <w:right w:val="none" w:sz="0" w:space="0" w:color="auto"/>
      </w:divBdr>
    </w:div>
    <w:div w:id="1816800844">
      <w:bodyDiv w:val="1"/>
      <w:marLeft w:val="0"/>
      <w:marRight w:val="0"/>
      <w:marTop w:val="0"/>
      <w:marBottom w:val="0"/>
      <w:divBdr>
        <w:top w:val="none" w:sz="0" w:space="0" w:color="auto"/>
        <w:left w:val="none" w:sz="0" w:space="0" w:color="auto"/>
        <w:bottom w:val="none" w:sz="0" w:space="0" w:color="auto"/>
        <w:right w:val="none" w:sz="0" w:space="0" w:color="auto"/>
      </w:divBdr>
    </w:div>
    <w:div w:id="1836916816">
      <w:bodyDiv w:val="1"/>
      <w:marLeft w:val="0"/>
      <w:marRight w:val="0"/>
      <w:marTop w:val="0"/>
      <w:marBottom w:val="0"/>
      <w:divBdr>
        <w:top w:val="none" w:sz="0" w:space="0" w:color="auto"/>
        <w:left w:val="none" w:sz="0" w:space="0" w:color="auto"/>
        <w:bottom w:val="none" w:sz="0" w:space="0" w:color="auto"/>
        <w:right w:val="none" w:sz="0" w:space="0" w:color="auto"/>
      </w:divBdr>
    </w:div>
    <w:div w:id="1873179716">
      <w:bodyDiv w:val="1"/>
      <w:marLeft w:val="0"/>
      <w:marRight w:val="0"/>
      <w:marTop w:val="0"/>
      <w:marBottom w:val="0"/>
      <w:divBdr>
        <w:top w:val="none" w:sz="0" w:space="0" w:color="auto"/>
        <w:left w:val="none" w:sz="0" w:space="0" w:color="auto"/>
        <w:bottom w:val="none" w:sz="0" w:space="0" w:color="auto"/>
        <w:right w:val="none" w:sz="0" w:space="0" w:color="auto"/>
      </w:divBdr>
    </w:div>
    <w:div w:id="1924952205">
      <w:bodyDiv w:val="1"/>
      <w:marLeft w:val="0"/>
      <w:marRight w:val="0"/>
      <w:marTop w:val="0"/>
      <w:marBottom w:val="0"/>
      <w:divBdr>
        <w:top w:val="none" w:sz="0" w:space="0" w:color="auto"/>
        <w:left w:val="none" w:sz="0" w:space="0" w:color="auto"/>
        <w:bottom w:val="none" w:sz="0" w:space="0" w:color="auto"/>
        <w:right w:val="none" w:sz="0" w:space="0" w:color="auto"/>
      </w:divBdr>
    </w:div>
    <w:div w:id="1925067038">
      <w:bodyDiv w:val="1"/>
      <w:marLeft w:val="0"/>
      <w:marRight w:val="0"/>
      <w:marTop w:val="0"/>
      <w:marBottom w:val="0"/>
      <w:divBdr>
        <w:top w:val="none" w:sz="0" w:space="0" w:color="auto"/>
        <w:left w:val="none" w:sz="0" w:space="0" w:color="auto"/>
        <w:bottom w:val="none" w:sz="0" w:space="0" w:color="auto"/>
        <w:right w:val="none" w:sz="0" w:space="0" w:color="auto"/>
      </w:divBdr>
    </w:div>
    <w:div w:id="1927422314">
      <w:bodyDiv w:val="1"/>
      <w:marLeft w:val="0"/>
      <w:marRight w:val="0"/>
      <w:marTop w:val="0"/>
      <w:marBottom w:val="0"/>
      <w:divBdr>
        <w:top w:val="none" w:sz="0" w:space="0" w:color="auto"/>
        <w:left w:val="none" w:sz="0" w:space="0" w:color="auto"/>
        <w:bottom w:val="none" w:sz="0" w:space="0" w:color="auto"/>
        <w:right w:val="none" w:sz="0" w:space="0" w:color="auto"/>
      </w:divBdr>
    </w:div>
    <w:div w:id="1953322977">
      <w:bodyDiv w:val="1"/>
      <w:marLeft w:val="0"/>
      <w:marRight w:val="0"/>
      <w:marTop w:val="0"/>
      <w:marBottom w:val="0"/>
      <w:divBdr>
        <w:top w:val="none" w:sz="0" w:space="0" w:color="auto"/>
        <w:left w:val="none" w:sz="0" w:space="0" w:color="auto"/>
        <w:bottom w:val="none" w:sz="0" w:space="0" w:color="auto"/>
        <w:right w:val="none" w:sz="0" w:space="0" w:color="auto"/>
      </w:divBdr>
    </w:div>
    <w:div w:id="1965115211">
      <w:bodyDiv w:val="1"/>
      <w:marLeft w:val="0"/>
      <w:marRight w:val="0"/>
      <w:marTop w:val="0"/>
      <w:marBottom w:val="0"/>
      <w:divBdr>
        <w:top w:val="none" w:sz="0" w:space="0" w:color="auto"/>
        <w:left w:val="none" w:sz="0" w:space="0" w:color="auto"/>
        <w:bottom w:val="none" w:sz="0" w:space="0" w:color="auto"/>
        <w:right w:val="none" w:sz="0" w:space="0" w:color="auto"/>
      </w:divBdr>
    </w:div>
    <w:div w:id="1971397117">
      <w:bodyDiv w:val="1"/>
      <w:marLeft w:val="0"/>
      <w:marRight w:val="0"/>
      <w:marTop w:val="0"/>
      <w:marBottom w:val="0"/>
      <w:divBdr>
        <w:top w:val="none" w:sz="0" w:space="0" w:color="auto"/>
        <w:left w:val="none" w:sz="0" w:space="0" w:color="auto"/>
        <w:bottom w:val="none" w:sz="0" w:space="0" w:color="auto"/>
        <w:right w:val="none" w:sz="0" w:space="0" w:color="auto"/>
      </w:divBdr>
    </w:div>
    <w:div w:id="1998920651">
      <w:bodyDiv w:val="1"/>
      <w:marLeft w:val="0"/>
      <w:marRight w:val="0"/>
      <w:marTop w:val="0"/>
      <w:marBottom w:val="0"/>
      <w:divBdr>
        <w:top w:val="none" w:sz="0" w:space="0" w:color="auto"/>
        <w:left w:val="none" w:sz="0" w:space="0" w:color="auto"/>
        <w:bottom w:val="none" w:sz="0" w:space="0" w:color="auto"/>
        <w:right w:val="none" w:sz="0" w:space="0" w:color="auto"/>
      </w:divBdr>
    </w:div>
    <w:div w:id="2000159113">
      <w:bodyDiv w:val="1"/>
      <w:marLeft w:val="0"/>
      <w:marRight w:val="0"/>
      <w:marTop w:val="0"/>
      <w:marBottom w:val="0"/>
      <w:divBdr>
        <w:top w:val="none" w:sz="0" w:space="0" w:color="auto"/>
        <w:left w:val="none" w:sz="0" w:space="0" w:color="auto"/>
        <w:bottom w:val="none" w:sz="0" w:space="0" w:color="auto"/>
        <w:right w:val="none" w:sz="0" w:space="0" w:color="auto"/>
      </w:divBdr>
    </w:div>
    <w:div w:id="2008970633">
      <w:bodyDiv w:val="1"/>
      <w:marLeft w:val="0"/>
      <w:marRight w:val="0"/>
      <w:marTop w:val="0"/>
      <w:marBottom w:val="0"/>
      <w:divBdr>
        <w:top w:val="none" w:sz="0" w:space="0" w:color="auto"/>
        <w:left w:val="none" w:sz="0" w:space="0" w:color="auto"/>
        <w:bottom w:val="none" w:sz="0" w:space="0" w:color="auto"/>
        <w:right w:val="none" w:sz="0" w:space="0" w:color="auto"/>
      </w:divBdr>
    </w:div>
    <w:div w:id="2013071332">
      <w:bodyDiv w:val="1"/>
      <w:marLeft w:val="0"/>
      <w:marRight w:val="0"/>
      <w:marTop w:val="0"/>
      <w:marBottom w:val="0"/>
      <w:divBdr>
        <w:top w:val="none" w:sz="0" w:space="0" w:color="auto"/>
        <w:left w:val="none" w:sz="0" w:space="0" w:color="auto"/>
        <w:bottom w:val="none" w:sz="0" w:space="0" w:color="auto"/>
        <w:right w:val="none" w:sz="0" w:space="0" w:color="auto"/>
      </w:divBdr>
    </w:div>
    <w:div w:id="2013489681">
      <w:bodyDiv w:val="1"/>
      <w:marLeft w:val="0"/>
      <w:marRight w:val="0"/>
      <w:marTop w:val="0"/>
      <w:marBottom w:val="0"/>
      <w:divBdr>
        <w:top w:val="none" w:sz="0" w:space="0" w:color="auto"/>
        <w:left w:val="none" w:sz="0" w:space="0" w:color="auto"/>
        <w:bottom w:val="none" w:sz="0" w:space="0" w:color="auto"/>
        <w:right w:val="none" w:sz="0" w:space="0" w:color="auto"/>
      </w:divBdr>
    </w:div>
    <w:div w:id="2019113266">
      <w:bodyDiv w:val="1"/>
      <w:marLeft w:val="0"/>
      <w:marRight w:val="0"/>
      <w:marTop w:val="0"/>
      <w:marBottom w:val="0"/>
      <w:divBdr>
        <w:top w:val="none" w:sz="0" w:space="0" w:color="auto"/>
        <w:left w:val="none" w:sz="0" w:space="0" w:color="auto"/>
        <w:bottom w:val="none" w:sz="0" w:space="0" w:color="auto"/>
        <w:right w:val="none" w:sz="0" w:space="0" w:color="auto"/>
      </w:divBdr>
    </w:div>
    <w:div w:id="2026664241">
      <w:bodyDiv w:val="1"/>
      <w:marLeft w:val="0"/>
      <w:marRight w:val="0"/>
      <w:marTop w:val="0"/>
      <w:marBottom w:val="0"/>
      <w:divBdr>
        <w:top w:val="none" w:sz="0" w:space="0" w:color="auto"/>
        <w:left w:val="none" w:sz="0" w:space="0" w:color="auto"/>
        <w:bottom w:val="none" w:sz="0" w:space="0" w:color="auto"/>
        <w:right w:val="none" w:sz="0" w:space="0" w:color="auto"/>
      </w:divBdr>
    </w:div>
    <w:div w:id="2041932305">
      <w:bodyDiv w:val="1"/>
      <w:marLeft w:val="0"/>
      <w:marRight w:val="0"/>
      <w:marTop w:val="0"/>
      <w:marBottom w:val="0"/>
      <w:divBdr>
        <w:top w:val="none" w:sz="0" w:space="0" w:color="auto"/>
        <w:left w:val="none" w:sz="0" w:space="0" w:color="auto"/>
        <w:bottom w:val="none" w:sz="0" w:space="0" w:color="auto"/>
        <w:right w:val="none" w:sz="0" w:space="0" w:color="auto"/>
      </w:divBdr>
    </w:div>
    <w:div w:id="2054227777">
      <w:bodyDiv w:val="1"/>
      <w:marLeft w:val="0"/>
      <w:marRight w:val="0"/>
      <w:marTop w:val="0"/>
      <w:marBottom w:val="0"/>
      <w:divBdr>
        <w:top w:val="none" w:sz="0" w:space="0" w:color="auto"/>
        <w:left w:val="none" w:sz="0" w:space="0" w:color="auto"/>
        <w:bottom w:val="none" w:sz="0" w:space="0" w:color="auto"/>
        <w:right w:val="none" w:sz="0" w:space="0" w:color="auto"/>
      </w:divBdr>
    </w:div>
    <w:div w:id="2085106993">
      <w:bodyDiv w:val="1"/>
      <w:marLeft w:val="0"/>
      <w:marRight w:val="0"/>
      <w:marTop w:val="0"/>
      <w:marBottom w:val="0"/>
      <w:divBdr>
        <w:top w:val="none" w:sz="0" w:space="0" w:color="auto"/>
        <w:left w:val="none" w:sz="0" w:space="0" w:color="auto"/>
        <w:bottom w:val="none" w:sz="0" w:space="0" w:color="auto"/>
        <w:right w:val="none" w:sz="0" w:space="0" w:color="auto"/>
      </w:divBdr>
    </w:div>
    <w:div w:id="2127692173">
      <w:bodyDiv w:val="1"/>
      <w:marLeft w:val="0"/>
      <w:marRight w:val="0"/>
      <w:marTop w:val="0"/>
      <w:marBottom w:val="0"/>
      <w:divBdr>
        <w:top w:val="none" w:sz="0" w:space="0" w:color="auto"/>
        <w:left w:val="none" w:sz="0" w:space="0" w:color="auto"/>
        <w:bottom w:val="none" w:sz="0" w:space="0" w:color="auto"/>
        <w:right w:val="none" w:sz="0" w:space="0" w:color="auto"/>
      </w:divBdr>
    </w:div>
    <w:div w:id="212881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4.bin"/><Relationship Id="rId42" Type="http://schemas.openxmlformats.org/officeDocument/2006/relationships/image" Target="media/image14.emf"/><Relationship Id="rId63" Type="http://schemas.openxmlformats.org/officeDocument/2006/relationships/oleObject" Target="embeddings/oleObject15.bin"/><Relationship Id="rId84" Type="http://schemas.openxmlformats.org/officeDocument/2006/relationships/image" Target="media/image35.emf"/><Relationship Id="rId138" Type="http://schemas.openxmlformats.org/officeDocument/2006/relationships/package" Target="embeddings/Microsoft_Visio_Drawing35.vsdx"/><Relationship Id="rId159" Type="http://schemas.openxmlformats.org/officeDocument/2006/relationships/fontTable" Target="fontTable.xml"/><Relationship Id="rId107" Type="http://schemas.openxmlformats.org/officeDocument/2006/relationships/image" Target="media/image48.wmf"/><Relationship Id="rId11" Type="http://schemas.openxmlformats.org/officeDocument/2006/relationships/image" Target="media/image2.emf"/><Relationship Id="rId32" Type="http://schemas.openxmlformats.org/officeDocument/2006/relationships/comments" Target="comments.xml"/><Relationship Id="rId53" Type="http://schemas.openxmlformats.org/officeDocument/2006/relationships/package" Target="embeddings/Microsoft_Visio_Drawing10.vsdx"/><Relationship Id="rId74" Type="http://schemas.openxmlformats.org/officeDocument/2006/relationships/image" Target="media/image30.wmf"/><Relationship Id="rId128" Type="http://schemas.openxmlformats.org/officeDocument/2006/relationships/package" Target="embeddings/Microsoft_Visio_Drawing30.vsdx"/><Relationship Id="rId149" Type="http://schemas.openxmlformats.org/officeDocument/2006/relationships/package" Target="embeddings/Microsoft_Visio_Drawing40.vsdx"/><Relationship Id="rId5" Type="http://schemas.openxmlformats.org/officeDocument/2006/relationships/settings" Target="settings.xml"/><Relationship Id="rId95" Type="http://schemas.openxmlformats.org/officeDocument/2006/relationships/image" Target="media/image42.emf"/><Relationship Id="rId160" Type="http://schemas.microsoft.com/office/2011/relationships/people" Target="people.xml"/><Relationship Id="rId22" Type="http://schemas.openxmlformats.org/officeDocument/2006/relationships/image" Target="media/image7.wmf"/><Relationship Id="rId43" Type="http://schemas.openxmlformats.org/officeDocument/2006/relationships/package" Target="embeddings/Microsoft_Visio_Drawing5.vsdx"/><Relationship Id="rId64" Type="http://schemas.openxmlformats.org/officeDocument/2006/relationships/image" Target="media/image25.wmf"/><Relationship Id="rId118" Type="http://schemas.openxmlformats.org/officeDocument/2006/relationships/oleObject" Target="embeddings/oleObject25.bin"/><Relationship Id="rId139" Type="http://schemas.openxmlformats.org/officeDocument/2006/relationships/image" Target="media/image64.emf"/><Relationship Id="rId85" Type="http://schemas.openxmlformats.org/officeDocument/2006/relationships/package" Target="embeddings/Microsoft_Visio_Drawing19.vsdx"/><Relationship Id="rId150" Type="http://schemas.openxmlformats.org/officeDocument/2006/relationships/image" Target="media/image70.emf"/><Relationship Id="rId12" Type="http://schemas.openxmlformats.org/officeDocument/2006/relationships/package" Target="embeddings/Microsoft_Visio_Drawing1.vsdx"/><Relationship Id="rId17" Type="http://schemas.openxmlformats.org/officeDocument/2006/relationships/image" Target="media/image5.wmf"/><Relationship Id="rId33" Type="http://schemas.microsoft.com/office/2011/relationships/commentsExtended" Target="commentsExtended.xml"/><Relationship Id="rId38" Type="http://schemas.openxmlformats.org/officeDocument/2006/relationships/image" Target="media/image12.wmf"/><Relationship Id="rId59" Type="http://schemas.openxmlformats.org/officeDocument/2006/relationships/oleObject" Target="embeddings/oleObject13.bin"/><Relationship Id="rId103" Type="http://schemas.openxmlformats.org/officeDocument/2006/relationships/image" Target="media/image46.wmf"/><Relationship Id="rId108" Type="http://schemas.openxmlformats.org/officeDocument/2006/relationships/oleObject" Target="embeddings/oleObject21.bin"/><Relationship Id="rId124" Type="http://schemas.openxmlformats.org/officeDocument/2006/relationships/package" Target="embeddings/Microsoft_Visio_Drawing28.vsdx"/><Relationship Id="rId129" Type="http://schemas.openxmlformats.org/officeDocument/2006/relationships/image" Target="media/image59.emf"/><Relationship Id="rId54" Type="http://schemas.openxmlformats.org/officeDocument/2006/relationships/image" Target="media/image20.wmf"/><Relationship Id="rId70" Type="http://schemas.openxmlformats.org/officeDocument/2006/relationships/image" Target="media/image28.emf"/><Relationship Id="rId75" Type="http://schemas.openxmlformats.org/officeDocument/2006/relationships/oleObject" Target="embeddings/oleObject17.bin"/><Relationship Id="rId91" Type="http://schemas.openxmlformats.org/officeDocument/2006/relationships/image" Target="media/image40.emf"/><Relationship Id="rId96" Type="http://schemas.openxmlformats.org/officeDocument/2006/relationships/package" Target="embeddings/Microsoft_Visio_Drawing23.vsdx"/><Relationship Id="rId140" Type="http://schemas.openxmlformats.org/officeDocument/2006/relationships/package" Target="embeddings/Microsoft_Visio_Drawing36.vsdx"/><Relationship Id="rId145" Type="http://schemas.openxmlformats.org/officeDocument/2006/relationships/package" Target="embeddings/Microsoft_Visio_Drawing38.vsdx"/><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5.bin"/><Relationship Id="rId28" Type="http://schemas.openxmlformats.org/officeDocument/2006/relationships/image" Target="media/image9.emf"/><Relationship Id="rId49" Type="http://schemas.openxmlformats.org/officeDocument/2006/relationships/package" Target="embeddings/Microsoft_Visio_Drawing8.vsdx"/><Relationship Id="rId114" Type="http://schemas.openxmlformats.org/officeDocument/2006/relationships/oleObject" Target="embeddings/oleObject23.bin"/><Relationship Id="rId119" Type="http://schemas.openxmlformats.org/officeDocument/2006/relationships/image" Target="media/image54.wmf"/><Relationship Id="rId44" Type="http://schemas.openxmlformats.org/officeDocument/2006/relationships/image" Target="media/image15.emf"/><Relationship Id="rId60" Type="http://schemas.openxmlformats.org/officeDocument/2006/relationships/image" Target="media/image23.wmf"/><Relationship Id="rId65" Type="http://schemas.openxmlformats.org/officeDocument/2006/relationships/oleObject" Target="embeddings/oleObject16.bin"/><Relationship Id="rId81" Type="http://schemas.openxmlformats.org/officeDocument/2006/relationships/package" Target="embeddings/Microsoft_Visio_Drawing17.vsdx"/><Relationship Id="rId86" Type="http://schemas.openxmlformats.org/officeDocument/2006/relationships/image" Target="media/image36.emf"/><Relationship Id="rId130" Type="http://schemas.openxmlformats.org/officeDocument/2006/relationships/package" Target="embeddings/Microsoft_Visio_Drawing31.vsdx"/><Relationship Id="rId135" Type="http://schemas.openxmlformats.org/officeDocument/2006/relationships/image" Target="media/image62.emf"/><Relationship Id="rId151" Type="http://schemas.openxmlformats.org/officeDocument/2006/relationships/package" Target="embeddings/Microsoft_Visio_Drawing41.vsdx"/><Relationship Id="rId156" Type="http://schemas.openxmlformats.org/officeDocument/2006/relationships/footer" Target="footer1.xml"/><Relationship Id="rId13" Type="http://schemas.openxmlformats.org/officeDocument/2006/relationships/image" Target="media/image3.wmf"/><Relationship Id="rId18" Type="http://schemas.openxmlformats.org/officeDocument/2006/relationships/oleObject" Target="embeddings/oleObject2.bin"/><Relationship Id="rId39" Type="http://schemas.openxmlformats.org/officeDocument/2006/relationships/oleObject" Target="embeddings/oleObject10.bin"/><Relationship Id="rId109" Type="http://schemas.openxmlformats.org/officeDocument/2006/relationships/image" Target="media/image49.emf"/><Relationship Id="rId34" Type="http://schemas.microsoft.com/office/2016/09/relationships/commentsIds" Target="commentsIds.xml"/><Relationship Id="rId50" Type="http://schemas.openxmlformats.org/officeDocument/2006/relationships/image" Target="media/image18.emf"/><Relationship Id="rId55" Type="http://schemas.openxmlformats.org/officeDocument/2006/relationships/oleObject" Target="embeddings/oleObject12.bin"/><Relationship Id="rId76" Type="http://schemas.openxmlformats.org/officeDocument/2006/relationships/image" Target="media/image31.wmf"/><Relationship Id="rId97" Type="http://schemas.openxmlformats.org/officeDocument/2006/relationships/image" Target="media/image43.emf"/><Relationship Id="rId104" Type="http://schemas.openxmlformats.org/officeDocument/2006/relationships/oleObject" Target="embeddings/oleObject19.bin"/><Relationship Id="rId120" Type="http://schemas.openxmlformats.org/officeDocument/2006/relationships/oleObject" Target="embeddings/oleObject26.bin"/><Relationship Id="rId125" Type="http://schemas.openxmlformats.org/officeDocument/2006/relationships/image" Target="media/image57.emf"/><Relationship Id="rId141" Type="http://schemas.openxmlformats.org/officeDocument/2006/relationships/image" Target="media/image65.emf"/><Relationship Id="rId146" Type="http://schemas.openxmlformats.org/officeDocument/2006/relationships/image" Target="media/image68.emf"/><Relationship Id="rId7" Type="http://schemas.openxmlformats.org/officeDocument/2006/relationships/footnotes" Target="footnotes.xml"/><Relationship Id="rId71" Type="http://schemas.openxmlformats.org/officeDocument/2006/relationships/package" Target="embeddings/Microsoft_Visio_Drawing14.vsdx"/><Relationship Id="rId92" Type="http://schemas.openxmlformats.org/officeDocument/2006/relationships/package" Target="embeddings/Microsoft_Visio_Drawing21.vsdx"/><Relationship Id="rId2" Type="http://schemas.openxmlformats.org/officeDocument/2006/relationships/customXml" Target="../customXml/item2.xml"/><Relationship Id="rId29" Type="http://schemas.openxmlformats.org/officeDocument/2006/relationships/package" Target="embeddings/Microsoft_Visio_Drawing4.vsdx"/><Relationship Id="rId24" Type="http://schemas.openxmlformats.org/officeDocument/2006/relationships/oleObject" Target="embeddings/oleObject6.bin"/><Relationship Id="rId40" Type="http://schemas.openxmlformats.org/officeDocument/2006/relationships/image" Target="media/image13.wmf"/><Relationship Id="rId45" Type="http://schemas.openxmlformats.org/officeDocument/2006/relationships/package" Target="embeddings/Microsoft_Visio_Drawing6.vsdx"/><Relationship Id="rId66" Type="http://schemas.openxmlformats.org/officeDocument/2006/relationships/image" Target="media/image26.emf"/><Relationship Id="rId87" Type="http://schemas.openxmlformats.org/officeDocument/2006/relationships/package" Target="embeddings/Microsoft_Visio_Drawing20.vsdx"/><Relationship Id="rId110" Type="http://schemas.openxmlformats.org/officeDocument/2006/relationships/package" Target="embeddings/Microsoft_Visio_Drawing27.vsdx"/><Relationship Id="rId115" Type="http://schemas.openxmlformats.org/officeDocument/2006/relationships/image" Target="media/image52.wmf"/><Relationship Id="rId131" Type="http://schemas.openxmlformats.org/officeDocument/2006/relationships/image" Target="media/image60.emf"/><Relationship Id="rId136" Type="http://schemas.openxmlformats.org/officeDocument/2006/relationships/package" Target="embeddings/Microsoft_Visio_Drawing34.vsdx"/><Relationship Id="rId157" Type="http://schemas.openxmlformats.org/officeDocument/2006/relationships/header" Target="header1.xml"/><Relationship Id="rId61" Type="http://schemas.openxmlformats.org/officeDocument/2006/relationships/oleObject" Target="embeddings/oleObject14.bin"/><Relationship Id="rId82" Type="http://schemas.openxmlformats.org/officeDocument/2006/relationships/image" Target="media/image34.emf"/><Relationship Id="rId152" Type="http://schemas.openxmlformats.org/officeDocument/2006/relationships/image" Target="media/image71.emf"/><Relationship Id="rId19" Type="http://schemas.openxmlformats.org/officeDocument/2006/relationships/oleObject" Target="embeddings/oleObject3.bin"/><Relationship Id="rId14" Type="http://schemas.openxmlformats.org/officeDocument/2006/relationships/oleObject" Target="embeddings/oleObject1.bin"/><Relationship Id="rId30" Type="http://schemas.openxmlformats.org/officeDocument/2006/relationships/image" Target="media/image10.wmf"/><Relationship Id="rId35" Type="http://schemas.microsoft.com/office/2018/08/relationships/commentsExtensible" Target="commentsExtensible.xml"/><Relationship Id="rId56" Type="http://schemas.openxmlformats.org/officeDocument/2006/relationships/image" Target="media/image21.emf"/><Relationship Id="rId77" Type="http://schemas.openxmlformats.org/officeDocument/2006/relationships/oleObject" Target="embeddings/oleObject18.bin"/><Relationship Id="rId100" Type="http://schemas.openxmlformats.org/officeDocument/2006/relationships/package" Target="embeddings/Microsoft_Visio_Drawing25.vsdx"/><Relationship Id="rId105" Type="http://schemas.openxmlformats.org/officeDocument/2006/relationships/image" Target="media/image47.wmf"/><Relationship Id="rId126" Type="http://schemas.openxmlformats.org/officeDocument/2006/relationships/package" Target="embeddings/Microsoft_Visio_Drawing29.vsdx"/><Relationship Id="rId147" Type="http://schemas.openxmlformats.org/officeDocument/2006/relationships/package" Target="embeddings/Microsoft_Visio_Drawing39.vsdx"/><Relationship Id="rId8" Type="http://schemas.openxmlformats.org/officeDocument/2006/relationships/endnotes" Target="endnotes.xml"/><Relationship Id="rId51" Type="http://schemas.openxmlformats.org/officeDocument/2006/relationships/package" Target="embeddings/Microsoft_Visio_Drawing9.vsdx"/><Relationship Id="rId72" Type="http://schemas.openxmlformats.org/officeDocument/2006/relationships/image" Target="media/image29.emf"/><Relationship Id="rId93" Type="http://schemas.openxmlformats.org/officeDocument/2006/relationships/image" Target="media/image41.emf"/><Relationship Id="rId98" Type="http://schemas.openxmlformats.org/officeDocument/2006/relationships/package" Target="embeddings/Microsoft_Visio_Drawing24.vsdx"/><Relationship Id="rId121" Type="http://schemas.openxmlformats.org/officeDocument/2006/relationships/image" Target="media/image55.wmf"/><Relationship Id="rId142" Type="http://schemas.openxmlformats.org/officeDocument/2006/relationships/image" Target="media/image66.emf"/><Relationship Id="rId3" Type="http://schemas.openxmlformats.org/officeDocument/2006/relationships/numbering" Target="numbering.xml"/><Relationship Id="rId25" Type="http://schemas.openxmlformats.org/officeDocument/2006/relationships/oleObject" Target="embeddings/oleObject7.bin"/><Relationship Id="rId46" Type="http://schemas.openxmlformats.org/officeDocument/2006/relationships/image" Target="media/image16.emf"/><Relationship Id="rId67" Type="http://schemas.openxmlformats.org/officeDocument/2006/relationships/package" Target="embeddings/Microsoft_Visio_Drawing12.vsdx"/><Relationship Id="rId116" Type="http://schemas.openxmlformats.org/officeDocument/2006/relationships/oleObject" Target="embeddings/oleObject24.bin"/><Relationship Id="rId137" Type="http://schemas.openxmlformats.org/officeDocument/2006/relationships/image" Target="media/image63.emf"/><Relationship Id="rId158" Type="http://schemas.openxmlformats.org/officeDocument/2006/relationships/footer" Target="footer2.xml"/><Relationship Id="rId20" Type="http://schemas.openxmlformats.org/officeDocument/2006/relationships/image" Target="media/image6.wmf"/><Relationship Id="rId41" Type="http://schemas.openxmlformats.org/officeDocument/2006/relationships/oleObject" Target="embeddings/oleObject11.bin"/><Relationship Id="rId62" Type="http://schemas.openxmlformats.org/officeDocument/2006/relationships/image" Target="media/image24.wmf"/><Relationship Id="rId83" Type="http://schemas.openxmlformats.org/officeDocument/2006/relationships/package" Target="embeddings/Microsoft_Visio_Drawing18.vsdx"/><Relationship Id="rId88" Type="http://schemas.openxmlformats.org/officeDocument/2006/relationships/image" Target="media/image37.png"/><Relationship Id="rId111" Type="http://schemas.openxmlformats.org/officeDocument/2006/relationships/image" Target="media/image50.wmf"/><Relationship Id="rId132" Type="http://schemas.openxmlformats.org/officeDocument/2006/relationships/package" Target="embeddings/Microsoft_Visio_Drawing32.vsdx"/><Relationship Id="rId153" Type="http://schemas.openxmlformats.org/officeDocument/2006/relationships/package" Target="embeddings/Microsoft_Visio_Drawing42.vsdx"/><Relationship Id="rId15" Type="http://schemas.openxmlformats.org/officeDocument/2006/relationships/image" Target="media/image4.emf"/><Relationship Id="rId36" Type="http://schemas.openxmlformats.org/officeDocument/2006/relationships/image" Target="media/image11.wmf"/><Relationship Id="rId57" Type="http://schemas.openxmlformats.org/officeDocument/2006/relationships/package" Target="embeddings/Microsoft_Visio_Drawing11.vsdx"/><Relationship Id="rId106" Type="http://schemas.openxmlformats.org/officeDocument/2006/relationships/oleObject" Target="embeddings/oleObject20.bin"/><Relationship Id="rId127" Type="http://schemas.openxmlformats.org/officeDocument/2006/relationships/image" Target="media/image58.emf"/><Relationship Id="rId10" Type="http://schemas.openxmlformats.org/officeDocument/2006/relationships/package" Target="embeddings/Microsoft_Visio_Drawing.vsdx"/><Relationship Id="rId31" Type="http://schemas.openxmlformats.org/officeDocument/2006/relationships/oleObject" Target="embeddings/oleObject8.bin"/><Relationship Id="rId52" Type="http://schemas.openxmlformats.org/officeDocument/2006/relationships/image" Target="media/image19.emf"/><Relationship Id="rId73" Type="http://schemas.openxmlformats.org/officeDocument/2006/relationships/package" Target="embeddings/Microsoft_Visio_Drawing15.vsdx"/><Relationship Id="rId78" Type="http://schemas.openxmlformats.org/officeDocument/2006/relationships/image" Target="media/image32.emf"/><Relationship Id="rId94" Type="http://schemas.openxmlformats.org/officeDocument/2006/relationships/package" Target="embeddings/Microsoft_Visio_Drawing22.vsdx"/><Relationship Id="rId99" Type="http://schemas.openxmlformats.org/officeDocument/2006/relationships/image" Target="media/image44.emf"/><Relationship Id="rId101" Type="http://schemas.openxmlformats.org/officeDocument/2006/relationships/image" Target="media/image45.emf"/><Relationship Id="rId122" Type="http://schemas.openxmlformats.org/officeDocument/2006/relationships/oleObject" Target="embeddings/oleObject27.bin"/><Relationship Id="rId143" Type="http://schemas.openxmlformats.org/officeDocument/2006/relationships/package" Target="embeddings/Microsoft_Visio_Drawing37.vsdx"/><Relationship Id="rId148" Type="http://schemas.openxmlformats.org/officeDocument/2006/relationships/image" Target="media/image69.emf"/><Relationship Id="rId4" Type="http://schemas.openxmlformats.org/officeDocument/2006/relationships/styles" Target="styles.xml"/><Relationship Id="rId9" Type="http://schemas.openxmlformats.org/officeDocument/2006/relationships/image" Target="media/image1.emf"/><Relationship Id="rId26" Type="http://schemas.openxmlformats.org/officeDocument/2006/relationships/image" Target="media/image8.emf"/><Relationship Id="rId47" Type="http://schemas.openxmlformats.org/officeDocument/2006/relationships/package" Target="embeddings/Microsoft_Visio_Drawing7.vsdx"/><Relationship Id="rId68" Type="http://schemas.openxmlformats.org/officeDocument/2006/relationships/image" Target="media/image27.emf"/><Relationship Id="rId89" Type="http://schemas.openxmlformats.org/officeDocument/2006/relationships/image" Target="media/image38.png"/><Relationship Id="rId112" Type="http://schemas.openxmlformats.org/officeDocument/2006/relationships/oleObject" Target="embeddings/oleObject22.bin"/><Relationship Id="rId133" Type="http://schemas.openxmlformats.org/officeDocument/2006/relationships/image" Target="media/image61.emf"/><Relationship Id="rId154" Type="http://schemas.openxmlformats.org/officeDocument/2006/relationships/image" Target="media/image72.emf"/><Relationship Id="rId16" Type="http://schemas.openxmlformats.org/officeDocument/2006/relationships/package" Target="embeddings/Microsoft_Visio_Drawing2.vsdx"/><Relationship Id="rId37" Type="http://schemas.openxmlformats.org/officeDocument/2006/relationships/oleObject" Target="embeddings/oleObject9.bin"/><Relationship Id="rId58" Type="http://schemas.openxmlformats.org/officeDocument/2006/relationships/image" Target="media/image22.wmf"/><Relationship Id="rId79" Type="http://schemas.openxmlformats.org/officeDocument/2006/relationships/package" Target="embeddings/Microsoft_Visio_Drawing16.vsdx"/><Relationship Id="rId102" Type="http://schemas.openxmlformats.org/officeDocument/2006/relationships/package" Target="embeddings/Microsoft_Visio_Drawing26.vsdx"/><Relationship Id="rId123" Type="http://schemas.openxmlformats.org/officeDocument/2006/relationships/image" Target="media/image56.emf"/><Relationship Id="rId144" Type="http://schemas.openxmlformats.org/officeDocument/2006/relationships/image" Target="media/image67.emf"/><Relationship Id="rId90" Type="http://schemas.openxmlformats.org/officeDocument/2006/relationships/image" Target="media/image39.png"/><Relationship Id="rId27" Type="http://schemas.openxmlformats.org/officeDocument/2006/relationships/package" Target="embeddings/Microsoft_Visio_Drawing3.vsdx"/><Relationship Id="rId48" Type="http://schemas.openxmlformats.org/officeDocument/2006/relationships/image" Target="media/image17.emf"/><Relationship Id="rId69" Type="http://schemas.openxmlformats.org/officeDocument/2006/relationships/package" Target="embeddings/Microsoft_Visio_Drawing13.vsdx"/><Relationship Id="rId113" Type="http://schemas.openxmlformats.org/officeDocument/2006/relationships/image" Target="media/image51.wmf"/><Relationship Id="rId134" Type="http://schemas.openxmlformats.org/officeDocument/2006/relationships/package" Target="embeddings/Microsoft_Visio_Drawing33.vsdx"/><Relationship Id="rId80" Type="http://schemas.openxmlformats.org/officeDocument/2006/relationships/image" Target="media/image33.emf"/><Relationship Id="rId155" Type="http://schemas.openxmlformats.org/officeDocument/2006/relationships/package" Target="embeddings/Microsoft_Visio_Drawing43.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2020-xx-xx</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2F6354-EA77-41DA-B89F-39CAEBA60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74723</TotalTime>
  <Pages>49</Pages>
  <Words>7436</Words>
  <Characters>42388</Characters>
  <Application>Microsoft Office Word</Application>
  <DocSecurity>0</DocSecurity>
  <Lines>353</Lines>
  <Paragraphs>99</Paragraphs>
  <ScaleCrop>false</ScaleCrop>
  <Company>浪潮信息西安研发部</Company>
  <LinksUpToDate>false</LinksUpToDate>
  <CharactersWithSpaces>49725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IOMMU Architecture Specification</dc:title>
  <dc:subject>V0.1</dc:subject>
  <dc:creator>Huajin Sun (孙华锦)</dc:creator>
  <cp:keywords/>
  <dc:description/>
  <cp:lastModifiedBy>echo Jiang (姜丽云)</cp:lastModifiedBy>
  <cp:revision>290</cp:revision>
  <cp:lastPrinted>2026-04-29T11:47:00Z</cp:lastPrinted>
  <dcterms:created xsi:type="dcterms:W3CDTF">2021-06-16T00:36:00Z</dcterms:created>
  <dcterms:modified xsi:type="dcterms:W3CDTF">2026-05-06T07:50:00Z</dcterms:modified>
</cp:coreProperties>
</file>